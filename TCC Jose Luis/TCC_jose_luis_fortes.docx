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6E7B" w14:textId="77777777" w:rsidR="00744CE7" w:rsidRDefault="00744CE7" w:rsidP="00A353A0">
      <w:pPr>
        <w:jc w:val="center"/>
      </w:pPr>
    </w:p>
    <w:p w14:paraId="46716423" w14:textId="77777777" w:rsidR="00673EDE" w:rsidRDefault="00673EDE" w:rsidP="00A353A0">
      <w:pPr>
        <w:jc w:val="center"/>
      </w:pPr>
    </w:p>
    <w:p w14:paraId="071B6B82" w14:textId="77777777" w:rsidR="00B84177" w:rsidRDefault="00673EDE" w:rsidP="00B85EF8">
      <w:pPr>
        <w:pStyle w:val="NOMEAUTOR"/>
      </w:pPr>
      <w:r>
        <w:t>UNIVERSIDADE FEDERAL FLUMINENSE</w:t>
      </w:r>
    </w:p>
    <w:p w14:paraId="41F81712" w14:textId="7B2F60E7" w:rsidR="00B916E6" w:rsidRPr="00962810" w:rsidRDefault="00FB0074" w:rsidP="00B85EF8">
      <w:pPr>
        <w:pStyle w:val="NOMEAUTOR"/>
      </w:pPr>
      <w:r w:rsidRPr="00962810">
        <w:t>JOSÉ LUIS SANTOS FORTES</w:t>
      </w:r>
    </w:p>
    <w:p w14:paraId="6599D3E5" w14:textId="77777777" w:rsidR="00B916E6" w:rsidRDefault="00B916E6" w:rsidP="00B85EF8">
      <w:pPr>
        <w:pStyle w:val="NOMEAUTOR"/>
      </w:pPr>
    </w:p>
    <w:p w14:paraId="5962E789" w14:textId="2D6FCDD9" w:rsidR="00B916E6" w:rsidRDefault="00B916E6" w:rsidP="00B85EF8">
      <w:pPr>
        <w:pStyle w:val="NOMEAUTOR"/>
      </w:pPr>
    </w:p>
    <w:p w14:paraId="42594976" w14:textId="77777777" w:rsidR="00B916E6" w:rsidRDefault="00B916E6" w:rsidP="00B85EF8">
      <w:pPr>
        <w:pStyle w:val="NOMEAUTOR"/>
      </w:pPr>
    </w:p>
    <w:p w14:paraId="766413C6" w14:textId="77777777" w:rsidR="00B916E6" w:rsidRDefault="00B916E6" w:rsidP="00B85EF8">
      <w:pPr>
        <w:pStyle w:val="NOMEAUTOR"/>
      </w:pPr>
    </w:p>
    <w:p w14:paraId="78577FF2" w14:textId="77777777" w:rsidR="00B916E6" w:rsidRDefault="00B916E6" w:rsidP="00B85EF8">
      <w:pPr>
        <w:pStyle w:val="NOMEAUTOR"/>
      </w:pPr>
    </w:p>
    <w:p w14:paraId="4FD47235" w14:textId="77777777" w:rsidR="00B916E6" w:rsidRDefault="00B916E6" w:rsidP="00B85EF8">
      <w:pPr>
        <w:pStyle w:val="NOMEAUTOR"/>
      </w:pPr>
    </w:p>
    <w:p w14:paraId="242E2882" w14:textId="77777777" w:rsidR="00B916E6" w:rsidRDefault="00B916E6" w:rsidP="00B85EF8">
      <w:pPr>
        <w:pStyle w:val="NOMEAUTOR"/>
      </w:pPr>
    </w:p>
    <w:p w14:paraId="19D4C11F" w14:textId="77777777" w:rsidR="00B916E6" w:rsidRDefault="00B916E6" w:rsidP="00B85EF8">
      <w:pPr>
        <w:pStyle w:val="NOMEAUTOR"/>
      </w:pPr>
    </w:p>
    <w:p w14:paraId="12017717" w14:textId="77777777" w:rsidR="00B916E6" w:rsidRDefault="00B916E6" w:rsidP="00B85EF8">
      <w:pPr>
        <w:pStyle w:val="NOMEAUTOR"/>
      </w:pPr>
    </w:p>
    <w:p w14:paraId="5D426301" w14:textId="77777777" w:rsidR="00B916E6" w:rsidRDefault="00B916E6" w:rsidP="00B85EF8">
      <w:pPr>
        <w:pStyle w:val="NOMEAUTOR"/>
      </w:pPr>
    </w:p>
    <w:p w14:paraId="56DCF94D" w14:textId="77777777" w:rsidR="00B916E6" w:rsidRDefault="00B916E6" w:rsidP="00B85EF8">
      <w:pPr>
        <w:pStyle w:val="NOMEAUTOR"/>
      </w:pPr>
    </w:p>
    <w:p w14:paraId="7654D3F0" w14:textId="77777777" w:rsidR="00B916E6" w:rsidRPr="00BC7A0A" w:rsidRDefault="00B916E6" w:rsidP="00B85EF8">
      <w:pPr>
        <w:pStyle w:val="NOMEAUTOR"/>
        <w:rPr>
          <w:color w:val="008000"/>
        </w:rPr>
      </w:pPr>
      <w:r w:rsidRPr="00BC7A0A">
        <w:rPr>
          <w:color w:val="008000"/>
        </w:rPr>
        <w:t xml:space="preserve">TÍTULO </w:t>
      </w:r>
      <w:r w:rsidR="00523047" w:rsidRPr="00BC7A0A">
        <w:rPr>
          <w:color w:val="008000"/>
        </w:rPr>
        <w:t>DO TRABALHO</w:t>
      </w:r>
    </w:p>
    <w:p w14:paraId="2F539DA4" w14:textId="77777777" w:rsidR="00B916E6" w:rsidRDefault="00B916E6" w:rsidP="00B85EF8">
      <w:pPr>
        <w:pStyle w:val="NOMEAUTOR"/>
      </w:pPr>
    </w:p>
    <w:p w14:paraId="35D3755E" w14:textId="77777777" w:rsidR="00B916E6" w:rsidRDefault="00B916E6" w:rsidP="00B85EF8">
      <w:pPr>
        <w:pStyle w:val="NOMEAUTOR"/>
      </w:pPr>
    </w:p>
    <w:p w14:paraId="0C4A7A5B" w14:textId="77777777" w:rsidR="00B916E6" w:rsidRDefault="00B916E6" w:rsidP="00B85EF8">
      <w:pPr>
        <w:pStyle w:val="NOMEAUTOR"/>
      </w:pPr>
    </w:p>
    <w:p w14:paraId="2044BB6B" w14:textId="77777777" w:rsidR="00B916E6" w:rsidRDefault="00B916E6" w:rsidP="00B85EF8">
      <w:pPr>
        <w:pStyle w:val="NOMEAUTOR"/>
      </w:pPr>
    </w:p>
    <w:p w14:paraId="07D6C0DB" w14:textId="77777777" w:rsidR="00B916E6" w:rsidRDefault="00B916E6" w:rsidP="00B85EF8">
      <w:pPr>
        <w:pStyle w:val="NOMEAUTOR"/>
      </w:pPr>
    </w:p>
    <w:p w14:paraId="54B141E3" w14:textId="77777777" w:rsidR="00B916E6" w:rsidRDefault="00B916E6" w:rsidP="00B85EF8">
      <w:pPr>
        <w:pStyle w:val="NOMEAUTOR"/>
      </w:pPr>
    </w:p>
    <w:p w14:paraId="2F398160" w14:textId="77777777" w:rsidR="00523047" w:rsidRDefault="00523047" w:rsidP="00B85EF8">
      <w:pPr>
        <w:pStyle w:val="NOMEAUTOR"/>
      </w:pPr>
    </w:p>
    <w:p w14:paraId="4C250688" w14:textId="77777777" w:rsidR="00B916E6" w:rsidRDefault="00B916E6" w:rsidP="00B85EF8">
      <w:pPr>
        <w:pStyle w:val="NOMEAUTOR"/>
      </w:pPr>
    </w:p>
    <w:p w14:paraId="43787443" w14:textId="77777777" w:rsidR="00B916E6" w:rsidRDefault="00B916E6" w:rsidP="00B85EF8">
      <w:pPr>
        <w:pStyle w:val="NOMEAUTOR"/>
      </w:pPr>
    </w:p>
    <w:p w14:paraId="7F10F48B" w14:textId="77777777" w:rsidR="00B916E6" w:rsidRDefault="00B916E6" w:rsidP="00B85EF8">
      <w:pPr>
        <w:pStyle w:val="NOMEAUTOR"/>
      </w:pPr>
    </w:p>
    <w:p w14:paraId="48828044" w14:textId="77777777" w:rsidR="002A1881" w:rsidRDefault="00523047" w:rsidP="00B85EF8">
      <w:pPr>
        <w:pStyle w:val="NOMEAUTOR"/>
      </w:pPr>
      <w:r>
        <w:t>Niterói</w:t>
      </w:r>
    </w:p>
    <w:p w14:paraId="517F8FA3" w14:textId="0278CFE6" w:rsidR="00B916E6" w:rsidRDefault="00962810" w:rsidP="00B85EF8">
      <w:pPr>
        <w:pStyle w:val="NOMEAUTOR"/>
      </w:pPr>
      <w:r w:rsidRPr="00962810">
        <w:t>2018</w:t>
      </w:r>
      <w:r w:rsidR="00B916E6">
        <w:br w:type="page"/>
      </w:r>
      <w:r w:rsidRPr="00962810">
        <w:lastRenderedPageBreak/>
        <w:t>JOSÉ LUIS SANTOS FORTES</w:t>
      </w:r>
    </w:p>
    <w:p w14:paraId="25B63F60" w14:textId="77777777" w:rsidR="00B916E6" w:rsidRDefault="00B916E6">
      <w:pPr>
        <w:pStyle w:val="NOMEAUTOR"/>
      </w:pPr>
    </w:p>
    <w:p w14:paraId="5BAA1393" w14:textId="77777777" w:rsidR="00B916E6" w:rsidRDefault="00B916E6">
      <w:pPr>
        <w:pStyle w:val="NOMEAUTOR"/>
      </w:pPr>
    </w:p>
    <w:p w14:paraId="26BDD61B" w14:textId="77777777" w:rsidR="00B916E6" w:rsidRDefault="00B916E6">
      <w:pPr>
        <w:pStyle w:val="NOMEAUTOR"/>
      </w:pPr>
    </w:p>
    <w:p w14:paraId="5BCB8C45" w14:textId="77777777" w:rsidR="00B916E6" w:rsidRPr="00BC7A0A" w:rsidRDefault="00B916E6">
      <w:pPr>
        <w:pStyle w:val="NOMEAUTOR"/>
        <w:rPr>
          <w:color w:val="008000"/>
        </w:rPr>
      </w:pPr>
      <w:r w:rsidRPr="00BC7A0A">
        <w:rPr>
          <w:color w:val="008000"/>
        </w:rPr>
        <w:t>TÍTULO DO TRABALHO</w:t>
      </w:r>
    </w:p>
    <w:p w14:paraId="2AD11154" w14:textId="77777777" w:rsidR="00B916E6" w:rsidRDefault="00B916E6">
      <w:pPr>
        <w:pStyle w:val="NOMEAUTOR"/>
      </w:pPr>
    </w:p>
    <w:p w14:paraId="31928A53" w14:textId="77777777" w:rsidR="00DB7599" w:rsidRDefault="00DB7599">
      <w:pPr>
        <w:pStyle w:val="NOMEAUTOR"/>
      </w:pPr>
    </w:p>
    <w:p w14:paraId="5DD15E94" w14:textId="77777777" w:rsidR="00B916E6" w:rsidRDefault="00B916E6">
      <w:pPr>
        <w:pStyle w:val="NOMEAUTOR"/>
      </w:pPr>
    </w:p>
    <w:p w14:paraId="44263818"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0942D2E1" w14:textId="77777777" w:rsidR="00B916E6" w:rsidRDefault="00B916E6">
      <w:pPr>
        <w:pStyle w:val="NOMEAUTOR"/>
      </w:pPr>
    </w:p>
    <w:p w14:paraId="63A0B344" w14:textId="77777777" w:rsidR="00983EF0" w:rsidRDefault="00983EF0">
      <w:pPr>
        <w:pStyle w:val="NOMEAUTOR"/>
      </w:pPr>
    </w:p>
    <w:p w14:paraId="270A1404" w14:textId="77777777" w:rsidR="00DB7599" w:rsidRDefault="00DB7599">
      <w:pPr>
        <w:pStyle w:val="NOMEAUTOR"/>
      </w:pPr>
    </w:p>
    <w:p w14:paraId="48AEAEE6" w14:textId="77777777" w:rsidR="002739BA" w:rsidRDefault="002739BA">
      <w:pPr>
        <w:pStyle w:val="NOMEAUTOR"/>
      </w:pPr>
    </w:p>
    <w:p w14:paraId="70789866" w14:textId="77777777" w:rsidR="002739BA" w:rsidRDefault="002739BA">
      <w:pPr>
        <w:pStyle w:val="NOMEAUTOR"/>
      </w:pPr>
    </w:p>
    <w:p w14:paraId="5D7B8201" w14:textId="77777777" w:rsidR="002739BA" w:rsidRDefault="002739BA">
      <w:pPr>
        <w:pStyle w:val="NOMEAUTOR"/>
      </w:pPr>
    </w:p>
    <w:p w14:paraId="6637516E" w14:textId="77777777" w:rsidR="002739BA" w:rsidRDefault="002739BA">
      <w:pPr>
        <w:pStyle w:val="NOMEAUTOR"/>
      </w:pPr>
    </w:p>
    <w:p w14:paraId="733BC678" w14:textId="77777777" w:rsidR="002739BA" w:rsidRDefault="002739BA">
      <w:pPr>
        <w:pStyle w:val="NOMEAUTOR"/>
      </w:pPr>
    </w:p>
    <w:p w14:paraId="5739DDCE" w14:textId="5FFD0B02" w:rsidR="00673EDE" w:rsidRPr="00BF206D" w:rsidRDefault="00673EDE" w:rsidP="00673EDE">
      <w:pPr>
        <w:pStyle w:val="NOMEAUTOR"/>
      </w:pPr>
      <w:r w:rsidRPr="00BF206D">
        <w:t>Orientador:</w:t>
      </w:r>
    </w:p>
    <w:p w14:paraId="61FF1D8C" w14:textId="36425F81" w:rsidR="00AA03C7" w:rsidRPr="00BF206D" w:rsidRDefault="00525592" w:rsidP="00AA03C7">
      <w:pPr>
        <w:pStyle w:val="NOMEAUTOR"/>
      </w:pPr>
      <w:r w:rsidRPr="00BF206D">
        <w:t>A</w:t>
      </w:r>
      <w:r w:rsidR="00BF206D" w:rsidRPr="00BF206D">
        <w:t>LTOBELLI</w:t>
      </w:r>
      <w:r w:rsidRPr="00BF206D">
        <w:t xml:space="preserve"> </w:t>
      </w:r>
      <w:r w:rsidR="00BF206D" w:rsidRPr="00BF206D">
        <w:t>DE</w:t>
      </w:r>
      <w:r w:rsidRPr="00BF206D">
        <w:t xml:space="preserve"> B</w:t>
      </w:r>
      <w:r w:rsidR="00BF206D" w:rsidRPr="00BF206D">
        <w:t>RITO</w:t>
      </w:r>
      <w:r w:rsidRPr="00BF206D">
        <w:t xml:space="preserve"> M</w:t>
      </w:r>
      <w:r w:rsidR="00BF206D" w:rsidRPr="00BF206D">
        <w:t>ANTUAN</w:t>
      </w:r>
    </w:p>
    <w:p w14:paraId="131D6B6A" w14:textId="2B56B97F" w:rsidR="00983EF0" w:rsidRDefault="00983EF0">
      <w:pPr>
        <w:pStyle w:val="NOMEAUTOR"/>
      </w:pPr>
    </w:p>
    <w:p w14:paraId="39170A9D" w14:textId="77777777" w:rsidR="00BF206D" w:rsidRDefault="00BF206D">
      <w:pPr>
        <w:pStyle w:val="NOMEAUTOR"/>
      </w:pPr>
    </w:p>
    <w:p w14:paraId="6AAE7608" w14:textId="77777777" w:rsidR="00DA387E" w:rsidRDefault="00983EF0">
      <w:pPr>
        <w:pStyle w:val="NOMEAUTOR"/>
      </w:pPr>
      <w:r>
        <w:t>NITERÓI</w:t>
      </w:r>
    </w:p>
    <w:p w14:paraId="41F2F769" w14:textId="1A9EB2E4" w:rsidR="00911284" w:rsidRPr="00BF206D" w:rsidRDefault="00BF206D">
      <w:pPr>
        <w:pStyle w:val="NOMEAUTOR"/>
      </w:pPr>
      <w:r w:rsidRPr="00BF206D">
        <w:t>2018</w:t>
      </w:r>
    </w:p>
    <w:p w14:paraId="210A3D34" w14:textId="77777777" w:rsidR="00673EDE" w:rsidRPr="00BC7A0A" w:rsidRDefault="00911284">
      <w:pPr>
        <w:pStyle w:val="NOMEAUTOR"/>
        <w:rPr>
          <w:color w:val="008000"/>
        </w:rPr>
      </w:pPr>
      <w:r>
        <w:rPr>
          <w:color w:val="008000"/>
        </w:rPr>
        <w:br w:type="page"/>
      </w:r>
      <w:r w:rsidRPr="00911284">
        <w:rPr>
          <w:color w:val="A6A6A6"/>
        </w:rPr>
        <w:lastRenderedPageBreak/>
        <w:t>Folha reservada para a ficha catalográfica</w:t>
      </w:r>
    </w:p>
    <w:p w14:paraId="20DAC75D" w14:textId="75034688" w:rsidR="00E120C4" w:rsidRDefault="00B916E6">
      <w:pPr>
        <w:pStyle w:val="NOMEAUTOR"/>
      </w:pPr>
      <w:r>
        <w:br w:type="page"/>
      </w:r>
      <w:r w:rsidR="00BF206D" w:rsidRPr="00BF206D">
        <w:lastRenderedPageBreak/>
        <w:t>JOSÉ LUIS SANTOS FORTES</w:t>
      </w:r>
    </w:p>
    <w:p w14:paraId="041EFB9A" w14:textId="77777777" w:rsidR="00E120C4" w:rsidRDefault="00E120C4">
      <w:pPr>
        <w:pStyle w:val="NOMEAUTOR"/>
      </w:pPr>
    </w:p>
    <w:p w14:paraId="33A6FAFE" w14:textId="77777777" w:rsidR="00E120C4" w:rsidRDefault="00E120C4">
      <w:pPr>
        <w:pStyle w:val="NOMEAUTOR"/>
      </w:pPr>
    </w:p>
    <w:p w14:paraId="27F7B705" w14:textId="77777777" w:rsidR="00B916E6" w:rsidRPr="00BC7A0A" w:rsidRDefault="00B916E6">
      <w:pPr>
        <w:pStyle w:val="NOMEAUTOR"/>
        <w:rPr>
          <w:color w:val="008000"/>
        </w:rPr>
      </w:pPr>
      <w:r w:rsidRPr="00BC7A0A">
        <w:rPr>
          <w:color w:val="008000"/>
        </w:rPr>
        <w:t>TÍTULO DO TRABALHO</w:t>
      </w:r>
    </w:p>
    <w:p w14:paraId="6534FF00" w14:textId="77777777" w:rsidR="00B916E6" w:rsidRPr="00BC7A0A" w:rsidRDefault="00B85667">
      <w:pPr>
        <w:pStyle w:val="NOMEAUTOR"/>
        <w:rPr>
          <w:color w:val="008000"/>
        </w:rPr>
      </w:pPr>
      <w:r w:rsidRPr="00BC7A0A">
        <w:rPr>
          <w:color w:val="008000"/>
        </w:rPr>
        <w:t>SUBTÍTULO</w:t>
      </w:r>
    </w:p>
    <w:p w14:paraId="3D278814" w14:textId="77777777" w:rsidR="00B916E6" w:rsidRDefault="00B916E6">
      <w:pPr>
        <w:pStyle w:val="NOMEAUTOR"/>
      </w:pPr>
    </w:p>
    <w:p w14:paraId="309C4261"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75AB5847" w14:textId="77777777" w:rsidR="008177D2" w:rsidRDefault="008177D2"/>
    <w:p w14:paraId="4966A237" w14:textId="77777777" w:rsidR="008177D2" w:rsidRDefault="00983EF0" w:rsidP="008177D2">
      <w:pPr>
        <w:jc w:val="center"/>
      </w:pPr>
      <w:r>
        <w:t>Niterói</w:t>
      </w:r>
      <w:r w:rsidR="008177D2">
        <w:t>,</w:t>
      </w:r>
      <w:r w:rsidR="006479A4">
        <w:t xml:space="preserve"> ___ de _______________ de </w:t>
      </w:r>
      <w:r w:rsidR="00BC7A0A" w:rsidRPr="00BC7A0A">
        <w:rPr>
          <w:color w:val="008000"/>
        </w:rPr>
        <w:t>ANO</w:t>
      </w:r>
      <w:r w:rsidR="008177D2">
        <w:t>.</w:t>
      </w:r>
    </w:p>
    <w:p w14:paraId="0169ECBA" w14:textId="77777777" w:rsidR="00B916E6" w:rsidRDefault="006479A4" w:rsidP="002115D8">
      <w:r>
        <w:t xml:space="preserve">Banca Examinadora </w:t>
      </w:r>
      <w:r w:rsidRPr="006479A4">
        <w:rPr>
          <w:color w:val="FF0000"/>
        </w:rPr>
        <w:t>(provisório)</w:t>
      </w:r>
      <w:r>
        <w:t>:</w:t>
      </w:r>
    </w:p>
    <w:p w14:paraId="57AB5FC1" w14:textId="77777777" w:rsidR="00983EF0" w:rsidRDefault="00983EF0" w:rsidP="00983EF0">
      <w:pPr>
        <w:jc w:val="center"/>
      </w:pPr>
      <w:r>
        <w:t>_________________________________________</w:t>
      </w:r>
    </w:p>
    <w:p w14:paraId="64855431" w14:textId="77777777" w:rsidR="00B916E6" w:rsidRDefault="00B916E6" w:rsidP="002739BA">
      <w:pPr>
        <w:jc w:val="center"/>
      </w:pPr>
      <w:r>
        <w:t xml:space="preserve">Prof. </w:t>
      </w:r>
      <w:r w:rsidR="002739BA">
        <w:t xml:space="preserve">ou </w:t>
      </w:r>
      <w:r w:rsidR="002739BA" w:rsidRPr="00BC7A0A">
        <w:t>Prof</w:t>
      </w:r>
      <w:r w:rsidR="002739BA" w:rsidRPr="00BC7A0A">
        <w:rPr>
          <w:szCs w:val="24"/>
          <w:vertAlign w:val="superscript"/>
        </w:rPr>
        <w:t>a</w:t>
      </w:r>
      <w:r w:rsidR="002739BA" w:rsidRPr="00BC7A0A">
        <w:t>.</w:t>
      </w:r>
      <w:r w:rsidR="002739BA">
        <w:t xml:space="preserve"> &lt;NOME&gt;</w:t>
      </w:r>
      <w:r w:rsidR="00983EF0">
        <w:t xml:space="preserve">, </w:t>
      </w:r>
      <w:r w:rsidR="002739BA">
        <w:t>&lt;Título&gt;</w:t>
      </w:r>
      <w:r w:rsidR="00983EF0">
        <w:t>.</w:t>
      </w:r>
      <w:r>
        <w:t xml:space="preserve"> –</w:t>
      </w:r>
      <w:r w:rsidR="00BC7A0A">
        <w:t xml:space="preserve"> </w:t>
      </w:r>
      <w:r w:rsidR="00BC7A0A" w:rsidRPr="00BC7A0A">
        <w:rPr>
          <w:color w:val="008000"/>
        </w:rPr>
        <w:t>Orientador ou</w:t>
      </w:r>
      <w:r w:rsidRPr="00BC7A0A">
        <w:rPr>
          <w:color w:val="008000"/>
        </w:rPr>
        <w:t xml:space="preserve"> </w:t>
      </w:r>
      <w:r w:rsidR="00700708" w:rsidRPr="00BC7A0A">
        <w:rPr>
          <w:color w:val="008000"/>
        </w:rPr>
        <w:t>Avaliador</w:t>
      </w:r>
    </w:p>
    <w:p w14:paraId="69FBC260" w14:textId="77777777" w:rsidR="006479A4" w:rsidRPr="00EC3353" w:rsidRDefault="002739BA" w:rsidP="002739BA">
      <w:pPr>
        <w:jc w:val="center"/>
      </w:pPr>
      <w:r>
        <w:t>&lt;Sigla da Universidade&gt;</w:t>
      </w:r>
      <w:r w:rsidR="00983EF0" w:rsidRPr="00EC3353">
        <w:t xml:space="preserve"> </w:t>
      </w:r>
      <w:r>
        <w:t>- &lt;Nome da Universidade&gt;</w:t>
      </w:r>
    </w:p>
    <w:p w14:paraId="7A5CD043" w14:textId="77777777" w:rsidR="00B916E6" w:rsidRDefault="00B916E6">
      <w:pPr>
        <w:jc w:val="center"/>
        <w:rPr>
          <w:b/>
        </w:rPr>
      </w:pPr>
    </w:p>
    <w:p w14:paraId="55AE900D" w14:textId="77777777" w:rsidR="002739BA" w:rsidRDefault="002739BA" w:rsidP="002739BA">
      <w:pPr>
        <w:jc w:val="center"/>
      </w:pPr>
      <w:r>
        <w:t>_________________________________________</w:t>
      </w:r>
    </w:p>
    <w:p w14:paraId="24D92A5A"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3A3A7A30" w14:textId="77777777" w:rsidR="002739BA" w:rsidRPr="00EC3353" w:rsidRDefault="002739BA" w:rsidP="002739BA">
      <w:pPr>
        <w:jc w:val="center"/>
      </w:pPr>
      <w:r>
        <w:t>&lt;Sigla da Universidade&gt;</w:t>
      </w:r>
      <w:r w:rsidRPr="00EC3353">
        <w:t xml:space="preserve"> </w:t>
      </w:r>
      <w:r>
        <w:t>- &lt;Nome da Universidade&gt;</w:t>
      </w:r>
    </w:p>
    <w:p w14:paraId="706E65D1" w14:textId="77777777" w:rsidR="00B916E6" w:rsidRDefault="00B916E6">
      <w:pPr>
        <w:jc w:val="center"/>
        <w:rPr>
          <w:b/>
        </w:rPr>
      </w:pPr>
    </w:p>
    <w:p w14:paraId="5644EFB8" w14:textId="77777777" w:rsidR="00B916E6" w:rsidRDefault="00B916E6">
      <w:pPr>
        <w:jc w:val="center"/>
        <w:rPr>
          <w:b/>
        </w:rPr>
      </w:pPr>
    </w:p>
    <w:p w14:paraId="2DAD5C28" w14:textId="77777777" w:rsidR="00B916E6" w:rsidRDefault="00B916E6">
      <w:pPr>
        <w:jc w:val="center"/>
        <w:rPr>
          <w:b/>
        </w:rPr>
      </w:pPr>
    </w:p>
    <w:p w14:paraId="6EB53D1A" w14:textId="77777777" w:rsidR="00B916E6" w:rsidRDefault="00B916E6">
      <w:pPr>
        <w:jc w:val="center"/>
        <w:rPr>
          <w:b/>
        </w:rPr>
      </w:pPr>
    </w:p>
    <w:p w14:paraId="39F5EEBB" w14:textId="77777777" w:rsidR="00384268" w:rsidRDefault="00384268">
      <w:pPr>
        <w:jc w:val="center"/>
        <w:rPr>
          <w:b/>
        </w:rPr>
      </w:pPr>
    </w:p>
    <w:p w14:paraId="2AD43F25" w14:textId="77777777" w:rsidR="00384268" w:rsidRDefault="00384268">
      <w:pPr>
        <w:jc w:val="center"/>
        <w:rPr>
          <w:b/>
        </w:rPr>
      </w:pPr>
    </w:p>
    <w:p w14:paraId="2B8745A9" w14:textId="77777777" w:rsidR="00384268" w:rsidRDefault="00384268">
      <w:pPr>
        <w:jc w:val="center"/>
        <w:rPr>
          <w:b/>
        </w:rPr>
      </w:pPr>
    </w:p>
    <w:p w14:paraId="7F88285A" w14:textId="77777777" w:rsidR="00384268" w:rsidRDefault="00384268">
      <w:pPr>
        <w:jc w:val="center"/>
        <w:rPr>
          <w:b/>
        </w:rPr>
      </w:pPr>
    </w:p>
    <w:p w14:paraId="2580FB3C" w14:textId="77777777" w:rsidR="00384268" w:rsidRDefault="00384268">
      <w:pPr>
        <w:jc w:val="center"/>
        <w:rPr>
          <w:b/>
        </w:rPr>
      </w:pPr>
    </w:p>
    <w:p w14:paraId="6032EE0F" w14:textId="77777777" w:rsidR="00384268" w:rsidRDefault="00384268">
      <w:pPr>
        <w:jc w:val="center"/>
        <w:rPr>
          <w:b/>
        </w:rPr>
      </w:pPr>
    </w:p>
    <w:p w14:paraId="1CE3974F" w14:textId="77777777" w:rsidR="00384268" w:rsidRDefault="00384268">
      <w:pPr>
        <w:jc w:val="center"/>
        <w:rPr>
          <w:b/>
        </w:rPr>
      </w:pPr>
    </w:p>
    <w:p w14:paraId="62306DB7" w14:textId="77777777" w:rsidR="00384268" w:rsidRDefault="00384268">
      <w:pPr>
        <w:jc w:val="center"/>
        <w:rPr>
          <w:b/>
        </w:rPr>
      </w:pPr>
    </w:p>
    <w:p w14:paraId="76EDF246" w14:textId="77777777" w:rsidR="00384268" w:rsidRDefault="00384268">
      <w:pPr>
        <w:jc w:val="center"/>
        <w:rPr>
          <w:b/>
        </w:rPr>
      </w:pPr>
    </w:p>
    <w:p w14:paraId="21745DBE" w14:textId="77777777" w:rsidR="00384268" w:rsidRDefault="00384268">
      <w:pPr>
        <w:jc w:val="center"/>
        <w:rPr>
          <w:b/>
        </w:rPr>
      </w:pPr>
    </w:p>
    <w:p w14:paraId="083D14AC" w14:textId="77777777" w:rsidR="00384268" w:rsidRDefault="00384268">
      <w:pPr>
        <w:jc w:val="center"/>
        <w:rPr>
          <w:b/>
        </w:rPr>
      </w:pPr>
    </w:p>
    <w:p w14:paraId="2A4ECB60" w14:textId="77777777" w:rsidR="00EE20E7" w:rsidRDefault="00EE20E7">
      <w:pPr>
        <w:jc w:val="center"/>
        <w:rPr>
          <w:b/>
        </w:rPr>
      </w:pPr>
    </w:p>
    <w:p w14:paraId="2BDCE0E4" w14:textId="77777777" w:rsidR="00EE20E7" w:rsidRDefault="00EE20E7">
      <w:pPr>
        <w:jc w:val="center"/>
        <w:rPr>
          <w:b/>
        </w:rPr>
      </w:pPr>
    </w:p>
    <w:p w14:paraId="53AC5B73" w14:textId="77777777" w:rsidR="00EE20E7" w:rsidRDefault="00EE20E7">
      <w:pPr>
        <w:jc w:val="center"/>
        <w:rPr>
          <w:b/>
        </w:rPr>
      </w:pPr>
    </w:p>
    <w:p w14:paraId="163D35B4" w14:textId="77777777" w:rsidR="00EE20E7" w:rsidRDefault="00EE20E7">
      <w:pPr>
        <w:jc w:val="center"/>
        <w:rPr>
          <w:b/>
        </w:rPr>
      </w:pPr>
    </w:p>
    <w:p w14:paraId="4541F595" w14:textId="77777777" w:rsidR="00EE20E7" w:rsidRDefault="00EE20E7">
      <w:pPr>
        <w:jc w:val="center"/>
        <w:rPr>
          <w:b/>
        </w:rPr>
      </w:pPr>
    </w:p>
    <w:p w14:paraId="0E774201" w14:textId="77777777" w:rsidR="00EE20E7" w:rsidRDefault="00EE20E7">
      <w:pPr>
        <w:jc w:val="center"/>
        <w:rPr>
          <w:b/>
        </w:rPr>
      </w:pPr>
    </w:p>
    <w:p w14:paraId="102BD0EC" w14:textId="77777777" w:rsidR="00EE20E7" w:rsidRDefault="00EE20E7">
      <w:pPr>
        <w:jc w:val="center"/>
        <w:rPr>
          <w:b/>
        </w:rPr>
      </w:pPr>
    </w:p>
    <w:p w14:paraId="7BFA95D1" w14:textId="77777777" w:rsidR="00B916E6" w:rsidRDefault="00B916E6">
      <w:pPr>
        <w:jc w:val="center"/>
        <w:rPr>
          <w:b/>
        </w:rPr>
      </w:pPr>
    </w:p>
    <w:p w14:paraId="575279F2" w14:textId="77777777" w:rsidR="00EE20E7" w:rsidRDefault="00EE20E7">
      <w:pPr>
        <w:jc w:val="center"/>
        <w:rPr>
          <w:b/>
        </w:rPr>
      </w:pPr>
    </w:p>
    <w:p w14:paraId="121D1F0B" w14:textId="77777777" w:rsidR="00EE20E7" w:rsidRDefault="00EE20E7">
      <w:pPr>
        <w:jc w:val="center"/>
        <w:rPr>
          <w:b/>
        </w:rPr>
      </w:pPr>
    </w:p>
    <w:p w14:paraId="023CB294" w14:textId="77777777" w:rsidR="00EE20E7" w:rsidRDefault="00EE20E7">
      <w:pPr>
        <w:jc w:val="center"/>
        <w:rPr>
          <w:b/>
        </w:rPr>
      </w:pPr>
    </w:p>
    <w:p w14:paraId="6D9B997A" w14:textId="77777777" w:rsidR="00EE20E7" w:rsidRDefault="00EE20E7">
      <w:pPr>
        <w:jc w:val="center"/>
        <w:rPr>
          <w:b/>
        </w:rPr>
      </w:pPr>
    </w:p>
    <w:p w14:paraId="055BC2A1" w14:textId="77777777" w:rsidR="00EE20E7" w:rsidRDefault="00EE20E7">
      <w:pPr>
        <w:jc w:val="center"/>
        <w:rPr>
          <w:b/>
        </w:rPr>
      </w:pPr>
    </w:p>
    <w:p w14:paraId="2C4654DC" w14:textId="77777777" w:rsidR="00EE20E7" w:rsidRDefault="00EE20E7">
      <w:pPr>
        <w:jc w:val="center"/>
        <w:rPr>
          <w:b/>
        </w:rPr>
      </w:pPr>
    </w:p>
    <w:p w14:paraId="21324282" w14:textId="77777777" w:rsidR="00EE20E7" w:rsidRDefault="00EE20E7">
      <w:pPr>
        <w:jc w:val="center"/>
        <w:rPr>
          <w:b/>
        </w:rPr>
      </w:pPr>
    </w:p>
    <w:p w14:paraId="202E2CC0" w14:textId="77777777" w:rsidR="00EE20E7" w:rsidRDefault="00EE20E7">
      <w:pPr>
        <w:jc w:val="center"/>
        <w:rPr>
          <w:b/>
        </w:rPr>
      </w:pPr>
    </w:p>
    <w:p w14:paraId="26778C15" w14:textId="77777777" w:rsidR="00EE20E7" w:rsidRDefault="00EE20E7">
      <w:pPr>
        <w:jc w:val="center"/>
        <w:rPr>
          <w:b/>
        </w:rPr>
      </w:pPr>
    </w:p>
    <w:p w14:paraId="5345BC4C" w14:textId="77777777" w:rsidR="00EE20E7" w:rsidRDefault="00EE20E7">
      <w:pPr>
        <w:jc w:val="center"/>
        <w:rPr>
          <w:b/>
        </w:rPr>
      </w:pPr>
    </w:p>
    <w:p w14:paraId="35559211" w14:textId="77777777" w:rsidR="00EE20E7" w:rsidRDefault="00EE20E7">
      <w:pPr>
        <w:jc w:val="center"/>
        <w:rPr>
          <w:b/>
        </w:rPr>
      </w:pPr>
    </w:p>
    <w:p w14:paraId="2ED16394" w14:textId="77777777" w:rsidR="00B916E6" w:rsidRDefault="00B916E6">
      <w:pPr>
        <w:jc w:val="center"/>
        <w:rPr>
          <w:b/>
        </w:rPr>
      </w:pPr>
    </w:p>
    <w:p w14:paraId="31E5F098" w14:textId="77777777" w:rsidR="00B916E6" w:rsidRDefault="00B916E6">
      <w:pPr>
        <w:jc w:val="center"/>
        <w:rPr>
          <w:b/>
        </w:rPr>
      </w:pPr>
    </w:p>
    <w:p w14:paraId="5D4BCA2A" w14:textId="77777777" w:rsidR="00B916E6" w:rsidRDefault="00B916E6">
      <w:pPr>
        <w:jc w:val="center"/>
        <w:rPr>
          <w:b/>
        </w:rPr>
      </w:pPr>
    </w:p>
    <w:p w14:paraId="3F978A05" w14:textId="675097E1" w:rsidR="00B916E6" w:rsidRDefault="005218D2">
      <w:pPr>
        <w:jc w:val="center"/>
        <w:rPr>
          <w:b/>
        </w:rPr>
      </w:pPr>
      <w:r>
        <w:rPr>
          <w:b/>
          <w:noProof/>
        </w:rPr>
        <mc:AlternateContent>
          <mc:Choice Requires="wps">
            <w:drawing>
              <wp:anchor distT="0" distB="0" distL="114300" distR="114300" simplePos="0" relativeHeight="251655680" behindDoc="0" locked="0" layoutInCell="1" allowOverlap="1" wp14:anchorId="2C5D7ED0" wp14:editId="71BC7E92">
                <wp:simplePos x="0" y="0"/>
                <wp:positionH relativeFrom="column">
                  <wp:posOffset>342900</wp:posOffset>
                </wp:positionH>
                <wp:positionV relativeFrom="paragraph">
                  <wp:posOffset>46355</wp:posOffset>
                </wp:positionV>
                <wp:extent cx="2171700" cy="857885"/>
                <wp:effectExtent l="0" t="0" r="0" b="0"/>
                <wp:wrapNone/>
                <wp:docPr id="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5ACB3529" w14:textId="77777777" w:rsidR="002F22BA" w:rsidRDefault="002F22BA">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5D7ED0"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DVLOz8LAIAAFIEAAAOAAAAAAAAAAAAAAAAAC4CAABk&#10;cnMvZTJvRG9jLnhtbFBLAQItABQABgAIAAAAIQBdHi2o4AAAAAgBAAAPAAAAAAAAAAAAAAAAAIYE&#10;AABkcnMvZG93bnJldi54bWxQSwUGAAAAAAQABADzAAAAkwUAAAAA&#10;" fillcolor="yellow">
                <v:textbox>
                  <w:txbxContent>
                    <w:p w14:paraId="5ACB3529" w14:textId="77777777" w:rsidR="002F22BA" w:rsidRDefault="002F22BA">
                      <w:pPr>
                        <w:rPr>
                          <w:rFonts w:cs="Arial"/>
                          <w:sz w:val="20"/>
                        </w:rPr>
                      </w:pPr>
                      <w:r>
                        <w:rPr>
                          <w:rFonts w:cs="Arial"/>
                          <w:sz w:val="20"/>
                        </w:rPr>
                        <w:t>A dedicatória é opcional, no qual o autor presta homenagem ou dedica seu trabalho a alguém.</w:t>
                      </w:r>
                    </w:p>
                  </w:txbxContent>
                </v:textbox>
              </v:shape>
            </w:pict>
          </mc:Fallback>
        </mc:AlternateContent>
      </w:r>
    </w:p>
    <w:p w14:paraId="3396B6B6" w14:textId="77777777" w:rsidR="00B916E6" w:rsidRDefault="00B916E6">
      <w:pPr>
        <w:pStyle w:val="07-FolhadeRosto"/>
        <w:spacing w:after="0"/>
        <w:rPr>
          <w:caps w:val="0"/>
        </w:rPr>
      </w:pPr>
    </w:p>
    <w:p w14:paraId="37EC363D" w14:textId="77777777" w:rsidR="00B916E6" w:rsidRDefault="00B916E6">
      <w:pPr>
        <w:jc w:val="center"/>
        <w:rPr>
          <w:b/>
        </w:rPr>
      </w:pPr>
    </w:p>
    <w:p w14:paraId="7BE99EFE" w14:textId="77777777" w:rsidR="00B916E6" w:rsidRDefault="00B916E6">
      <w:pPr>
        <w:jc w:val="center"/>
        <w:rPr>
          <w:b/>
        </w:rPr>
      </w:pPr>
    </w:p>
    <w:p w14:paraId="4C857880" w14:textId="77777777" w:rsidR="00B916E6" w:rsidRPr="00BC7A0A" w:rsidRDefault="00B916E6" w:rsidP="00FD1C8A">
      <w:pPr>
        <w:pStyle w:val="Recuodecorpodetexto"/>
        <w:rPr>
          <w:color w:val="008000"/>
        </w:rPr>
      </w:pPr>
      <w:r w:rsidRPr="00BC7A0A">
        <w:rPr>
          <w:color w:val="008000"/>
        </w:rPr>
        <w:t>Dedico este trabalho a(</w:t>
      </w:r>
      <w:r w:rsidR="00E00DE7" w:rsidRPr="00BC7A0A">
        <w:rPr>
          <w:color w:val="008000"/>
        </w:rPr>
        <w:t>o</w:t>
      </w:r>
      <w:r w:rsidRPr="00BC7A0A">
        <w:rPr>
          <w:color w:val="008000"/>
        </w:rPr>
        <w:t>) minha(meu) esposa(o) e aos meus estimados filhos.</w:t>
      </w:r>
    </w:p>
    <w:p w14:paraId="376C94A7" w14:textId="77777777" w:rsidR="00B916E6" w:rsidRPr="00AB74FB" w:rsidRDefault="00B916E6" w:rsidP="00AB74FB">
      <w:pPr>
        <w:pStyle w:val="TITULOagradecimentossumarioresumosetc"/>
      </w:pPr>
      <w:r>
        <w:br w:type="page"/>
      </w:r>
      <w:r w:rsidRPr="00AB74FB">
        <w:lastRenderedPageBreak/>
        <w:t>AGRADECIMENTOS</w:t>
      </w:r>
    </w:p>
    <w:p w14:paraId="5B8F8F73" w14:textId="77777777" w:rsidR="00B916E6" w:rsidRPr="00BC7A0A" w:rsidRDefault="006479A4">
      <w:pPr>
        <w:ind w:left="4140"/>
        <w:rPr>
          <w:rFonts w:cs="Arial"/>
          <w:color w:val="008000"/>
        </w:rPr>
      </w:pPr>
      <w:r w:rsidRPr="006479A4">
        <w:rPr>
          <w:rFonts w:cs="Arial"/>
          <w:color w:val="FF0000"/>
        </w:rPr>
        <w:t>(EXEMPLO)</w:t>
      </w:r>
      <w:r>
        <w:rPr>
          <w:rFonts w:cs="Arial"/>
        </w:rPr>
        <w:t xml:space="preserve"> </w:t>
      </w:r>
      <w:r w:rsidR="00B916E6" w:rsidRPr="00BC7A0A">
        <w:rPr>
          <w:rFonts w:cs="Arial"/>
          <w:color w:val="008000"/>
        </w:rPr>
        <w:t>A Deus, que sempre iluminou a minha caminhada.</w:t>
      </w:r>
    </w:p>
    <w:p w14:paraId="2D7F253E" w14:textId="77777777" w:rsidR="00B916E6" w:rsidRPr="00BC7A0A" w:rsidRDefault="00B916E6">
      <w:pPr>
        <w:ind w:left="4140"/>
        <w:rPr>
          <w:rFonts w:cs="Arial"/>
          <w:color w:val="008000"/>
        </w:rPr>
      </w:pPr>
    </w:p>
    <w:p w14:paraId="01C475AC" w14:textId="77777777" w:rsidR="00B916E6" w:rsidRPr="00BC7A0A" w:rsidRDefault="00B916E6">
      <w:pPr>
        <w:ind w:left="4140"/>
        <w:rPr>
          <w:rFonts w:cs="Arial"/>
          <w:color w:val="008000"/>
        </w:rPr>
      </w:pPr>
      <w:r w:rsidRPr="00BC7A0A">
        <w:rPr>
          <w:rFonts w:cs="Arial"/>
          <w:color w:val="008000"/>
        </w:rPr>
        <w:t>A meu Orientador Fulano de Tal pelo estímulo e atenção que me concedeu durante o curso.</w:t>
      </w:r>
    </w:p>
    <w:p w14:paraId="68E2F929" w14:textId="77777777" w:rsidR="00B916E6" w:rsidRPr="00BC7A0A" w:rsidRDefault="00B916E6">
      <w:pPr>
        <w:ind w:left="4140"/>
        <w:rPr>
          <w:rFonts w:cs="Arial"/>
          <w:color w:val="008000"/>
        </w:rPr>
      </w:pPr>
    </w:p>
    <w:p w14:paraId="667D8425" w14:textId="77777777" w:rsidR="00B916E6" w:rsidRPr="00BC7A0A" w:rsidRDefault="00B916E6">
      <w:pPr>
        <w:ind w:left="4140"/>
        <w:rPr>
          <w:rFonts w:cs="Arial"/>
          <w:color w:val="008000"/>
        </w:rPr>
      </w:pPr>
      <w:r w:rsidRPr="00BC7A0A">
        <w:rPr>
          <w:rFonts w:cs="Arial"/>
          <w:color w:val="008000"/>
        </w:rPr>
        <w:t>Aos Colegas de curso pelo incentivo e troca de experiências.</w:t>
      </w:r>
    </w:p>
    <w:p w14:paraId="78435FA5" w14:textId="77777777" w:rsidR="00B916E6" w:rsidRPr="00BC7A0A" w:rsidRDefault="00B916E6">
      <w:pPr>
        <w:ind w:left="4140"/>
        <w:rPr>
          <w:rFonts w:cs="Arial"/>
          <w:color w:val="008000"/>
        </w:rPr>
      </w:pPr>
    </w:p>
    <w:p w14:paraId="4BB945D6" w14:textId="77777777" w:rsidR="00B916E6" w:rsidRPr="00BC7A0A" w:rsidRDefault="00B916E6">
      <w:pPr>
        <w:ind w:left="4140"/>
        <w:rPr>
          <w:rFonts w:cs="Arial"/>
          <w:color w:val="008000"/>
        </w:rPr>
      </w:pPr>
      <w:r w:rsidRPr="00BC7A0A">
        <w:rPr>
          <w:rFonts w:cs="Arial"/>
          <w:color w:val="008000"/>
        </w:rPr>
        <w:t>A todos os meus familiares e amigos pelo apoio e colaboração.</w:t>
      </w:r>
    </w:p>
    <w:p w14:paraId="1DB8F730" w14:textId="77777777" w:rsidR="00B916E6" w:rsidRDefault="00B916E6">
      <w:pPr>
        <w:ind w:left="4140"/>
      </w:pPr>
      <w:r>
        <w:rPr>
          <w:rFonts w:cs="Arial"/>
        </w:rPr>
        <w:br w:type="column"/>
      </w:r>
    </w:p>
    <w:p w14:paraId="5BEFBB1C" w14:textId="77777777" w:rsidR="00B916E6" w:rsidRDefault="00B916E6">
      <w:pPr>
        <w:ind w:left="4140"/>
      </w:pPr>
    </w:p>
    <w:p w14:paraId="16EA16BD" w14:textId="77777777" w:rsidR="00B916E6" w:rsidRDefault="00B916E6">
      <w:pPr>
        <w:ind w:left="4140"/>
      </w:pPr>
    </w:p>
    <w:p w14:paraId="2D7703EA" w14:textId="77777777" w:rsidR="00B916E6" w:rsidRDefault="00B916E6">
      <w:pPr>
        <w:ind w:left="4140"/>
      </w:pPr>
    </w:p>
    <w:p w14:paraId="49DDE4C6" w14:textId="77777777" w:rsidR="00B916E6" w:rsidRDefault="00B916E6">
      <w:pPr>
        <w:ind w:left="4140"/>
      </w:pPr>
    </w:p>
    <w:p w14:paraId="609E65AE" w14:textId="77777777" w:rsidR="00B916E6" w:rsidRDefault="00B916E6">
      <w:pPr>
        <w:ind w:left="4140"/>
      </w:pPr>
    </w:p>
    <w:p w14:paraId="37AFB7AD" w14:textId="77777777" w:rsidR="00B916E6" w:rsidRDefault="00B916E6">
      <w:pPr>
        <w:ind w:left="4140"/>
      </w:pPr>
    </w:p>
    <w:p w14:paraId="6B263E2A" w14:textId="77777777" w:rsidR="00B916E6" w:rsidRDefault="00B916E6">
      <w:pPr>
        <w:ind w:left="4140"/>
      </w:pPr>
    </w:p>
    <w:p w14:paraId="352BB4B0" w14:textId="77777777" w:rsidR="00B916E6" w:rsidRDefault="00B916E6">
      <w:pPr>
        <w:ind w:left="4140"/>
      </w:pPr>
    </w:p>
    <w:p w14:paraId="68BF9F46" w14:textId="77777777" w:rsidR="00B916E6" w:rsidRDefault="00B916E6">
      <w:pPr>
        <w:ind w:left="4140"/>
      </w:pPr>
    </w:p>
    <w:p w14:paraId="1A4E2A62" w14:textId="77777777" w:rsidR="00B916E6" w:rsidRDefault="00B916E6">
      <w:pPr>
        <w:ind w:left="4140"/>
      </w:pPr>
    </w:p>
    <w:p w14:paraId="43BC9EEF" w14:textId="77777777" w:rsidR="00B916E6" w:rsidRDefault="00B916E6">
      <w:pPr>
        <w:ind w:left="4140"/>
      </w:pPr>
    </w:p>
    <w:p w14:paraId="362A0C8B" w14:textId="77777777" w:rsidR="00B916E6" w:rsidRDefault="00B916E6">
      <w:pPr>
        <w:ind w:left="4140"/>
      </w:pPr>
    </w:p>
    <w:p w14:paraId="0630028C" w14:textId="77777777" w:rsidR="00B916E6" w:rsidRDefault="00B916E6">
      <w:pPr>
        <w:jc w:val="center"/>
        <w:rPr>
          <w:b/>
        </w:rPr>
      </w:pPr>
    </w:p>
    <w:p w14:paraId="7ADE645C" w14:textId="77777777" w:rsidR="00B916E6" w:rsidRDefault="00B916E6">
      <w:pPr>
        <w:jc w:val="center"/>
        <w:rPr>
          <w:b/>
        </w:rPr>
      </w:pPr>
    </w:p>
    <w:p w14:paraId="40BD23C5" w14:textId="77777777" w:rsidR="00EE20E7" w:rsidRDefault="00EE20E7">
      <w:pPr>
        <w:jc w:val="center"/>
        <w:rPr>
          <w:b/>
        </w:rPr>
      </w:pPr>
    </w:p>
    <w:p w14:paraId="33120A45" w14:textId="77777777" w:rsidR="00EE20E7" w:rsidRDefault="00EE20E7">
      <w:pPr>
        <w:jc w:val="center"/>
        <w:rPr>
          <w:b/>
        </w:rPr>
      </w:pPr>
    </w:p>
    <w:p w14:paraId="5620BA67" w14:textId="77777777" w:rsidR="00EE20E7" w:rsidRDefault="00EE20E7">
      <w:pPr>
        <w:jc w:val="center"/>
        <w:rPr>
          <w:b/>
        </w:rPr>
      </w:pPr>
    </w:p>
    <w:p w14:paraId="409BEA3E" w14:textId="77777777" w:rsidR="00EE20E7" w:rsidRDefault="00EE20E7">
      <w:pPr>
        <w:jc w:val="center"/>
        <w:rPr>
          <w:b/>
        </w:rPr>
      </w:pPr>
    </w:p>
    <w:p w14:paraId="38762AC9" w14:textId="77777777" w:rsidR="00B916E6" w:rsidRDefault="00B916E6">
      <w:pPr>
        <w:jc w:val="center"/>
        <w:rPr>
          <w:b/>
        </w:rPr>
      </w:pPr>
    </w:p>
    <w:p w14:paraId="285427D4" w14:textId="77777777" w:rsidR="00B916E6" w:rsidRDefault="00B916E6">
      <w:pPr>
        <w:jc w:val="center"/>
        <w:rPr>
          <w:b/>
        </w:rPr>
      </w:pPr>
    </w:p>
    <w:p w14:paraId="3F88BC71" w14:textId="35A471C8" w:rsidR="00B916E6" w:rsidRDefault="005218D2">
      <w:pPr>
        <w:jc w:val="center"/>
        <w:rPr>
          <w:b/>
        </w:rPr>
      </w:pPr>
      <w:r>
        <w:rPr>
          <w:b/>
          <w:noProof/>
        </w:rPr>
        <mc:AlternateContent>
          <mc:Choice Requires="wps">
            <w:drawing>
              <wp:anchor distT="0" distB="0" distL="114300" distR="114300" simplePos="0" relativeHeight="251656704" behindDoc="0" locked="0" layoutInCell="1" allowOverlap="1" wp14:anchorId="19D6BB25" wp14:editId="50DC7C96">
                <wp:simplePos x="0" y="0"/>
                <wp:positionH relativeFrom="column">
                  <wp:posOffset>228600</wp:posOffset>
                </wp:positionH>
                <wp:positionV relativeFrom="paragraph">
                  <wp:posOffset>107315</wp:posOffset>
                </wp:positionV>
                <wp:extent cx="2400300" cy="1257300"/>
                <wp:effectExtent l="0" t="0" r="0"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1FF1E422" w14:textId="77777777" w:rsidR="002F22BA" w:rsidRDefault="002F22BA">
                            <w:pPr>
                              <w:rPr>
                                <w:rFonts w:cs="Arial"/>
                              </w:rPr>
                            </w:pPr>
                            <w:r>
                              <w:rPr>
                                <w:rFonts w:cs="Arial"/>
                              </w:rPr>
                              <w:t>Epígrafe é a inscrição colocada no início de um trabalho, de um capítulo ou partes principais. É opcional para a monografia.</w:t>
                            </w:r>
                          </w:p>
                          <w:p w14:paraId="1DC9A11A" w14:textId="77777777" w:rsidR="002F22BA" w:rsidRDefault="002F22BA">
                            <w:pPr>
                              <w:rPr>
                                <w:rFonts w:cs="Arial"/>
                              </w:rPr>
                            </w:pPr>
                          </w:p>
                          <w:p w14:paraId="5B36377D" w14:textId="77777777" w:rsidR="002F22BA" w:rsidRDefault="002F22BA">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6BB25"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" fillcolor="yellow">
                <v:textbox>
                  <w:txbxContent>
                    <w:p w14:paraId="1FF1E422" w14:textId="77777777" w:rsidR="002F22BA" w:rsidRDefault="002F22BA">
                      <w:pPr>
                        <w:rPr>
                          <w:rFonts w:cs="Arial"/>
                        </w:rPr>
                      </w:pPr>
                      <w:r>
                        <w:rPr>
                          <w:rFonts w:cs="Arial"/>
                        </w:rPr>
                        <w:t>Epígrafe é a inscrição colocada no início de um trabalho, de um capítulo ou partes principais. É opcional para a monografia.</w:t>
                      </w:r>
                    </w:p>
                    <w:p w14:paraId="1DC9A11A" w14:textId="77777777" w:rsidR="002F22BA" w:rsidRDefault="002F22BA">
                      <w:pPr>
                        <w:rPr>
                          <w:rFonts w:cs="Arial"/>
                        </w:rPr>
                      </w:pPr>
                    </w:p>
                    <w:p w14:paraId="5B36377D" w14:textId="77777777" w:rsidR="002F22BA" w:rsidRDefault="002F22BA">
                      <w:pPr>
                        <w:rPr>
                          <w:color w:val="FF0000"/>
                        </w:rPr>
                      </w:pPr>
                      <w:r>
                        <w:rPr>
                          <w:rFonts w:cs="Arial"/>
                          <w:color w:val="FF0000"/>
                        </w:rPr>
                        <w:t>Delete as caixas amarelas</w:t>
                      </w:r>
                    </w:p>
                  </w:txbxContent>
                </v:textbox>
              </v:shape>
            </w:pict>
          </mc:Fallback>
        </mc:AlternateContent>
      </w:r>
    </w:p>
    <w:p w14:paraId="7BB21F60" w14:textId="77777777" w:rsidR="00B916E6" w:rsidRDefault="00B916E6">
      <w:pPr>
        <w:rPr>
          <w:caps/>
        </w:rPr>
      </w:pPr>
    </w:p>
    <w:p w14:paraId="7B6AAE64" w14:textId="77777777" w:rsidR="00B916E6" w:rsidRDefault="00B916E6">
      <w:pPr>
        <w:jc w:val="center"/>
        <w:rPr>
          <w:b/>
        </w:rPr>
      </w:pPr>
    </w:p>
    <w:p w14:paraId="46B130BB" w14:textId="77777777" w:rsidR="00B916E6" w:rsidRDefault="00B916E6">
      <w:pPr>
        <w:jc w:val="center"/>
        <w:rPr>
          <w:b/>
        </w:rPr>
      </w:pPr>
    </w:p>
    <w:p w14:paraId="16A76042" w14:textId="77777777" w:rsidR="00B916E6" w:rsidRDefault="00B916E6">
      <w:pPr>
        <w:jc w:val="center"/>
        <w:rPr>
          <w:b/>
        </w:rPr>
      </w:pPr>
    </w:p>
    <w:p w14:paraId="2E249427" w14:textId="77777777" w:rsidR="00B916E6" w:rsidRDefault="00B916E6">
      <w:pPr>
        <w:jc w:val="center"/>
        <w:rPr>
          <w:b/>
        </w:rPr>
      </w:pPr>
    </w:p>
    <w:p w14:paraId="4C545D48" w14:textId="77777777" w:rsidR="00B916E6" w:rsidRDefault="00B916E6">
      <w:pPr>
        <w:jc w:val="center"/>
        <w:rPr>
          <w:b/>
        </w:rPr>
      </w:pPr>
    </w:p>
    <w:p w14:paraId="5B8B6713" w14:textId="77777777" w:rsidR="00B916E6" w:rsidRDefault="00B916E6">
      <w:pPr>
        <w:jc w:val="center"/>
        <w:rPr>
          <w:b/>
        </w:rPr>
      </w:pPr>
    </w:p>
    <w:p w14:paraId="0DFE2E87"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6B4BB6B9" w14:textId="77777777" w:rsidR="00B916E6" w:rsidRDefault="00B916E6" w:rsidP="007773F5">
      <w:pPr>
        <w:pStyle w:val="Recuodecorpodetexto"/>
      </w:pPr>
      <w:r w:rsidRPr="00BC7A0A">
        <w:rPr>
          <w:color w:val="008000"/>
        </w:rPr>
        <w:t>Dinair Leal da Hora</w:t>
      </w:r>
    </w:p>
    <w:p w14:paraId="52ADD490" w14:textId="77777777" w:rsidR="00336327" w:rsidRDefault="00336327" w:rsidP="00336327">
      <w:pPr>
        <w:pStyle w:val="ANEXOS"/>
        <w:rPr>
          <w:b w:val="0"/>
        </w:rPr>
      </w:pPr>
      <w:r>
        <w:br w:type="page"/>
      </w:r>
      <w:bookmarkStart w:id="0" w:name="_Toc509838617"/>
      <w:r>
        <w:lastRenderedPageBreak/>
        <w:t>RESUMO</w:t>
      </w:r>
      <w:bookmarkStart w:id="1" w:name="RESUMO"/>
      <w:bookmarkEnd w:id="0"/>
      <w:bookmarkEnd w:id="1"/>
    </w:p>
    <w:p w14:paraId="71C06DCE" w14:textId="77777777" w:rsidR="00336327" w:rsidRPr="00FD50B3" w:rsidRDefault="00336327" w:rsidP="00336327">
      <w:pPr>
        <w:pStyle w:val="Normal-resumoabstract"/>
        <w:rPr>
          <w:color w:val="008000"/>
        </w:rPr>
      </w:pPr>
      <w:r w:rsidRPr="00FD50B3">
        <w:rPr>
          <w:color w:val="008000"/>
        </w:rPr>
        <w:t>O resumo deve apresentar os pontos relevantes de um texto, no mesmo momento ele terá que dar uma visão rápida e clara dos conteúdos, metodologias e das conclusões do trabalho</w:t>
      </w:r>
      <w:r w:rsidR="00BC7A0A" w:rsidRPr="00FD50B3">
        <w:rPr>
          <w:color w:val="008000"/>
        </w:rPr>
        <w:t>. As frases têm que ter uma sequ</w:t>
      </w:r>
      <w:r w:rsidRPr="00FD50B3">
        <w:rPr>
          <w:color w:val="008000"/>
        </w:rPr>
        <w:t>ência lógica e objetiva. A fonte do estilo é Arial e tamanho 12.</w:t>
      </w:r>
    </w:p>
    <w:p w14:paraId="7E415B56" w14:textId="77777777" w:rsidR="00336327" w:rsidRPr="00E00DE7" w:rsidRDefault="00336327" w:rsidP="00336327">
      <w:pPr>
        <w:pStyle w:val="PalavrasChaves"/>
        <w:rPr>
          <w:lang w:val="pt-BR"/>
        </w:rPr>
      </w:pPr>
      <w:r w:rsidRPr="00E00DE7">
        <w:rPr>
          <w:lang w:val="pt-BR"/>
        </w:rPr>
        <w:t xml:space="preserve">Palavras-chaves: </w:t>
      </w:r>
      <w:r w:rsidRPr="00FD50B3">
        <w:rPr>
          <w:color w:val="008000"/>
          <w:lang w:val="pt-BR"/>
        </w:rPr>
        <w:t>palavra1, palavra2 e palavra3</w:t>
      </w:r>
      <w:r w:rsidRPr="00E00DE7">
        <w:rPr>
          <w:lang w:val="pt-BR"/>
        </w:rPr>
        <w:t>.</w:t>
      </w:r>
    </w:p>
    <w:p w14:paraId="2C59FAD7" w14:textId="7A3F6438" w:rsidR="00336327" w:rsidRPr="00E00DE7" w:rsidRDefault="005218D2" w:rsidP="00336327">
      <w:pPr>
        <w:pStyle w:val="PalavrasChaves"/>
        <w:rPr>
          <w:lang w:val="pt-BR"/>
        </w:rPr>
      </w:pPr>
      <w:r>
        <w:rPr>
          <w:noProof/>
          <w:sz w:val="20"/>
          <w:lang w:val="pt-BR"/>
        </w:rPr>
        <mc:AlternateContent>
          <mc:Choice Requires="wps">
            <w:drawing>
              <wp:anchor distT="0" distB="0" distL="114300" distR="114300" simplePos="0" relativeHeight="251659776" behindDoc="0" locked="0" layoutInCell="1" allowOverlap="1" wp14:anchorId="5DD63C27" wp14:editId="3111282F">
                <wp:simplePos x="0" y="0"/>
                <wp:positionH relativeFrom="column">
                  <wp:posOffset>1371600</wp:posOffset>
                </wp:positionH>
                <wp:positionV relativeFrom="paragraph">
                  <wp:posOffset>46355</wp:posOffset>
                </wp:positionV>
                <wp:extent cx="3543300" cy="1371600"/>
                <wp:effectExtent l="0" t="0" r="0" b="0"/>
                <wp:wrapNone/>
                <wp:docPr id="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71600"/>
                        </a:xfrm>
                        <a:prstGeom prst="rect">
                          <a:avLst/>
                        </a:prstGeom>
                        <a:solidFill>
                          <a:srgbClr val="FFFF99"/>
                        </a:solidFill>
                        <a:ln w="9525">
                          <a:solidFill>
                            <a:srgbClr val="000000"/>
                          </a:solidFill>
                          <a:miter lim="800000"/>
                          <a:headEnd/>
                          <a:tailEnd/>
                        </a:ln>
                      </wps:spPr>
                      <wps:txbx>
                        <w:txbxContent>
                          <w:p w14:paraId="53C84E30" w14:textId="77777777" w:rsidR="002F22BA" w:rsidRDefault="002F22BA"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63C27" id="Text Box 142" o:spid="_x0000_s1028" type="#_x0000_t202" style="position:absolute;left:0;text-align:left;margin-left:108pt;margin-top:3.65pt;width:279pt;height:1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" fillcolor="#ff9">
                <v:textbox>
                  <w:txbxContent>
                    <w:p w14:paraId="53C84E30" w14:textId="77777777" w:rsidR="002F22BA" w:rsidRDefault="002F22BA"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shape>
            </w:pict>
          </mc:Fallback>
        </mc:AlternateContent>
      </w:r>
    </w:p>
    <w:p w14:paraId="12F8C2AE" w14:textId="77777777" w:rsidR="00336327" w:rsidRPr="00E00DE7" w:rsidRDefault="00336327" w:rsidP="00336327">
      <w:pPr>
        <w:pStyle w:val="PalavrasChaves"/>
        <w:rPr>
          <w:lang w:val="pt-BR"/>
        </w:rPr>
      </w:pPr>
    </w:p>
    <w:p w14:paraId="6C514601" w14:textId="77777777" w:rsidR="00336327" w:rsidRPr="00E00DE7" w:rsidRDefault="00336327" w:rsidP="00336327">
      <w:pPr>
        <w:pStyle w:val="PalavrasChaves"/>
        <w:rPr>
          <w:lang w:val="pt-BR"/>
        </w:rPr>
      </w:pPr>
    </w:p>
    <w:p w14:paraId="04F7886E" w14:textId="77777777" w:rsidR="00336327" w:rsidRDefault="00336327" w:rsidP="00336327">
      <w:pPr>
        <w:pStyle w:val="ANEXOS"/>
        <w:rPr>
          <w:b w:val="0"/>
          <w:szCs w:val="32"/>
          <w:lang w:val="en-US"/>
        </w:rPr>
      </w:pPr>
      <w:r w:rsidRPr="00D05DD2">
        <w:rPr>
          <w:lang w:val="en-US"/>
        </w:rPr>
        <w:br w:type="page"/>
      </w:r>
      <w:bookmarkStart w:id="2" w:name="_Toc509838618"/>
      <w:r>
        <w:rPr>
          <w:lang w:val="en-US"/>
        </w:rPr>
        <w:lastRenderedPageBreak/>
        <w:t>ABSTRACT</w:t>
      </w:r>
      <w:bookmarkStart w:id="3" w:name="ABSTRACT"/>
      <w:bookmarkEnd w:id="3"/>
      <w:r w:rsidR="006479A4">
        <w:rPr>
          <w:lang w:val="en-US"/>
        </w:rPr>
        <w:t xml:space="preserve"> </w:t>
      </w:r>
      <w:r w:rsidR="006479A4" w:rsidRPr="006479A4">
        <w:rPr>
          <w:color w:val="FF0000"/>
          <w:lang w:val="en-US"/>
        </w:rPr>
        <w:t>(</w:t>
      </w:r>
      <w:r w:rsidR="005072A4" w:rsidRPr="006479A4">
        <w:rPr>
          <w:color w:val="FF0000"/>
          <w:lang w:val="en-US"/>
        </w:rPr>
        <w:t>op</w:t>
      </w:r>
      <w:r w:rsidR="00FD50B3">
        <w:rPr>
          <w:color w:val="FF0000"/>
          <w:lang w:val="en-US"/>
        </w:rPr>
        <w:t>cional</w:t>
      </w:r>
      <w:r w:rsidR="006479A4" w:rsidRPr="006479A4">
        <w:rPr>
          <w:color w:val="FF0000"/>
          <w:lang w:val="en-US"/>
        </w:rPr>
        <w:t>)</w:t>
      </w:r>
      <w:bookmarkEnd w:id="2"/>
    </w:p>
    <w:p w14:paraId="2739A560" w14:textId="77777777" w:rsidR="00336327" w:rsidRPr="00FD50B3" w:rsidRDefault="00336327" w:rsidP="00336327">
      <w:pPr>
        <w:pStyle w:val="Normal-resumoabstract"/>
        <w:rPr>
          <w:color w:val="008000"/>
          <w:lang w:val="en-US"/>
        </w:rPr>
      </w:pPr>
      <w:r w:rsidRPr="00FD50B3">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14:paraId="698A1D4D" w14:textId="77777777" w:rsidR="00336327" w:rsidRDefault="00336327" w:rsidP="00336327">
      <w:pPr>
        <w:pStyle w:val="PalavrasChaves"/>
      </w:pPr>
      <w:r>
        <w:t xml:space="preserve">Key words: </w:t>
      </w:r>
      <w:r w:rsidRPr="00FD50B3">
        <w:rPr>
          <w:color w:val="008000"/>
        </w:rPr>
        <w:t>word1, word2 and word3</w:t>
      </w:r>
      <w:r>
        <w:t>.</w:t>
      </w:r>
    </w:p>
    <w:p w14:paraId="72931379" w14:textId="77777777" w:rsidR="00FF01F7" w:rsidRDefault="00336327" w:rsidP="00336327">
      <w:pPr>
        <w:pStyle w:val="ANEXOS"/>
        <w:rPr>
          <w:b w:val="0"/>
          <w:szCs w:val="32"/>
        </w:rPr>
      </w:pPr>
      <w:r w:rsidRPr="00DB6BD1">
        <w:rPr>
          <w:lang w:val="en-US"/>
        </w:rPr>
        <w:br w:type="column"/>
      </w:r>
      <w:bookmarkStart w:id="4" w:name="_Toc509838619"/>
      <w:r w:rsidR="00FF01F7">
        <w:lastRenderedPageBreak/>
        <w:t>LISTA DE ILUSTRAÇÕES</w:t>
      </w:r>
      <w:bookmarkStart w:id="5" w:name="LISTADEILISTRACOES"/>
      <w:bookmarkEnd w:id="4"/>
      <w:bookmarkEnd w:id="5"/>
    </w:p>
    <w:p w14:paraId="142D6EAB" w14:textId="77777777" w:rsidR="00D05DD2"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D05DD2" w:rsidRPr="005151DE">
        <w:rPr>
          <w:rStyle w:val="Hyperlink"/>
          <w:noProof/>
        </w:rPr>
        <w:fldChar w:fldCharType="begin"/>
      </w:r>
      <w:r w:rsidR="00D05DD2" w:rsidRPr="005151DE">
        <w:rPr>
          <w:rStyle w:val="Hyperlink"/>
          <w:noProof/>
        </w:rPr>
        <w:instrText xml:space="preserve"> </w:instrText>
      </w:r>
      <w:r w:rsidR="00D05DD2">
        <w:rPr>
          <w:noProof/>
        </w:rPr>
        <w:instrText>HYPERLINK \l "_Toc509838588"</w:instrText>
      </w:r>
      <w:r w:rsidR="00D05DD2" w:rsidRPr="005151DE">
        <w:rPr>
          <w:rStyle w:val="Hyperlink"/>
          <w:noProof/>
        </w:rPr>
        <w:instrText xml:space="preserve"> </w:instrText>
      </w:r>
      <w:r w:rsidR="00D05DD2" w:rsidRPr="005151DE">
        <w:rPr>
          <w:rStyle w:val="Hyperlink"/>
          <w:noProof/>
        </w:rPr>
        <w:fldChar w:fldCharType="separate"/>
      </w:r>
      <w:r w:rsidR="00D05DD2" w:rsidRPr="005151DE">
        <w:rPr>
          <w:rStyle w:val="Hyperlink"/>
          <w:noProof/>
        </w:rPr>
        <w:t>Figura 1: Exemplo de Figura.</w:t>
      </w:r>
      <w:r w:rsidR="00D05DD2">
        <w:rPr>
          <w:noProof/>
          <w:webHidden/>
        </w:rPr>
        <w:tab/>
      </w:r>
      <w:r w:rsidR="00D05DD2">
        <w:rPr>
          <w:noProof/>
          <w:webHidden/>
        </w:rPr>
        <w:fldChar w:fldCharType="begin"/>
      </w:r>
      <w:r w:rsidR="00D05DD2">
        <w:rPr>
          <w:noProof/>
          <w:webHidden/>
        </w:rPr>
        <w:instrText xml:space="preserve"> PAGEREF _Toc509838588 \h </w:instrText>
      </w:r>
      <w:r w:rsidR="00D05DD2">
        <w:rPr>
          <w:noProof/>
          <w:webHidden/>
        </w:rPr>
      </w:r>
      <w:r w:rsidR="00D05DD2">
        <w:rPr>
          <w:noProof/>
          <w:webHidden/>
        </w:rPr>
        <w:fldChar w:fldCharType="separate"/>
      </w:r>
      <w:r w:rsidR="00D05DD2">
        <w:rPr>
          <w:noProof/>
          <w:webHidden/>
        </w:rPr>
        <w:t>41</w:t>
      </w:r>
      <w:r w:rsidR="00D05DD2">
        <w:rPr>
          <w:noProof/>
          <w:webHidden/>
        </w:rPr>
        <w:fldChar w:fldCharType="end"/>
      </w:r>
      <w:r w:rsidR="00D05DD2" w:rsidRPr="005151DE">
        <w:rPr>
          <w:rStyle w:val="Hyperlink"/>
          <w:noProof/>
        </w:rPr>
        <w:fldChar w:fldCharType="end"/>
      </w:r>
    </w:p>
    <w:p w14:paraId="49237BEB" w14:textId="2744C379"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509838620"/>
      <w:r w:rsidR="00FF01F7">
        <w:lastRenderedPageBreak/>
        <w:t>LISTA DE TABELAS</w:t>
      </w:r>
      <w:bookmarkStart w:id="12" w:name="LISTADETABELASEGRAFICOS"/>
      <w:bookmarkEnd w:id="6"/>
      <w:bookmarkEnd w:id="7"/>
      <w:bookmarkEnd w:id="8"/>
      <w:bookmarkEnd w:id="9"/>
      <w:bookmarkEnd w:id="10"/>
      <w:bookmarkEnd w:id="11"/>
      <w:bookmarkEnd w:id="12"/>
    </w:p>
    <w:p w14:paraId="29BF2499" w14:textId="77777777" w:rsidR="00D05DD2"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509838589" w:history="1">
        <w:r w:rsidR="00D05DD2" w:rsidRPr="00A616A9">
          <w:rPr>
            <w:rStyle w:val="Hyperlink"/>
            <w:noProof/>
          </w:rPr>
          <w:t>Tabela 1 - Tabela de padrão de respostas do questionário de exemplo.</w:t>
        </w:r>
        <w:r w:rsidR="00D05DD2">
          <w:rPr>
            <w:noProof/>
            <w:webHidden/>
          </w:rPr>
          <w:tab/>
        </w:r>
        <w:r w:rsidR="00D05DD2">
          <w:rPr>
            <w:noProof/>
            <w:webHidden/>
          </w:rPr>
          <w:fldChar w:fldCharType="begin"/>
        </w:r>
        <w:r w:rsidR="00D05DD2">
          <w:rPr>
            <w:noProof/>
            <w:webHidden/>
          </w:rPr>
          <w:instrText xml:space="preserve"> PAGEREF _Toc509838589 \h </w:instrText>
        </w:r>
        <w:r w:rsidR="00D05DD2">
          <w:rPr>
            <w:noProof/>
            <w:webHidden/>
          </w:rPr>
        </w:r>
        <w:r w:rsidR="00D05DD2">
          <w:rPr>
            <w:noProof/>
            <w:webHidden/>
          </w:rPr>
          <w:fldChar w:fldCharType="separate"/>
        </w:r>
        <w:r w:rsidR="00D05DD2">
          <w:rPr>
            <w:noProof/>
            <w:webHidden/>
          </w:rPr>
          <w:t>23</w:t>
        </w:r>
        <w:r w:rsidR="00D05DD2">
          <w:rPr>
            <w:noProof/>
            <w:webHidden/>
          </w:rPr>
          <w:fldChar w:fldCharType="end"/>
        </w:r>
      </w:hyperlink>
    </w:p>
    <w:p w14:paraId="24EBC5FE"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590" w:history="1">
        <w:r w:rsidR="00D05DD2" w:rsidRPr="00A616A9">
          <w:rPr>
            <w:rStyle w:val="Hyperlink"/>
            <w:noProof/>
          </w:rPr>
          <w:t>Tabela 2 - Matriz de padrão de respostas (</w:t>
        </w:r>
        <m:oMath>
          <m:r>
            <w:rPr>
              <w:rStyle w:val="Hyperlink"/>
              <w:rFonts w:ascii="Cambria Math" w:hAnsi="Cambria Math"/>
              <w:noProof/>
            </w:rPr>
            <m:t>Fn,m</m:t>
          </m:r>
        </m:oMath>
        <w:r w:rsidR="00D05DD2" w:rsidRPr="00A616A9">
          <w:rPr>
            <w:rStyle w:val="Hyperlink"/>
            <w:noProof/>
          </w:rPr>
          <w:t>) gerada através da tabela de padrão de respostas.</w:t>
        </w:r>
        <w:r w:rsidR="00D05DD2">
          <w:rPr>
            <w:noProof/>
            <w:webHidden/>
          </w:rPr>
          <w:tab/>
        </w:r>
        <w:r w:rsidR="00D05DD2">
          <w:rPr>
            <w:noProof/>
            <w:webHidden/>
          </w:rPr>
          <w:fldChar w:fldCharType="begin"/>
        </w:r>
        <w:r w:rsidR="00D05DD2">
          <w:rPr>
            <w:noProof/>
            <w:webHidden/>
          </w:rPr>
          <w:instrText xml:space="preserve"> PAGEREF _Toc509838590 \h </w:instrText>
        </w:r>
        <w:r w:rsidR="00D05DD2">
          <w:rPr>
            <w:noProof/>
            <w:webHidden/>
          </w:rPr>
        </w:r>
        <w:r w:rsidR="00D05DD2">
          <w:rPr>
            <w:noProof/>
            <w:webHidden/>
          </w:rPr>
          <w:fldChar w:fldCharType="separate"/>
        </w:r>
        <w:r w:rsidR="00D05DD2">
          <w:rPr>
            <w:noProof/>
            <w:webHidden/>
          </w:rPr>
          <w:t>23</w:t>
        </w:r>
        <w:r w:rsidR="00D05DD2">
          <w:rPr>
            <w:noProof/>
            <w:webHidden/>
          </w:rPr>
          <w:fldChar w:fldCharType="end"/>
        </w:r>
      </w:hyperlink>
    </w:p>
    <w:p w14:paraId="041774E6"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591" w:history="1">
        <w:r w:rsidR="00D05DD2" w:rsidRPr="00A616A9">
          <w:rPr>
            <w:rStyle w:val="Hyperlink"/>
            <w:noProof/>
          </w:rPr>
          <w:t xml:space="preserve">Tabela 3 – Vetor de frequência de linhas </w:t>
        </w:r>
        <m:oMath>
          <m:r>
            <w:rPr>
              <w:rStyle w:val="Hyperlink"/>
              <w:rFonts w:ascii="Cambria Math" w:hAnsi="Cambria Math"/>
              <w:noProof/>
            </w:rPr>
            <m:t>fr</m:t>
          </m:r>
        </m:oMath>
        <w:r w:rsidR="00D05DD2" w:rsidRPr="00A616A9">
          <w:rPr>
            <w:rStyle w:val="Hyperlink"/>
            <w:noProof/>
          </w:rPr>
          <w:t xml:space="preserve"> da matriz de padrão de respostas </w:t>
        </w:r>
        <m:oMath>
          <m:r>
            <w:rPr>
              <w:rStyle w:val="Hyperlink"/>
              <w:rFonts w:ascii="Cambria Math" w:hAnsi="Cambria Math"/>
              <w:noProof/>
            </w:rPr>
            <m:t>F</m:t>
          </m:r>
        </m:oMath>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_Toc509838591 \h </w:instrText>
        </w:r>
        <w:r w:rsidR="00D05DD2">
          <w:rPr>
            <w:noProof/>
            <w:webHidden/>
          </w:rPr>
        </w:r>
        <w:r w:rsidR="00D05DD2">
          <w:rPr>
            <w:noProof/>
            <w:webHidden/>
          </w:rPr>
          <w:fldChar w:fldCharType="separate"/>
        </w:r>
        <w:r w:rsidR="00D05DD2">
          <w:rPr>
            <w:noProof/>
            <w:webHidden/>
          </w:rPr>
          <w:t>24</w:t>
        </w:r>
        <w:r w:rsidR="00D05DD2">
          <w:rPr>
            <w:noProof/>
            <w:webHidden/>
          </w:rPr>
          <w:fldChar w:fldCharType="end"/>
        </w:r>
      </w:hyperlink>
    </w:p>
    <w:p w14:paraId="12EC43F2"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592" w:history="1">
        <w:r w:rsidR="00D05DD2" w:rsidRPr="00A616A9">
          <w:rPr>
            <w:rStyle w:val="Hyperlink"/>
            <w:noProof/>
          </w:rPr>
          <w:t xml:space="preserve">Tabela 4 - Vetor de frequência de colunas </w:t>
        </w:r>
        <m:oMath>
          <m:r>
            <w:rPr>
              <w:rStyle w:val="Hyperlink"/>
              <w:rFonts w:ascii="Cambria Math" w:hAnsi="Cambria Math"/>
              <w:noProof/>
            </w:rPr>
            <m:t>fc</m:t>
          </m:r>
        </m:oMath>
        <w:r w:rsidR="00D05DD2" w:rsidRPr="00A616A9">
          <w:rPr>
            <w:rStyle w:val="Hyperlink"/>
            <w:noProof/>
          </w:rPr>
          <w:t xml:space="preserve"> da matriz de padrão de respostas </w:t>
        </w:r>
        <m:oMath>
          <m:r>
            <w:rPr>
              <w:rStyle w:val="Hyperlink"/>
              <w:rFonts w:ascii="Cambria Math" w:hAnsi="Cambria Math"/>
              <w:noProof/>
            </w:rPr>
            <m:t>F</m:t>
          </m:r>
        </m:oMath>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_Toc509838592 \h </w:instrText>
        </w:r>
        <w:r w:rsidR="00D05DD2">
          <w:rPr>
            <w:noProof/>
            <w:webHidden/>
          </w:rPr>
        </w:r>
        <w:r w:rsidR="00D05DD2">
          <w:rPr>
            <w:noProof/>
            <w:webHidden/>
          </w:rPr>
          <w:fldChar w:fldCharType="separate"/>
        </w:r>
        <w:r w:rsidR="00D05DD2">
          <w:rPr>
            <w:noProof/>
            <w:webHidden/>
          </w:rPr>
          <w:t>24</w:t>
        </w:r>
        <w:r w:rsidR="00D05DD2">
          <w:rPr>
            <w:noProof/>
            <w:webHidden/>
          </w:rPr>
          <w:fldChar w:fldCharType="end"/>
        </w:r>
      </w:hyperlink>
    </w:p>
    <w:p w14:paraId="0CF74AB9"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593" w:history="1">
        <w:r w:rsidR="00D05DD2" w:rsidRPr="00A616A9">
          <w:rPr>
            <w:rStyle w:val="Hyperlink"/>
            <w:noProof/>
          </w:rPr>
          <w:t xml:space="preserve">Tabela 5 - Matriz diagonal de linhas </w:t>
        </w:r>
        <m:oMath>
          <m:r>
            <w:rPr>
              <w:rStyle w:val="Hyperlink"/>
              <w:rFonts w:ascii="Cambria Math" w:hAnsi="Cambria Math"/>
              <w:noProof/>
            </w:rPr>
            <m:t>Dr</m:t>
          </m:r>
        </m:oMath>
        <w:r w:rsidR="00D05DD2" w:rsidRPr="00A616A9">
          <w:rPr>
            <w:rStyle w:val="Hyperlink"/>
            <w:noProof/>
          </w:rPr>
          <w:t xml:space="preserve"> calculada através da diagonalização de </w:t>
        </w:r>
        <m:oMath>
          <m:r>
            <w:rPr>
              <w:rStyle w:val="Hyperlink"/>
              <w:rFonts w:ascii="Cambria Math" w:hAnsi="Cambria Math"/>
              <w:noProof/>
            </w:rPr>
            <m:t>fr</m:t>
          </m:r>
        </m:oMath>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_Toc509838593 \h </w:instrText>
        </w:r>
        <w:r w:rsidR="00D05DD2">
          <w:rPr>
            <w:noProof/>
            <w:webHidden/>
          </w:rPr>
        </w:r>
        <w:r w:rsidR="00D05DD2">
          <w:rPr>
            <w:noProof/>
            <w:webHidden/>
          </w:rPr>
          <w:fldChar w:fldCharType="separate"/>
        </w:r>
        <w:r w:rsidR="00D05DD2">
          <w:rPr>
            <w:noProof/>
            <w:webHidden/>
          </w:rPr>
          <w:t>24</w:t>
        </w:r>
        <w:r w:rsidR="00D05DD2">
          <w:rPr>
            <w:noProof/>
            <w:webHidden/>
          </w:rPr>
          <w:fldChar w:fldCharType="end"/>
        </w:r>
      </w:hyperlink>
    </w:p>
    <w:p w14:paraId="05FA4A57"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594" w:history="1">
        <w:r w:rsidR="00D05DD2" w:rsidRPr="00A616A9">
          <w:rPr>
            <w:rStyle w:val="Hyperlink"/>
            <w:noProof/>
          </w:rPr>
          <w:t xml:space="preserve">Tabela 6 - Matriz diagonal de colunas </w:t>
        </w:r>
        <m:oMath>
          <m:r>
            <w:rPr>
              <w:rStyle w:val="Hyperlink"/>
              <w:rFonts w:ascii="Cambria Math" w:hAnsi="Cambria Math"/>
              <w:noProof/>
            </w:rPr>
            <m:t>Dc</m:t>
          </m:r>
        </m:oMath>
        <w:r w:rsidR="00D05DD2" w:rsidRPr="00A616A9">
          <w:rPr>
            <w:rStyle w:val="Hyperlink"/>
            <w:noProof/>
          </w:rPr>
          <w:t xml:space="preserve"> calculada através da diagonalização de </w:t>
        </w:r>
        <m:oMath>
          <m:r>
            <w:rPr>
              <w:rStyle w:val="Hyperlink"/>
              <w:rFonts w:ascii="Cambria Math" w:hAnsi="Cambria Math"/>
              <w:noProof/>
            </w:rPr>
            <m:t>fc</m:t>
          </m:r>
        </m:oMath>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_Toc509838594 \h </w:instrText>
        </w:r>
        <w:r w:rsidR="00D05DD2">
          <w:rPr>
            <w:noProof/>
            <w:webHidden/>
          </w:rPr>
        </w:r>
        <w:r w:rsidR="00D05DD2">
          <w:rPr>
            <w:noProof/>
            <w:webHidden/>
          </w:rPr>
          <w:fldChar w:fldCharType="separate"/>
        </w:r>
        <w:r w:rsidR="00D05DD2">
          <w:rPr>
            <w:noProof/>
            <w:webHidden/>
          </w:rPr>
          <w:t>25</w:t>
        </w:r>
        <w:r w:rsidR="00D05DD2">
          <w:rPr>
            <w:noProof/>
            <w:webHidden/>
          </w:rPr>
          <w:fldChar w:fldCharType="end"/>
        </w:r>
      </w:hyperlink>
    </w:p>
    <w:p w14:paraId="6E02A8BF"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595" w:history="1">
        <w:r w:rsidR="00D05DD2" w:rsidRPr="00A616A9">
          <w:rPr>
            <w:rStyle w:val="Hyperlink"/>
            <w:noProof/>
          </w:rPr>
          <w:t xml:space="preserve">Tabela 7 – Valores aproximados da matriz </w:t>
        </w:r>
        <m:oMath>
          <m:r>
            <w:rPr>
              <w:rStyle w:val="Hyperlink"/>
              <w:rFonts w:ascii="Cambria Math" w:hAnsi="Cambria Math"/>
              <w:noProof/>
            </w:rPr>
            <m:t>M</m:t>
          </m:r>
        </m:oMath>
        <w:r w:rsidR="00D05DD2" w:rsidRPr="00A616A9">
          <w:rPr>
            <w:rStyle w:val="Hyperlink"/>
            <w:noProof/>
          </w:rPr>
          <w:t xml:space="preserve"> calculada segundo equação </w:t>
        </w:r>
        <w:r w:rsidR="00D05DD2" w:rsidRPr="00A616A9">
          <w:rPr>
            <w:rStyle w:val="Hyperlink"/>
            <w:rFonts w:cs="Arial"/>
            <w:noProof/>
          </w:rPr>
          <w:t>(</w:t>
        </w:r>
        <w:r w:rsidR="00D05DD2" w:rsidRPr="00A616A9">
          <w:rPr>
            <w:rStyle w:val="Hyperlink"/>
            <w:noProof/>
          </w:rPr>
          <w:t>6).</w:t>
        </w:r>
        <w:r w:rsidR="00D05DD2">
          <w:rPr>
            <w:noProof/>
            <w:webHidden/>
          </w:rPr>
          <w:tab/>
        </w:r>
        <w:r w:rsidR="00D05DD2">
          <w:rPr>
            <w:noProof/>
            <w:webHidden/>
          </w:rPr>
          <w:fldChar w:fldCharType="begin"/>
        </w:r>
        <w:r w:rsidR="00D05DD2">
          <w:rPr>
            <w:noProof/>
            <w:webHidden/>
          </w:rPr>
          <w:instrText xml:space="preserve"> PAGEREF _Toc509838595 \h </w:instrText>
        </w:r>
        <w:r w:rsidR="00D05DD2">
          <w:rPr>
            <w:noProof/>
            <w:webHidden/>
          </w:rPr>
        </w:r>
        <w:r w:rsidR="00D05DD2">
          <w:rPr>
            <w:noProof/>
            <w:webHidden/>
          </w:rPr>
          <w:fldChar w:fldCharType="separate"/>
        </w:r>
        <w:r w:rsidR="00D05DD2">
          <w:rPr>
            <w:noProof/>
            <w:webHidden/>
          </w:rPr>
          <w:t>26</w:t>
        </w:r>
        <w:r w:rsidR="00D05DD2">
          <w:rPr>
            <w:noProof/>
            <w:webHidden/>
          </w:rPr>
          <w:fldChar w:fldCharType="end"/>
        </w:r>
      </w:hyperlink>
    </w:p>
    <w:p w14:paraId="7710899D"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596" w:history="1">
        <w:r w:rsidR="00D05DD2" w:rsidRPr="00A616A9">
          <w:rPr>
            <w:rStyle w:val="Hyperlink"/>
            <w:noProof/>
          </w:rPr>
          <w:t xml:space="preserve">Tabela 8 – Valores aproximados do vetor final de autovalores </w:t>
        </w:r>
        <m:oMath>
          <m:r>
            <w:rPr>
              <w:rStyle w:val="Hyperlink"/>
              <w:rFonts w:ascii="Cambria Math" w:hAnsi="Cambria Math"/>
              <w:noProof/>
            </w:rPr>
            <m:t>λf</m:t>
          </m:r>
        </m:oMath>
        <w:r w:rsidR="00D05DD2" w:rsidRPr="00A616A9">
          <w:rPr>
            <w:rStyle w:val="Hyperlink"/>
            <w:noProof/>
          </w:rPr>
          <w:t xml:space="preserve">, já ordenados, da matriz </w:t>
        </w:r>
        <m:oMath>
          <m:r>
            <w:rPr>
              <w:rStyle w:val="Hyperlink"/>
              <w:rFonts w:ascii="Cambria Math" w:hAnsi="Cambria Math"/>
              <w:noProof/>
            </w:rPr>
            <m:t>M</m:t>
          </m:r>
        </m:oMath>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_Toc509838596 \h </w:instrText>
        </w:r>
        <w:r w:rsidR="00D05DD2">
          <w:rPr>
            <w:noProof/>
            <w:webHidden/>
          </w:rPr>
        </w:r>
        <w:r w:rsidR="00D05DD2">
          <w:rPr>
            <w:noProof/>
            <w:webHidden/>
          </w:rPr>
          <w:fldChar w:fldCharType="separate"/>
        </w:r>
        <w:r w:rsidR="00D05DD2">
          <w:rPr>
            <w:noProof/>
            <w:webHidden/>
          </w:rPr>
          <w:t>26</w:t>
        </w:r>
        <w:r w:rsidR="00D05DD2">
          <w:rPr>
            <w:noProof/>
            <w:webHidden/>
          </w:rPr>
          <w:fldChar w:fldCharType="end"/>
        </w:r>
      </w:hyperlink>
    </w:p>
    <w:p w14:paraId="507C5155"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597" w:history="1">
        <w:r w:rsidR="00D05DD2" w:rsidRPr="00A616A9">
          <w:rPr>
            <w:rStyle w:val="Hyperlink"/>
            <w:noProof/>
          </w:rPr>
          <w:t xml:space="preserve">Tabela 9 – Valores aproximados da matriz final de autovetores </w:t>
        </w:r>
        <m:oMath>
          <m:r>
            <w:rPr>
              <w:rStyle w:val="Hyperlink"/>
              <w:rFonts w:ascii="Cambria Math" w:hAnsi="Cambria Math"/>
              <w:noProof/>
            </w:rPr>
            <m:t>Vf</m:t>
          </m:r>
        </m:oMath>
        <w:r w:rsidR="00D05DD2" w:rsidRPr="00A616A9">
          <w:rPr>
            <w:rStyle w:val="Hyperlink"/>
            <w:noProof/>
          </w:rPr>
          <w:t xml:space="preserve">, já ordenados, da matriz </w:t>
        </w:r>
        <m:oMath>
          <m:r>
            <w:rPr>
              <w:rStyle w:val="Hyperlink"/>
              <w:rFonts w:ascii="Cambria Math" w:hAnsi="Cambria Math"/>
              <w:noProof/>
            </w:rPr>
            <m:t>M</m:t>
          </m:r>
        </m:oMath>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_Toc509838597 \h </w:instrText>
        </w:r>
        <w:r w:rsidR="00D05DD2">
          <w:rPr>
            <w:noProof/>
            <w:webHidden/>
          </w:rPr>
        </w:r>
        <w:r w:rsidR="00D05DD2">
          <w:rPr>
            <w:noProof/>
            <w:webHidden/>
          </w:rPr>
          <w:fldChar w:fldCharType="separate"/>
        </w:r>
        <w:r w:rsidR="00D05DD2">
          <w:rPr>
            <w:noProof/>
            <w:webHidden/>
          </w:rPr>
          <w:t>27</w:t>
        </w:r>
        <w:r w:rsidR="00D05DD2">
          <w:rPr>
            <w:noProof/>
            <w:webHidden/>
          </w:rPr>
          <w:fldChar w:fldCharType="end"/>
        </w:r>
      </w:hyperlink>
    </w:p>
    <w:p w14:paraId="4C49091D"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598" w:history="1">
        <w:r w:rsidR="00D05DD2" w:rsidRPr="00A616A9">
          <w:rPr>
            <w:rStyle w:val="Hyperlink"/>
            <w:noProof/>
          </w:rPr>
          <w:t xml:space="preserve">Tabela 10 – Valores da matriz produto de </w:t>
        </w:r>
        <w:r w:rsidR="00D05DD2" w:rsidRPr="00A616A9">
          <w:rPr>
            <w:rStyle w:val="Hyperlink"/>
            <w:i/>
            <w:noProof/>
          </w:rPr>
          <w:t>Hadamard</w:t>
        </w:r>
        <w:r w:rsidR="00D05DD2" w:rsidRPr="00A616A9">
          <w:rPr>
            <w:rStyle w:val="Hyperlink"/>
            <w:noProof/>
          </w:rPr>
          <w:t xml:space="preserve"> </w:t>
        </w:r>
        <m:oMath>
          <m:r>
            <w:rPr>
              <w:rStyle w:val="Hyperlink"/>
              <w:rFonts w:ascii="Cambria Math" w:hAnsi="Cambria Math"/>
              <w:noProof/>
            </w:rPr>
            <m:t>H</m:t>
          </m:r>
        </m:oMath>
        <w:r w:rsidR="00D05DD2" w:rsidRPr="00A616A9">
          <w:rPr>
            <w:rStyle w:val="Hyperlink"/>
            <w:noProof/>
          </w:rPr>
          <w:t xml:space="preserve"> para </w:t>
        </w:r>
        <m:oMath>
          <m:r>
            <w:rPr>
              <w:rStyle w:val="Hyperlink"/>
              <w:rFonts w:ascii="Cambria Math" w:hAnsi="Cambria Math"/>
              <w:noProof/>
            </w:rPr>
            <m:t>Vf</m:t>
          </m:r>
          <m:r>
            <w:rPr>
              <w:rStyle w:val="Hyperlink"/>
              <w:rFonts w:ascii="Cambria Math" w:hAnsi="Cambria Math" w:cs="LMRoman8-Regular"/>
              <w:noProof/>
            </w:rPr>
            <m:t>∘</m:t>
          </m:r>
          <m:r>
            <w:rPr>
              <w:rStyle w:val="Hyperlink"/>
              <w:rFonts w:ascii="Cambria Math" w:hAnsi="Cambria Math"/>
              <w:noProof/>
            </w:rPr>
            <m:t>Vf</m:t>
          </m:r>
        </m:oMath>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_Toc509838598 \h </w:instrText>
        </w:r>
        <w:r w:rsidR="00D05DD2">
          <w:rPr>
            <w:noProof/>
            <w:webHidden/>
          </w:rPr>
        </w:r>
        <w:r w:rsidR="00D05DD2">
          <w:rPr>
            <w:noProof/>
            <w:webHidden/>
          </w:rPr>
          <w:fldChar w:fldCharType="separate"/>
        </w:r>
        <w:r w:rsidR="00D05DD2">
          <w:rPr>
            <w:noProof/>
            <w:webHidden/>
          </w:rPr>
          <w:t>27</w:t>
        </w:r>
        <w:r w:rsidR="00D05DD2">
          <w:rPr>
            <w:noProof/>
            <w:webHidden/>
          </w:rPr>
          <w:fldChar w:fldCharType="end"/>
        </w:r>
      </w:hyperlink>
    </w:p>
    <w:p w14:paraId="28EF7235"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599" w:history="1">
        <w:r w:rsidR="00D05DD2" w:rsidRPr="00A616A9">
          <w:rPr>
            <w:rStyle w:val="Hyperlink"/>
            <w:noProof/>
          </w:rPr>
          <w:t xml:space="preserve">Tabela 11 – Valores calculados da matriz </w:t>
        </w:r>
        <m:oMath>
          <m:r>
            <w:rPr>
              <w:rStyle w:val="Hyperlink"/>
              <w:rFonts w:ascii="Cambria Math" w:hAnsi="Cambria Math"/>
              <w:noProof/>
            </w:rPr>
            <m:t>T</m:t>
          </m:r>
        </m:oMath>
        <w:r w:rsidR="00D05DD2" w:rsidRPr="00A616A9">
          <w:rPr>
            <w:rStyle w:val="Hyperlink"/>
            <w:noProof/>
          </w:rPr>
          <w:t xml:space="preserve"> utilizando a equação </w:t>
        </w:r>
        <w:r w:rsidR="00D05DD2" w:rsidRPr="00A616A9">
          <w:rPr>
            <w:rStyle w:val="Hyperlink"/>
            <w:rFonts w:cs="Arial"/>
            <w:noProof/>
          </w:rPr>
          <w:t>(</w:t>
        </w:r>
        <w:r w:rsidR="00D05DD2" w:rsidRPr="00A616A9">
          <w:rPr>
            <w:rStyle w:val="Hyperlink"/>
            <w:noProof/>
          </w:rPr>
          <w:t>7</w:t>
        </w:r>
        <w:r w:rsidR="00D05DD2" w:rsidRPr="00A616A9">
          <w:rPr>
            <w:rStyle w:val="Hyperlink"/>
            <w:rFonts w:cs="Arial"/>
            <w:noProof/>
          </w:rPr>
          <w:t>)</w:t>
        </w:r>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_Toc509838599 \h </w:instrText>
        </w:r>
        <w:r w:rsidR="00D05DD2">
          <w:rPr>
            <w:noProof/>
            <w:webHidden/>
          </w:rPr>
        </w:r>
        <w:r w:rsidR="00D05DD2">
          <w:rPr>
            <w:noProof/>
            <w:webHidden/>
          </w:rPr>
          <w:fldChar w:fldCharType="separate"/>
        </w:r>
        <w:r w:rsidR="00D05DD2">
          <w:rPr>
            <w:noProof/>
            <w:webHidden/>
          </w:rPr>
          <w:t>28</w:t>
        </w:r>
        <w:r w:rsidR="00D05DD2">
          <w:rPr>
            <w:noProof/>
            <w:webHidden/>
          </w:rPr>
          <w:fldChar w:fldCharType="end"/>
        </w:r>
      </w:hyperlink>
    </w:p>
    <w:p w14:paraId="04FD1879"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00" w:history="1">
        <w:r w:rsidR="00D05DD2" w:rsidRPr="00A616A9">
          <w:rPr>
            <w:rStyle w:val="Hyperlink"/>
            <w:noProof/>
          </w:rPr>
          <w:t xml:space="preserve">Tabela 12 - Valores aproximados do vetor de frequência de colunas </w:t>
        </w:r>
        <m:oMath>
          <m:r>
            <w:rPr>
              <w:rStyle w:val="Hyperlink"/>
              <w:rFonts w:ascii="Cambria Math" w:hAnsi="Cambria Math"/>
              <w:noProof/>
            </w:rPr>
            <m:t>tc</m:t>
          </m:r>
        </m:oMath>
        <w:r w:rsidR="00D05DD2" w:rsidRPr="00A616A9">
          <w:rPr>
            <w:rStyle w:val="Hyperlink"/>
            <w:noProof/>
          </w:rPr>
          <w:t xml:space="preserve"> da matriz </w:t>
        </w:r>
        <m:oMath>
          <m:r>
            <w:rPr>
              <w:rStyle w:val="Hyperlink"/>
              <w:rFonts w:ascii="Cambria Math" w:hAnsi="Cambria Math"/>
              <w:noProof/>
            </w:rPr>
            <m:t>T</m:t>
          </m:r>
        </m:oMath>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_Toc509838600 \h </w:instrText>
        </w:r>
        <w:r w:rsidR="00D05DD2">
          <w:rPr>
            <w:noProof/>
            <w:webHidden/>
          </w:rPr>
        </w:r>
        <w:r w:rsidR="00D05DD2">
          <w:rPr>
            <w:noProof/>
            <w:webHidden/>
          </w:rPr>
          <w:fldChar w:fldCharType="separate"/>
        </w:r>
        <w:r w:rsidR="00D05DD2">
          <w:rPr>
            <w:noProof/>
            <w:webHidden/>
          </w:rPr>
          <w:t>29</w:t>
        </w:r>
        <w:r w:rsidR="00D05DD2">
          <w:rPr>
            <w:noProof/>
            <w:webHidden/>
          </w:rPr>
          <w:fldChar w:fldCharType="end"/>
        </w:r>
      </w:hyperlink>
    </w:p>
    <w:p w14:paraId="7CA09CCA"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01" w:history="1">
        <w:r w:rsidR="00D05DD2" w:rsidRPr="00A616A9">
          <w:rPr>
            <w:rStyle w:val="Hyperlink"/>
            <w:noProof/>
          </w:rPr>
          <w:t xml:space="preserve">Tabela 13 – Valores aproximados do vetor de multiplicadores </w:t>
        </w:r>
        <m:oMath>
          <m:r>
            <w:rPr>
              <w:rStyle w:val="Hyperlink"/>
              <w:rFonts w:ascii="Cambria Math" w:hAnsi="Cambria Math"/>
              <w:noProof/>
            </w:rPr>
            <m:t>Cc</m:t>
          </m:r>
        </m:oMath>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_Toc509838601 \h </w:instrText>
        </w:r>
        <w:r w:rsidR="00D05DD2">
          <w:rPr>
            <w:noProof/>
            <w:webHidden/>
          </w:rPr>
        </w:r>
        <w:r w:rsidR="00D05DD2">
          <w:rPr>
            <w:noProof/>
            <w:webHidden/>
          </w:rPr>
          <w:fldChar w:fldCharType="separate"/>
        </w:r>
        <w:r w:rsidR="00D05DD2">
          <w:rPr>
            <w:noProof/>
            <w:webHidden/>
          </w:rPr>
          <w:t>29</w:t>
        </w:r>
        <w:r w:rsidR="00D05DD2">
          <w:rPr>
            <w:noProof/>
            <w:webHidden/>
          </w:rPr>
          <w:fldChar w:fldCharType="end"/>
        </w:r>
      </w:hyperlink>
    </w:p>
    <w:p w14:paraId="38ABF27C"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02" w:history="1">
        <w:r w:rsidR="00D05DD2" w:rsidRPr="00A616A9">
          <w:rPr>
            <w:rStyle w:val="Hyperlink"/>
            <w:noProof/>
          </w:rPr>
          <w:t>Tabela 14 – Valores da matriz de pesos padrão (</w:t>
        </w:r>
        <w:r w:rsidR="00D05DD2" w:rsidRPr="00A616A9">
          <w:rPr>
            <w:rStyle w:val="Hyperlink"/>
            <w:i/>
            <w:noProof/>
          </w:rPr>
          <w:t>normed weights</w:t>
        </w:r>
        <w:r w:rsidR="00D05DD2" w:rsidRPr="00A616A9">
          <w:rPr>
            <w:rStyle w:val="Hyperlink"/>
            <w:noProof/>
          </w:rPr>
          <w:t xml:space="preserve">) </w:t>
        </w:r>
        <m:oMath>
          <m:r>
            <w:rPr>
              <w:rStyle w:val="Hyperlink"/>
              <w:rFonts w:ascii="Cambria Math" w:hAnsi="Cambria Math"/>
              <w:noProof/>
            </w:rPr>
            <m:t>N</m:t>
          </m:r>
        </m:oMath>
        <w:r w:rsidR="00D05DD2" w:rsidRPr="00A616A9">
          <w:rPr>
            <w:rStyle w:val="Hyperlink"/>
            <w:noProof/>
          </w:rPr>
          <w:t>.</w:t>
        </w:r>
        <w:r w:rsidR="00D05DD2">
          <w:rPr>
            <w:noProof/>
            <w:webHidden/>
          </w:rPr>
          <w:tab/>
        </w:r>
        <w:r w:rsidR="00D05DD2">
          <w:rPr>
            <w:noProof/>
            <w:webHidden/>
          </w:rPr>
          <w:fldChar w:fldCharType="begin"/>
        </w:r>
        <w:r w:rsidR="00D05DD2">
          <w:rPr>
            <w:noProof/>
            <w:webHidden/>
          </w:rPr>
          <w:instrText xml:space="preserve"> PAGEREF _Toc509838602 \h </w:instrText>
        </w:r>
        <w:r w:rsidR="00D05DD2">
          <w:rPr>
            <w:noProof/>
            <w:webHidden/>
          </w:rPr>
        </w:r>
        <w:r w:rsidR="00D05DD2">
          <w:rPr>
            <w:noProof/>
            <w:webHidden/>
          </w:rPr>
          <w:fldChar w:fldCharType="separate"/>
        </w:r>
        <w:r w:rsidR="00D05DD2">
          <w:rPr>
            <w:noProof/>
            <w:webHidden/>
          </w:rPr>
          <w:t>29</w:t>
        </w:r>
        <w:r w:rsidR="00D05DD2">
          <w:rPr>
            <w:noProof/>
            <w:webHidden/>
          </w:rPr>
          <w:fldChar w:fldCharType="end"/>
        </w:r>
      </w:hyperlink>
    </w:p>
    <w:p w14:paraId="378257B0"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03" w:history="1">
        <w:r w:rsidR="00D05DD2" w:rsidRPr="00A616A9">
          <w:rPr>
            <w:rStyle w:val="Hyperlink"/>
            <w:noProof/>
          </w:rPr>
          <w:t xml:space="preserve">Tabela 15 – Valores aproximados do vetor de multiplicadores </w:t>
        </w:r>
        <m:oMath>
          <m:r>
            <w:rPr>
              <w:rStyle w:val="Hyperlink"/>
              <w:rFonts w:ascii="Cambria Math" w:hAnsi="Cambria Math"/>
              <w:noProof/>
            </w:rPr>
            <m:t>ρ</m:t>
          </m:r>
        </m:oMath>
        <w:r w:rsidR="00D05DD2">
          <w:rPr>
            <w:noProof/>
            <w:webHidden/>
          </w:rPr>
          <w:tab/>
        </w:r>
        <w:r w:rsidR="00D05DD2">
          <w:rPr>
            <w:noProof/>
            <w:webHidden/>
          </w:rPr>
          <w:fldChar w:fldCharType="begin"/>
        </w:r>
        <w:r w:rsidR="00D05DD2">
          <w:rPr>
            <w:noProof/>
            <w:webHidden/>
          </w:rPr>
          <w:instrText xml:space="preserve"> PAGEREF _Toc509838603 \h </w:instrText>
        </w:r>
        <w:r w:rsidR="00D05DD2">
          <w:rPr>
            <w:noProof/>
            <w:webHidden/>
          </w:rPr>
        </w:r>
        <w:r w:rsidR="00D05DD2">
          <w:rPr>
            <w:noProof/>
            <w:webHidden/>
          </w:rPr>
          <w:fldChar w:fldCharType="separate"/>
        </w:r>
        <w:r w:rsidR="00D05DD2">
          <w:rPr>
            <w:noProof/>
            <w:webHidden/>
          </w:rPr>
          <w:t>30</w:t>
        </w:r>
        <w:r w:rsidR="00D05DD2">
          <w:rPr>
            <w:noProof/>
            <w:webHidden/>
          </w:rPr>
          <w:fldChar w:fldCharType="end"/>
        </w:r>
      </w:hyperlink>
    </w:p>
    <w:p w14:paraId="1E6AD035"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04" w:history="1">
        <w:r w:rsidR="00D05DD2" w:rsidRPr="00A616A9">
          <w:rPr>
            <w:rStyle w:val="Hyperlink"/>
            <w:noProof/>
          </w:rPr>
          <w:t>Tabela 16 – Matriz de pesos projetados, que representa os valores aproximados das coordenadas dos itens em cada uma das dimensões do espaço-solução</w:t>
        </w:r>
        <w:r w:rsidR="00D05DD2">
          <w:rPr>
            <w:noProof/>
            <w:webHidden/>
          </w:rPr>
          <w:tab/>
        </w:r>
        <w:r w:rsidR="00D05DD2">
          <w:rPr>
            <w:noProof/>
            <w:webHidden/>
          </w:rPr>
          <w:fldChar w:fldCharType="begin"/>
        </w:r>
        <w:r w:rsidR="00D05DD2">
          <w:rPr>
            <w:noProof/>
            <w:webHidden/>
          </w:rPr>
          <w:instrText xml:space="preserve"> PAGEREF _Toc509838604 \h </w:instrText>
        </w:r>
        <w:r w:rsidR="00D05DD2">
          <w:rPr>
            <w:noProof/>
            <w:webHidden/>
          </w:rPr>
        </w:r>
        <w:r w:rsidR="00D05DD2">
          <w:rPr>
            <w:noProof/>
            <w:webHidden/>
          </w:rPr>
          <w:fldChar w:fldCharType="separate"/>
        </w:r>
        <w:r w:rsidR="00D05DD2">
          <w:rPr>
            <w:noProof/>
            <w:webHidden/>
          </w:rPr>
          <w:t>31</w:t>
        </w:r>
        <w:r w:rsidR="00D05DD2">
          <w:rPr>
            <w:noProof/>
            <w:webHidden/>
          </w:rPr>
          <w:fldChar w:fldCharType="end"/>
        </w:r>
      </w:hyperlink>
    </w:p>
    <w:p w14:paraId="02C24FDC"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05" w:history="1">
        <w:r w:rsidR="00D05DD2" w:rsidRPr="00A616A9">
          <w:rPr>
            <w:rStyle w:val="Hyperlink"/>
            <w:noProof/>
          </w:rPr>
          <w:t>Tabela 17 - Valores aproximados das distâncias entre os Itens no espaço-solução.</w:t>
        </w:r>
        <w:r w:rsidR="00D05DD2">
          <w:rPr>
            <w:noProof/>
            <w:webHidden/>
          </w:rPr>
          <w:tab/>
        </w:r>
        <w:r w:rsidR="00D05DD2">
          <w:rPr>
            <w:noProof/>
            <w:webHidden/>
          </w:rPr>
          <w:fldChar w:fldCharType="begin"/>
        </w:r>
        <w:r w:rsidR="00D05DD2">
          <w:rPr>
            <w:noProof/>
            <w:webHidden/>
          </w:rPr>
          <w:instrText xml:space="preserve"> PAGEREF _Toc509838605 \h </w:instrText>
        </w:r>
        <w:r w:rsidR="00D05DD2">
          <w:rPr>
            <w:noProof/>
            <w:webHidden/>
          </w:rPr>
        </w:r>
        <w:r w:rsidR="00D05DD2">
          <w:rPr>
            <w:noProof/>
            <w:webHidden/>
          </w:rPr>
          <w:fldChar w:fldCharType="separate"/>
        </w:r>
        <w:r w:rsidR="00D05DD2">
          <w:rPr>
            <w:noProof/>
            <w:webHidden/>
          </w:rPr>
          <w:t>32</w:t>
        </w:r>
        <w:r w:rsidR="00D05DD2">
          <w:rPr>
            <w:noProof/>
            <w:webHidden/>
          </w:rPr>
          <w:fldChar w:fldCharType="end"/>
        </w:r>
      </w:hyperlink>
    </w:p>
    <w:p w14:paraId="737E4CC9"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06" w:history="1">
        <w:r w:rsidR="00D05DD2" w:rsidRPr="00A616A9">
          <w:rPr>
            <w:rStyle w:val="Hyperlink"/>
            <w:noProof/>
          </w:rPr>
          <w:t>Tabela 18 - Valores aproximados dos deltas e do delta acumulado em cada uma das dimensões do espaço-solução, em percentual.</w:t>
        </w:r>
        <w:r w:rsidR="00D05DD2">
          <w:rPr>
            <w:noProof/>
            <w:webHidden/>
          </w:rPr>
          <w:tab/>
        </w:r>
        <w:r w:rsidR="00D05DD2">
          <w:rPr>
            <w:noProof/>
            <w:webHidden/>
          </w:rPr>
          <w:fldChar w:fldCharType="begin"/>
        </w:r>
        <w:r w:rsidR="00D05DD2">
          <w:rPr>
            <w:noProof/>
            <w:webHidden/>
          </w:rPr>
          <w:instrText xml:space="preserve"> PAGEREF _Toc509838606 \h </w:instrText>
        </w:r>
        <w:r w:rsidR="00D05DD2">
          <w:rPr>
            <w:noProof/>
            <w:webHidden/>
          </w:rPr>
        </w:r>
        <w:r w:rsidR="00D05DD2">
          <w:rPr>
            <w:noProof/>
            <w:webHidden/>
          </w:rPr>
          <w:fldChar w:fldCharType="separate"/>
        </w:r>
        <w:r w:rsidR="00D05DD2">
          <w:rPr>
            <w:noProof/>
            <w:webHidden/>
          </w:rPr>
          <w:t>36</w:t>
        </w:r>
        <w:r w:rsidR="00D05DD2">
          <w:rPr>
            <w:noProof/>
            <w:webHidden/>
          </w:rPr>
          <w:fldChar w:fldCharType="end"/>
        </w:r>
      </w:hyperlink>
    </w:p>
    <w:p w14:paraId="4F54BF1F"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07" w:history="1">
        <w:r w:rsidR="00D05DD2" w:rsidRPr="00A616A9">
          <w:rPr>
            <w:rStyle w:val="Hyperlink"/>
            <w:noProof/>
          </w:rPr>
          <w:t>Tabela 19: Exemplo de Tabela.</w:t>
        </w:r>
        <w:r w:rsidR="00D05DD2">
          <w:rPr>
            <w:noProof/>
            <w:webHidden/>
          </w:rPr>
          <w:tab/>
        </w:r>
        <w:r w:rsidR="00D05DD2">
          <w:rPr>
            <w:noProof/>
            <w:webHidden/>
          </w:rPr>
          <w:fldChar w:fldCharType="begin"/>
        </w:r>
        <w:r w:rsidR="00D05DD2">
          <w:rPr>
            <w:noProof/>
            <w:webHidden/>
          </w:rPr>
          <w:instrText xml:space="preserve"> PAGEREF _Toc509838607 \h </w:instrText>
        </w:r>
        <w:r w:rsidR="00D05DD2">
          <w:rPr>
            <w:noProof/>
            <w:webHidden/>
          </w:rPr>
        </w:r>
        <w:r w:rsidR="00D05DD2">
          <w:rPr>
            <w:noProof/>
            <w:webHidden/>
          </w:rPr>
          <w:fldChar w:fldCharType="separate"/>
        </w:r>
        <w:r w:rsidR="00D05DD2">
          <w:rPr>
            <w:noProof/>
            <w:webHidden/>
          </w:rPr>
          <w:t>41</w:t>
        </w:r>
        <w:r w:rsidR="00D05DD2">
          <w:rPr>
            <w:noProof/>
            <w:webHidden/>
          </w:rPr>
          <w:fldChar w:fldCharType="end"/>
        </w:r>
      </w:hyperlink>
    </w:p>
    <w:p w14:paraId="024E42B3" w14:textId="225DB320" w:rsidR="00FF01F7" w:rsidRDefault="00E92A29" w:rsidP="00FF01F7">
      <w:pPr>
        <w:pStyle w:val="Rodap"/>
        <w:tabs>
          <w:tab w:val="clear" w:pos="4419"/>
          <w:tab w:val="clear" w:pos="8838"/>
          <w:tab w:val="left" w:leader="dot" w:pos="8647"/>
        </w:tabs>
        <w:rPr>
          <w:rFonts w:cs="Arial"/>
        </w:rPr>
      </w:pPr>
      <w:r>
        <w:rPr>
          <w:rFonts w:cs="Arial"/>
        </w:rPr>
        <w:fldChar w:fldCharType="end"/>
      </w:r>
    </w:p>
    <w:p w14:paraId="0F616DC6" w14:textId="77777777" w:rsidR="00FF01F7" w:rsidRDefault="00FF01F7" w:rsidP="00FF01F7">
      <w:pPr>
        <w:pStyle w:val="Rodap"/>
        <w:tabs>
          <w:tab w:val="clear" w:pos="4419"/>
          <w:tab w:val="clear" w:pos="8838"/>
          <w:tab w:val="left" w:leader="dot" w:pos="8647"/>
        </w:tabs>
        <w:rPr>
          <w:rFonts w:cs="Arial"/>
        </w:rPr>
      </w:pPr>
    </w:p>
    <w:p w14:paraId="27BD06DF" w14:textId="77777777" w:rsidR="00336327" w:rsidRDefault="00336327" w:rsidP="00336327">
      <w:pPr>
        <w:pStyle w:val="ANEXOS"/>
      </w:pPr>
      <w:r>
        <w:br w:type="page"/>
      </w:r>
      <w:bookmarkStart w:id="13" w:name="_Toc509838621"/>
      <w:r>
        <w:lastRenderedPageBreak/>
        <w:t>LISTA DE GRÁFICOS</w:t>
      </w:r>
      <w:bookmarkEnd w:id="13"/>
    </w:p>
    <w:p w14:paraId="59281C3A" w14:textId="77777777" w:rsidR="00D05DD2" w:rsidRDefault="009963CA">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"Gráfico" </w:instrText>
      </w:r>
      <w:r>
        <w:rPr>
          <w:rFonts w:cs="Arial"/>
        </w:rPr>
        <w:fldChar w:fldCharType="separate"/>
      </w:r>
      <w:hyperlink w:anchor="_Toc509838608" w:history="1">
        <w:r w:rsidR="00D05DD2" w:rsidRPr="000424A4">
          <w:rPr>
            <w:rStyle w:val="Hyperlink"/>
            <w:noProof/>
          </w:rPr>
          <w:t xml:space="preserve">Gráfico 1 - Representação da distância de todos os itens em relação aos itens da categoria </w:t>
        </w:r>
        <w:r w:rsidR="00D05DD2" w:rsidRPr="000424A4">
          <w:rPr>
            <w:rStyle w:val="Hyperlink"/>
            <w:b/>
            <w:noProof/>
          </w:rPr>
          <w:t>Pressão.</w:t>
        </w:r>
        <w:r w:rsidR="00D05DD2">
          <w:rPr>
            <w:noProof/>
            <w:webHidden/>
          </w:rPr>
          <w:tab/>
        </w:r>
        <w:r w:rsidR="00D05DD2">
          <w:rPr>
            <w:noProof/>
            <w:webHidden/>
          </w:rPr>
          <w:fldChar w:fldCharType="begin"/>
        </w:r>
        <w:r w:rsidR="00D05DD2">
          <w:rPr>
            <w:noProof/>
            <w:webHidden/>
          </w:rPr>
          <w:instrText xml:space="preserve"> PAGEREF _Toc509838608 \h </w:instrText>
        </w:r>
        <w:r w:rsidR="00D05DD2">
          <w:rPr>
            <w:noProof/>
            <w:webHidden/>
          </w:rPr>
        </w:r>
        <w:r w:rsidR="00D05DD2">
          <w:rPr>
            <w:noProof/>
            <w:webHidden/>
          </w:rPr>
          <w:fldChar w:fldCharType="separate"/>
        </w:r>
        <w:r w:rsidR="00D05DD2">
          <w:rPr>
            <w:noProof/>
            <w:webHidden/>
          </w:rPr>
          <w:t>33</w:t>
        </w:r>
        <w:r w:rsidR="00D05DD2">
          <w:rPr>
            <w:noProof/>
            <w:webHidden/>
          </w:rPr>
          <w:fldChar w:fldCharType="end"/>
        </w:r>
      </w:hyperlink>
    </w:p>
    <w:p w14:paraId="72CFC4FE"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09" w:history="1">
        <w:r w:rsidR="00D05DD2" w:rsidRPr="000424A4">
          <w:rPr>
            <w:rStyle w:val="Hyperlink"/>
            <w:noProof/>
          </w:rPr>
          <w:t xml:space="preserve">Gráfico 2 - Representação da distância de todos os itens em relação aos itens da categoria </w:t>
        </w:r>
        <w:r w:rsidR="00D05DD2" w:rsidRPr="000424A4">
          <w:rPr>
            <w:rStyle w:val="Hyperlink"/>
            <w:b/>
            <w:noProof/>
          </w:rPr>
          <w:t>Enxaquecas</w:t>
        </w:r>
        <w:r w:rsidR="00D05DD2" w:rsidRPr="000424A4">
          <w:rPr>
            <w:rStyle w:val="Hyperlink"/>
            <w:noProof/>
          </w:rPr>
          <w:t>.</w:t>
        </w:r>
        <w:r w:rsidR="00D05DD2">
          <w:rPr>
            <w:noProof/>
            <w:webHidden/>
          </w:rPr>
          <w:tab/>
        </w:r>
        <w:r w:rsidR="00D05DD2">
          <w:rPr>
            <w:noProof/>
            <w:webHidden/>
          </w:rPr>
          <w:fldChar w:fldCharType="begin"/>
        </w:r>
        <w:r w:rsidR="00D05DD2">
          <w:rPr>
            <w:noProof/>
            <w:webHidden/>
          </w:rPr>
          <w:instrText xml:space="preserve"> PAGEREF _Toc509838609 \h </w:instrText>
        </w:r>
        <w:r w:rsidR="00D05DD2">
          <w:rPr>
            <w:noProof/>
            <w:webHidden/>
          </w:rPr>
        </w:r>
        <w:r w:rsidR="00D05DD2">
          <w:rPr>
            <w:noProof/>
            <w:webHidden/>
          </w:rPr>
          <w:fldChar w:fldCharType="separate"/>
        </w:r>
        <w:r w:rsidR="00D05DD2">
          <w:rPr>
            <w:noProof/>
            <w:webHidden/>
          </w:rPr>
          <w:t>34</w:t>
        </w:r>
        <w:r w:rsidR="00D05DD2">
          <w:rPr>
            <w:noProof/>
            <w:webHidden/>
          </w:rPr>
          <w:fldChar w:fldCharType="end"/>
        </w:r>
      </w:hyperlink>
    </w:p>
    <w:p w14:paraId="27C54201"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10" w:history="1">
        <w:r w:rsidR="00D05DD2" w:rsidRPr="000424A4">
          <w:rPr>
            <w:rStyle w:val="Hyperlink"/>
            <w:noProof/>
          </w:rPr>
          <w:t xml:space="preserve">Gráfico 3 - Representação da distância de todos os itens em relação aos itens da categoria </w:t>
        </w:r>
        <w:r w:rsidR="00D05DD2" w:rsidRPr="000424A4">
          <w:rPr>
            <w:rStyle w:val="Hyperlink"/>
            <w:b/>
            <w:noProof/>
          </w:rPr>
          <w:t>Idade</w:t>
        </w:r>
        <w:r w:rsidR="00D05DD2" w:rsidRPr="000424A4">
          <w:rPr>
            <w:rStyle w:val="Hyperlink"/>
            <w:noProof/>
          </w:rPr>
          <w:t>.</w:t>
        </w:r>
        <w:r w:rsidR="00D05DD2">
          <w:rPr>
            <w:noProof/>
            <w:webHidden/>
          </w:rPr>
          <w:tab/>
        </w:r>
        <w:r w:rsidR="00D05DD2">
          <w:rPr>
            <w:noProof/>
            <w:webHidden/>
          </w:rPr>
          <w:fldChar w:fldCharType="begin"/>
        </w:r>
        <w:r w:rsidR="00D05DD2">
          <w:rPr>
            <w:noProof/>
            <w:webHidden/>
          </w:rPr>
          <w:instrText xml:space="preserve"> PAGEREF _Toc509838610 \h </w:instrText>
        </w:r>
        <w:r w:rsidR="00D05DD2">
          <w:rPr>
            <w:noProof/>
            <w:webHidden/>
          </w:rPr>
        </w:r>
        <w:r w:rsidR="00D05DD2">
          <w:rPr>
            <w:noProof/>
            <w:webHidden/>
          </w:rPr>
          <w:fldChar w:fldCharType="separate"/>
        </w:r>
        <w:r w:rsidR="00D05DD2">
          <w:rPr>
            <w:noProof/>
            <w:webHidden/>
          </w:rPr>
          <w:t>34</w:t>
        </w:r>
        <w:r w:rsidR="00D05DD2">
          <w:rPr>
            <w:noProof/>
            <w:webHidden/>
          </w:rPr>
          <w:fldChar w:fldCharType="end"/>
        </w:r>
      </w:hyperlink>
    </w:p>
    <w:p w14:paraId="5581F269"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11" w:history="1">
        <w:r w:rsidR="00D05DD2" w:rsidRPr="000424A4">
          <w:rPr>
            <w:rStyle w:val="Hyperlink"/>
            <w:noProof/>
          </w:rPr>
          <w:t xml:space="preserve">Gráfico 4 - Representação da distância de todos os itens em relação aos itens da categoria </w:t>
        </w:r>
        <w:r w:rsidR="00D05DD2" w:rsidRPr="000424A4">
          <w:rPr>
            <w:rStyle w:val="Hyperlink"/>
            <w:b/>
            <w:noProof/>
          </w:rPr>
          <w:t>Ansiedade</w:t>
        </w:r>
        <w:r w:rsidR="00D05DD2" w:rsidRPr="000424A4">
          <w:rPr>
            <w:rStyle w:val="Hyperlink"/>
            <w:noProof/>
          </w:rPr>
          <w:t>.</w:t>
        </w:r>
        <w:r w:rsidR="00D05DD2">
          <w:rPr>
            <w:noProof/>
            <w:webHidden/>
          </w:rPr>
          <w:tab/>
        </w:r>
        <w:r w:rsidR="00D05DD2">
          <w:rPr>
            <w:noProof/>
            <w:webHidden/>
          </w:rPr>
          <w:fldChar w:fldCharType="begin"/>
        </w:r>
        <w:r w:rsidR="00D05DD2">
          <w:rPr>
            <w:noProof/>
            <w:webHidden/>
          </w:rPr>
          <w:instrText xml:space="preserve"> PAGEREF _Toc509838611 \h </w:instrText>
        </w:r>
        <w:r w:rsidR="00D05DD2">
          <w:rPr>
            <w:noProof/>
            <w:webHidden/>
          </w:rPr>
        </w:r>
        <w:r w:rsidR="00D05DD2">
          <w:rPr>
            <w:noProof/>
            <w:webHidden/>
          </w:rPr>
          <w:fldChar w:fldCharType="separate"/>
        </w:r>
        <w:r w:rsidR="00D05DD2">
          <w:rPr>
            <w:noProof/>
            <w:webHidden/>
          </w:rPr>
          <w:t>34</w:t>
        </w:r>
        <w:r w:rsidR="00D05DD2">
          <w:rPr>
            <w:noProof/>
            <w:webHidden/>
          </w:rPr>
          <w:fldChar w:fldCharType="end"/>
        </w:r>
      </w:hyperlink>
    </w:p>
    <w:p w14:paraId="753D7C02"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12" w:history="1">
        <w:r w:rsidR="00D05DD2" w:rsidRPr="000424A4">
          <w:rPr>
            <w:rStyle w:val="Hyperlink"/>
            <w:noProof/>
          </w:rPr>
          <w:t xml:space="preserve">Gráfico 5 - representação da distância de todos os itens em relação aos itens da categoria </w:t>
        </w:r>
        <w:r w:rsidR="00D05DD2" w:rsidRPr="000424A4">
          <w:rPr>
            <w:rStyle w:val="Hyperlink"/>
            <w:b/>
            <w:noProof/>
          </w:rPr>
          <w:t>Peso</w:t>
        </w:r>
        <w:r w:rsidR="00D05DD2" w:rsidRPr="000424A4">
          <w:rPr>
            <w:rStyle w:val="Hyperlink"/>
            <w:noProof/>
          </w:rPr>
          <w:t>.</w:t>
        </w:r>
        <w:r w:rsidR="00D05DD2">
          <w:rPr>
            <w:noProof/>
            <w:webHidden/>
          </w:rPr>
          <w:tab/>
        </w:r>
        <w:r w:rsidR="00D05DD2">
          <w:rPr>
            <w:noProof/>
            <w:webHidden/>
          </w:rPr>
          <w:fldChar w:fldCharType="begin"/>
        </w:r>
        <w:r w:rsidR="00D05DD2">
          <w:rPr>
            <w:noProof/>
            <w:webHidden/>
          </w:rPr>
          <w:instrText xml:space="preserve"> PAGEREF _Toc509838612 \h </w:instrText>
        </w:r>
        <w:r w:rsidR="00D05DD2">
          <w:rPr>
            <w:noProof/>
            <w:webHidden/>
          </w:rPr>
        </w:r>
        <w:r w:rsidR="00D05DD2">
          <w:rPr>
            <w:noProof/>
            <w:webHidden/>
          </w:rPr>
          <w:fldChar w:fldCharType="separate"/>
        </w:r>
        <w:r w:rsidR="00D05DD2">
          <w:rPr>
            <w:noProof/>
            <w:webHidden/>
          </w:rPr>
          <w:t>35</w:t>
        </w:r>
        <w:r w:rsidR="00D05DD2">
          <w:rPr>
            <w:noProof/>
            <w:webHidden/>
          </w:rPr>
          <w:fldChar w:fldCharType="end"/>
        </w:r>
      </w:hyperlink>
    </w:p>
    <w:p w14:paraId="52CB5F12"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13" w:history="1">
        <w:r w:rsidR="00D05DD2" w:rsidRPr="000424A4">
          <w:rPr>
            <w:rStyle w:val="Hyperlink"/>
            <w:noProof/>
          </w:rPr>
          <w:t xml:space="preserve">Gráfico 6 - representação da distância de todos os itens em relação aos itens da categoria </w:t>
        </w:r>
        <w:r w:rsidR="00D05DD2" w:rsidRPr="000424A4">
          <w:rPr>
            <w:rStyle w:val="Hyperlink"/>
            <w:b/>
            <w:noProof/>
          </w:rPr>
          <w:t>Altura</w:t>
        </w:r>
        <w:r w:rsidR="00D05DD2" w:rsidRPr="000424A4">
          <w:rPr>
            <w:rStyle w:val="Hyperlink"/>
            <w:noProof/>
          </w:rPr>
          <w:t>.</w:t>
        </w:r>
        <w:r w:rsidR="00D05DD2">
          <w:rPr>
            <w:noProof/>
            <w:webHidden/>
          </w:rPr>
          <w:tab/>
        </w:r>
        <w:r w:rsidR="00D05DD2">
          <w:rPr>
            <w:noProof/>
            <w:webHidden/>
          </w:rPr>
          <w:fldChar w:fldCharType="begin"/>
        </w:r>
        <w:r w:rsidR="00D05DD2">
          <w:rPr>
            <w:noProof/>
            <w:webHidden/>
          </w:rPr>
          <w:instrText xml:space="preserve"> PAGEREF _Toc509838613 \h </w:instrText>
        </w:r>
        <w:r w:rsidR="00D05DD2">
          <w:rPr>
            <w:noProof/>
            <w:webHidden/>
          </w:rPr>
        </w:r>
        <w:r w:rsidR="00D05DD2">
          <w:rPr>
            <w:noProof/>
            <w:webHidden/>
          </w:rPr>
          <w:fldChar w:fldCharType="separate"/>
        </w:r>
        <w:r w:rsidR="00D05DD2">
          <w:rPr>
            <w:noProof/>
            <w:webHidden/>
          </w:rPr>
          <w:t>35</w:t>
        </w:r>
        <w:r w:rsidR="00D05DD2">
          <w:rPr>
            <w:noProof/>
            <w:webHidden/>
          </w:rPr>
          <w:fldChar w:fldCharType="end"/>
        </w:r>
      </w:hyperlink>
    </w:p>
    <w:p w14:paraId="5F0B299A"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14" w:history="1">
        <w:r w:rsidR="00D05DD2" w:rsidRPr="000424A4">
          <w:rPr>
            <w:rStyle w:val="Hyperlink"/>
            <w:noProof/>
          </w:rPr>
          <w:t>Gráfico 7 - Valores aproximados dos deltas e do delta acumulado em cada uma das dimensões do espaço-solução.</w:t>
        </w:r>
        <w:r w:rsidR="00D05DD2">
          <w:rPr>
            <w:noProof/>
            <w:webHidden/>
          </w:rPr>
          <w:tab/>
        </w:r>
        <w:r w:rsidR="00D05DD2">
          <w:rPr>
            <w:noProof/>
            <w:webHidden/>
          </w:rPr>
          <w:fldChar w:fldCharType="begin"/>
        </w:r>
        <w:r w:rsidR="00D05DD2">
          <w:rPr>
            <w:noProof/>
            <w:webHidden/>
          </w:rPr>
          <w:instrText xml:space="preserve"> PAGEREF _Toc509838614 \h </w:instrText>
        </w:r>
        <w:r w:rsidR="00D05DD2">
          <w:rPr>
            <w:noProof/>
            <w:webHidden/>
          </w:rPr>
        </w:r>
        <w:r w:rsidR="00D05DD2">
          <w:rPr>
            <w:noProof/>
            <w:webHidden/>
          </w:rPr>
          <w:fldChar w:fldCharType="separate"/>
        </w:r>
        <w:r w:rsidR="00D05DD2">
          <w:rPr>
            <w:noProof/>
            <w:webHidden/>
          </w:rPr>
          <w:t>37</w:t>
        </w:r>
        <w:r w:rsidR="00D05DD2">
          <w:rPr>
            <w:noProof/>
            <w:webHidden/>
          </w:rPr>
          <w:fldChar w:fldCharType="end"/>
        </w:r>
      </w:hyperlink>
    </w:p>
    <w:p w14:paraId="4A47E0A5"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15" w:history="1">
        <w:r w:rsidR="00D05DD2" w:rsidRPr="000424A4">
          <w:rPr>
            <w:rStyle w:val="Hyperlink"/>
            <w:noProof/>
          </w:rPr>
          <w:t xml:space="preserve">Gráfico 8 - Solução da análise utilizando </w:t>
        </w:r>
        <w:r w:rsidR="00D05DD2" w:rsidRPr="000424A4">
          <w:rPr>
            <w:rStyle w:val="Hyperlink"/>
            <w:i/>
            <w:noProof/>
          </w:rPr>
          <w:t>Dual Scaling</w:t>
        </w:r>
        <w:r w:rsidR="00D05DD2" w:rsidRPr="000424A4">
          <w:rPr>
            <w:rStyle w:val="Hyperlink"/>
            <w:noProof/>
          </w:rPr>
          <w:t>, usando as duas primeiras dimensões.</w:t>
        </w:r>
        <w:r w:rsidR="00D05DD2">
          <w:rPr>
            <w:noProof/>
            <w:webHidden/>
          </w:rPr>
          <w:tab/>
        </w:r>
        <w:r w:rsidR="00D05DD2">
          <w:rPr>
            <w:noProof/>
            <w:webHidden/>
          </w:rPr>
          <w:fldChar w:fldCharType="begin"/>
        </w:r>
        <w:r w:rsidR="00D05DD2">
          <w:rPr>
            <w:noProof/>
            <w:webHidden/>
          </w:rPr>
          <w:instrText xml:space="preserve"> PAGEREF _Toc509838615 \h </w:instrText>
        </w:r>
        <w:r w:rsidR="00D05DD2">
          <w:rPr>
            <w:noProof/>
            <w:webHidden/>
          </w:rPr>
        </w:r>
        <w:r w:rsidR="00D05DD2">
          <w:rPr>
            <w:noProof/>
            <w:webHidden/>
          </w:rPr>
          <w:fldChar w:fldCharType="separate"/>
        </w:r>
        <w:r w:rsidR="00D05DD2">
          <w:rPr>
            <w:noProof/>
            <w:webHidden/>
          </w:rPr>
          <w:t>37</w:t>
        </w:r>
        <w:r w:rsidR="00D05DD2">
          <w:rPr>
            <w:noProof/>
            <w:webHidden/>
          </w:rPr>
          <w:fldChar w:fldCharType="end"/>
        </w:r>
      </w:hyperlink>
    </w:p>
    <w:p w14:paraId="428202C4" w14:textId="77777777" w:rsidR="00D05DD2" w:rsidRDefault="002F22BA">
      <w:pPr>
        <w:pStyle w:val="ndicedeilustraes"/>
        <w:tabs>
          <w:tab w:val="right" w:leader="dot" w:pos="9062"/>
        </w:tabs>
        <w:rPr>
          <w:rFonts w:asciiTheme="minorHAnsi" w:eastAsiaTheme="minorEastAsia" w:hAnsiTheme="minorHAnsi" w:cstheme="minorBidi"/>
          <w:noProof/>
          <w:sz w:val="22"/>
          <w:szCs w:val="22"/>
        </w:rPr>
      </w:pPr>
      <w:hyperlink w:anchor="_Toc509838616" w:history="1">
        <w:r w:rsidR="00D05DD2" w:rsidRPr="000424A4">
          <w:rPr>
            <w:rStyle w:val="Hyperlink"/>
            <w:noProof/>
          </w:rPr>
          <w:t>Gráfico 9: Exemplo de um gráfico</w:t>
        </w:r>
        <w:r w:rsidR="00D05DD2">
          <w:rPr>
            <w:noProof/>
            <w:webHidden/>
          </w:rPr>
          <w:tab/>
        </w:r>
        <w:r w:rsidR="00D05DD2">
          <w:rPr>
            <w:noProof/>
            <w:webHidden/>
          </w:rPr>
          <w:fldChar w:fldCharType="begin"/>
        </w:r>
        <w:r w:rsidR="00D05DD2">
          <w:rPr>
            <w:noProof/>
            <w:webHidden/>
          </w:rPr>
          <w:instrText xml:space="preserve"> PAGEREF _Toc509838616 \h </w:instrText>
        </w:r>
        <w:r w:rsidR="00D05DD2">
          <w:rPr>
            <w:noProof/>
            <w:webHidden/>
          </w:rPr>
        </w:r>
        <w:r w:rsidR="00D05DD2">
          <w:rPr>
            <w:noProof/>
            <w:webHidden/>
          </w:rPr>
          <w:fldChar w:fldCharType="separate"/>
        </w:r>
        <w:r w:rsidR="00D05DD2">
          <w:rPr>
            <w:noProof/>
            <w:webHidden/>
          </w:rPr>
          <w:t>40</w:t>
        </w:r>
        <w:r w:rsidR="00D05DD2">
          <w:rPr>
            <w:noProof/>
            <w:webHidden/>
          </w:rPr>
          <w:fldChar w:fldCharType="end"/>
        </w:r>
      </w:hyperlink>
    </w:p>
    <w:p w14:paraId="10B8ABBA" w14:textId="1825A04C" w:rsidR="00336327" w:rsidRDefault="009963CA" w:rsidP="00336327">
      <w:pPr>
        <w:pStyle w:val="Rodap"/>
        <w:tabs>
          <w:tab w:val="clear" w:pos="4419"/>
          <w:tab w:val="clear" w:pos="8838"/>
          <w:tab w:val="left" w:leader="dot" w:pos="8647"/>
        </w:tabs>
        <w:rPr>
          <w:rFonts w:cs="Arial"/>
        </w:rPr>
      </w:pPr>
      <w:r>
        <w:rPr>
          <w:rFonts w:cs="Arial"/>
        </w:rPr>
        <w:fldChar w:fldCharType="end"/>
      </w:r>
    </w:p>
    <w:p w14:paraId="17A0C934" w14:textId="77777777" w:rsidR="00336327" w:rsidRDefault="00336327" w:rsidP="00336327">
      <w:pPr>
        <w:pStyle w:val="Rodap"/>
        <w:tabs>
          <w:tab w:val="clear" w:pos="4419"/>
          <w:tab w:val="clear" w:pos="8838"/>
          <w:tab w:val="left" w:leader="dot" w:pos="8647"/>
        </w:tabs>
        <w:rPr>
          <w:rFonts w:cs="Arial"/>
        </w:rPr>
      </w:pPr>
    </w:p>
    <w:p w14:paraId="0E538013" w14:textId="77777777" w:rsidR="00336327" w:rsidRDefault="00336327" w:rsidP="00336327">
      <w:pPr>
        <w:pStyle w:val="Rodap"/>
        <w:tabs>
          <w:tab w:val="clear" w:pos="4419"/>
          <w:tab w:val="clear" w:pos="8838"/>
          <w:tab w:val="left" w:leader="dot" w:pos="8647"/>
        </w:tabs>
        <w:rPr>
          <w:rFonts w:cs="Arial"/>
        </w:rPr>
      </w:pPr>
    </w:p>
    <w:p w14:paraId="34650483" w14:textId="77777777" w:rsidR="00662C92" w:rsidRDefault="00662C92" w:rsidP="00E4496F">
      <w:pPr>
        <w:pStyle w:val="ANEXOS"/>
      </w:pPr>
      <w:r>
        <w:br w:type="page"/>
      </w:r>
      <w:bookmarkStart w:id="14" w:name="_Toc509838622"/>
      <w:r>
        <w:lastRenderedPageBreak/>
        <w:t>LISTA DE ABREVIATURAS E SIGLAS</w:t>
      </w:r>
      <w:bookmarkStart w:id="15" w:name="LISTADEABREVIATURASESIGLAS"/>
      <w:bookmarkEnd w:id="14"/>
      <w:bookmarkEnd w:id="15"/>
    </w:p>
    <w:p w14:paraId="226AE47E" w14:textId="77777777" w:rsidR="00662C92" w:rsidRDefault="00662C92" w:rsidP="00662C92">
      <w:pPr>
        <w:rPr>
          <w:rFonts w:cs="Arial"/>
          <w:szCs w:val="32"/>
        </w:rPr>
      </w:pPr>
      <w:r>
        <w:rPr>
          <w:rFonts w:cs="Arial"/>
          <w:szCs w:val="32"/>
        </w:rPr>
        <w:t>LDB – Lei de Diretrizes e Bases</w:t>
      </w:r>
    </w:p>
    <w:p w14:paraId="79CC7383" w14:textId="77777777" w:rsidR="00662C92" w:rsidRDefault="00662C92" w:rsidP="00662C92">
      <w:pPr>
        <w:rPr>
          <w:rFonts w:cs="Arial"/>
          <w:szCs w:val="32"/>
        </w:rPr>
      </w:pPr>
      <w:r>
        <w:rPr>
          <w:rFonts w:cs="Arial"/>
          <w:szCs w:val="32"/>
        </w:rPr>
        <w:t>MALO – Museu ao Ar Livre de Orleans</w:t>
      </w:r>
    </w:p>
    <w:p w14:paraId="33785C35" w14:textId="77777777" w:rsidR="00662C92" w:rsidRDefault="00662C92" w:rsidP="00662C92">
      <w:pPr>
        <w:rPr>
          <w:rFonts w:cs="Arial"/>
          <w:szCs w:val="32"/>
        </w:rPr>
      </w:pPr>
      <w:r>
        <w:rPr>
          <w:rFonts w:cs="Arial"/>
          <w:szCs w:val="32"/>
        </w:rPr>
        <w:t>SMA – Secretaria Municipal de Administração</w:t>
      </w:r>
    </w:p>
    <w:p w14:paraId="2B761B39" w14:textId="77777777" w:rsidR="00662C92" w:rsidRDefault="00662C92" w:rsidP="00662C92">
      <w:pPr>
        <w:rPr>
          <w:rFonts w:cs="Arial"/>
          <w:szCs w:val="32"/>
        </w:rPr>
      </w:pPr>
      <w:r>
        <w:rPr>
          <w:rFonts w:cs="Arial"/>
          <w:szCs w:val="32"/>
        </w:rPr>
        <w:t>SME – Secretaria Municipal de Educação</w:t>
      </w:r>
    </w:p>
    <w:p w14:paraId="6CFF157F"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10E8A765" w14:textId="77777777" w:rsidR="00B916E6" w:rsidRDefault="00B916E6">
      <w:pPr>
        <w:rPr>
          <w:b/>
        </w:rPr>
      </w:pPr>
    </w:p>
    <w:p w14:paraId="66C5A4D2" w14:textId="77777777" w:rsidR="00D05DD2" w:rsidRDefault="00B916E6">
      <w:pPr>
        <w:pStyle w:val="Sumrio1"/>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\o "2-9" \h \z \t "Título 1;1;REFERÊNCIA BIBLIOGRÁFICA;1;ANEXOS;1" </w:instrText>
      </w:r>
      <w:r>
        <w:rPr>
          <w:b/>
        </w:rPr>
        <w:fldChar w:fldCharType="separate"/>
      </w:r>
      <w:hyperlink w:anchor="_Toc509838617" w:history="1">
        <w:r w:rsidR="00D05DD2" w:rsidRPr="00A1002A">
          <w:rPr>
            <w:rStyle w:val="Hyperlink"/>
            <w:noProof/>
          </w:rPr>
          <w:t>RESUMO</w:t>
        </w:r>
        <w:r w:rsidR="00D05DD2">
          <w:rPr>
            <w:noProof/>
            <w:webHidden/>
          </w:rPr>
          <w:tab/>
        </w:r>
        <w:r w:rsidR="00D05DD2">
          <w:rPr>
            <w:noProof/>
            <w:webHidden/>
          </w:rPr>
          <w:fldChar w:fldCharType="begin"/>
        </w:r>
        <w:r w:rsidR="00D05DD2">
          <w:rPr>
            <w:noProof/>
            <w:webHidden/>
          </w:rPr>
          <w:instrText xml:space="preserve"> PAGEREF _Toc509838617 \h </w:instrText>
        </w:r>
        <w:r w:rsidR="00D05DD2">
          <w:rPr>
            <w:noProof/>
            <w:webHidden/>
          </w:rPr>
        </w:r>
        <w:r w:rsidR="00D05DD2">
          <w:rPr>
            <w:noProof/>
            <w:webHidden/>
          </w:rPr>
          <w:fldChar w:fldCharType="separate"/>
        </w:r>
        <w:r w:rsidR="00D05DD2">
          <w:rPr>
            <w:noProof/>
            <w:webHidden/>
          </w:rPr>
          <w:t>8</w:t>
        </w:r>
        <w:r w:rsidR="00D05DD2">
          <w:rPr>
            <w:noProof/>
            <w:webHidden/>
          </w:rPr>
          <w:fldChar w:fldCharType="end"/>
        </w:r>
      </w:hyperlink>
    </w:p>
    <w:p w14:paraId="47510A8B" w14:textId="77777777" w:rsidR="00D05DD2" w:rsidRDefault="002F22BA">
      <w:pPr>
        <w:pStyle w:val="Sumrio1"/>
        <w:tabs>
          <w:tab w:val="right" w:leader="dot" w:pos="9062"/>
        </w:tabs>
        <w:rPr>
          <w:rFonts w:asciiTheme="minorHAnsi" w:eastAsiaTheme="minorEastAsia" w:hAnsiTheme="minorHAnsi" w:cstheme="minorBidi"/>
          <w:noProof/>
          <w:sz w:val="22"/>
          <w:szCs w:val="22"/>
        </w:rPr>
      </w:pPr>
      <w:hyperlink w:anchor="_Toc509838618" w:history="1">
        <w:r w:rsidR="00D05DD2" w:rsidRPr="00A1002A">
          <w:rPr>
            <w:rStyle w:val="Hyperlink"/>
            <w:noProof/>
            <w:lang w:val="en-US"/>
          </w:rPr>
          <w:t>ABSTRACT (opcional)</w:t>
        </w:r>
        <w:r w:rsidR="00D05DD2">
          <w:rPr>
            <w:noProof/>
            <w:webHidden/>
          </w:rPr>
          <w:tab/>
        </w:r>
        <w:r w:rsidR="00D05DD2">
          <w:rPr>
            <w:noProof/>
            <w:webHidden/>
          </w:rPr>
          <w:fldChar w:fldCharType="begin"/>
        </w:r>
        <w:r w:rsidR="00D05DD2">
          <w:rPr>
            <w:noProof/>
            <w:webHidden/>
          </w:rPr>
          <w:instrText xml:space="preserve"> PAGEREF _Toc509838618 \h </w:instrText>
        </w:r>
        <w:r w:rsidR="00D05DD2">
          <w:rPr>
            <w:noProof/>
            <w:webHidden/>
          </w:rPr>
        </w:r>
        <w:r w:rsidR="00D05DD2">
          <w:rPr>
            <w:noProof/>
            <w:webHidden/>
          </w:rPr>
          <w:fldChar w:fldCharType="separate"/>
        </w:r>
        <w:r w:rsidR="00D05DD2">
          <w:rPr>
            <w:noProof/>
            <w:webHidden/>
          </w:rPr>
          <w:t>9</w:t>
        </w:r>
        <w:r w:rsidR="00D05DD2">
          <w:rPr>
            <w:noProof/>
            <w:webHidden/>
          </w:rPr>
          <w:fldChar w:fldCharType="end"/>
        </w:r>
      </w:hyperlink>
    </w:p>
    <w:p w14:paraId="0B0E5E46" w14:textId="77777777" w:rsidR="00D05DD2" w:rsidRDefault="002F22BA">
      <w:pPr>
        <w:pStyle w:val="Sumrio1"/>
        <w:tabs>
          <w:tab w:val="right" w:leader="dot" w:pos="9062"/>
        </w:tabs>
        <w:rPr>
          <w:rFonts w:asciiTheme="minorHAnsi" w:eastAsiaTheme="minorEastAsia" w:hAnsiTheme="minorHAnsi" w:cstheme="minorBidi"/>
          <w:noProof/>
          <w:sz w:val="22"/>
          <w:szCs w:val="22"/>
        </w:rPr>
      </w:pPr>
      <w:hyperlink w:anchor="_Toc509838619" w:history="1">
        <w:r w:rsidR="00D05DD2" w:rsidRPr="00A1002A">
          <w:rPr>
            <w:rStyle w:val="Hyperlink"/>
            <w:noProof/>
          </w:rPr>
          <w:t>LISTA DE ILUSTRAÇÕES</w:t>
        </w:r>
        <w:r w:rsidR="00D05DD2">
          <w:rPr>
            <w:noProof/>
            <w:webHidden/>
          </w:rPr>
          <w:tab/>
        </w:r>
        <w:r w:rsidR="00D05DD2">
          <w:rPr>
            <w:noProof/>
            <w:webHidden/>
          </w:rPr>
          <w:fldChar w:fldCharType="begin"/>
        </w:r>
        <w:r w:rsidR="00D05DD2">
          <w:rPr>
            <w:noProof/>
            <w:webHidden/>
          </w:rPr>
          <w:instrText xml:space="preserve"> PAGEREF _Toc509838619 \h </w:instrText>
        </w:r>
        <w:r w:rsidR="00D05DD2">
          <w:rPr>
            <w:noProof/>
            <w:webHidden/>
          </w:rPr>
        </w:r>
        <w:r w:rsidR="00D05DD2">
          <w:rPr>
            <w:noProof/>
            <w:webHidden/>
          </w:rPr>
          <w:fldChar w:fldCharType="separate"/>
        </w:r>
        <w:r w:rsidR="00D05DD2">
          <w:rPr>
            <w:noProof/>
            <w:webHidden/>
          </w:rPr>
          <w:t>10</w:t>
        </w:r>
        <w:r w:rsidR="00D05DD2">
          <w:rPr>
            <w:noProof/>
            <w:webHidden/>
          </w:rPr>
          <w:fldChar w:fldCharType="end"/>
        </w:r>
      </w:hyperlink>
    </w:p>
    <w:p w14:paraId="41436CDC" w14:textId="77777777" w:rsidR="00D05DD2" w:rsidRDefault="002F22BA">
      <w:pPr>
        <w:pStyle w:val="Sumrio1"/>
        <w:tabs>
          <w:tab w:val="right" w:leader="dot" w:pos="9062"/>
        </w:tabs>
        <w:rPr>
          <w:rFonts w:asciiTheme="minorHAnsi" w:eastAsiaTheme="minorEastAsia" w:hAnsiTheme="minorHAnsi" w:cstheme="minorBidi"/>
          <w:noProof/>
          <w:sz w:val="22"/>
          <w:szCs w:val="22"/>
        </w:rPr>
      </w:pPr>
      <w:hyperlink w:anchor="_Toc509838620" w:history="1">
        <w:r w:rsidR="00D05DD2" w:rsidRPr="00A1002A">
          <w:rPr>
            <w:rStyle w:val="Hyperlink"/>
            <w:noProof/>
          </w:rPr>
          <w:t>LISTA DE TABELAS</w:t>
        </w:r>
        <w:r w:rsidR="00D05DD2">
          <w:rPr>
            <w:noProof/>
            <w:webHidden/>
          </w:rPr>
          <w:tab/>
        </w:r>
        <w:r w:rsidR="00D05DD2">
          <w:rPr>
            <w:noProof/>
            <w:webHidden/>
          </w:rPr>
          <w:fldChar w:fldCharType="begin"/>
        </w:r>
        <w:r w:rsidR="00D05DD2">
          <w:rPr>
            <w:noProof/>
            <w:webHidden/>
          </w:rPr>
          <w:instrText xml:space="preserve"> PAGEREF _Toc509838620 \h </w:instrText>
        </w:r>
        <w:r w:rsidR="00D05DD2">
          <w:rPr>
            <w:noProof/>
            <w:webHidden/>
          </w:rPr>
        </w:r>
        <w:r w:rsidR="00D05DD2">
          <w:rPr>
            <w:noProof/>
            <w:webHidden/>
          </w:rPr>
          <w:fldChar w:fldCharType="separate"/>
        </w:r>
        <w:r w:rsidR="00D05DD2">
          <w:rPr>
            <w:noProof/>
            <w:webHidden/>
          </w:rPr>
          <w:t>11</w:t>
        </w:r>
        <w:r w:rsidR="00D05DD2">
          <w:rPr>
            <w:noProof/>
            <w:webHidden/>
          </w:rPr>
          <w:fldChar w:fldCharType="end"/>
        </w:r>
      </w:hyperlink>
    </w:p>
    <w:p w14:paraId="52B40E0F" w14:textId="77777777" w:rsidR="00D05DD2" w:rsidRDefault="002F22BA">
      <w:pPr>
        <w:pStyle w:val="Sumrio1"/>
        <w:tabs>
          <w:tab w:val="right" w:leader="dot" w:pos="9062"/>
        </w:tabs>
        <w:rPr>
          <w:rFonts w:asciiTheme="minorHAnsi" w:eastAsiaTheme="minorEastAsia" w:hAnsiTheme="minorHAnsi" w:cstheme="minorBidi"/>
          <w:noProof/>
          <w:sz w:val="22"/>
          <w:szCs w:val="22"/>
        </w:rPr>
      </w:pPr>
      <w:hyperlink w:anchor="_Toc509838621" w:history="1">
        <w:r w:rsidR="00D05DD2" w:rsidRPr="00A1002A">
          <w:rPr>
            <w:rStyle w:val="Hyperlink"/>
            <w:noProof/>
          </w:rPr>
          <w:t>LISTA DE GRÁFICOS</w:t>
        </w:r>
        <w:r w:rsidR="00D05DD2">
          <w:rPr>
            <w:noProof/>
            <w:webHidden/>
          </w:rPr>
          <w:tab/>
        </w:r>
        <w:r w:rsidR="00D05DD2">
          <w:rPr>
            <w:noProof/>
            <w:webHidden/>
          </w:rPr>
          <w:fldChar w:fldCharType="begin"/>
        </w:r>
        <w:r w:rsidR="00D05DD2">
          <w:rPr>
            <w:noProof/>
            <w:webHidden/>
          </w:rPr>
          <w:instrText xml:space="preserve"> PAGEREF _Toc509838621 \h </w:instrText>
        </w:r>
        <w:r w:rsidR="00D05DD2">
          <w:rPr>
            <w:noProof/>
            <w:webHidden/>
          </w:rPr>
        </w:r>
        <w:r w:rsidR="00D05DD2">
          <w:rPr>
            <w:noProof/>
            <w:webHidden/>
          </w:rPr>
          <w:fldChar w:fldCharType="separate"/>
        </w:r>
        <w:r w:rsidR="00D05DD2">
          <w:rPr>
            <w:noProof/>
            <w:webHidden/>
          </w:rPr>
          <w:t>12</w:t>
        </w:r>
        <w:r w:rsidR="00D05DD2">
          <w:rPr>
            <w:noProof/>
            <w:webHidden/>
          </w:rPr>
          <w:fldChar w:fldCharType="end"/>
        </w:r>
      </w:hyperlink>
    </w:p>
    <w:p w14:paraId="608C42FE" w14:textId="77777777" w:rsidR="00D05DD2" w:rsidRDefault="002F22BA">
      <w:pPr>
        <w:pStyle w:val="Sumrio1"/>
        <w:tabs>
          <w:tab w:val="right" w:leader="dot" w:pos="9062"/>
        </w:tabs>
        <w:rPr>
          <w:rFonts w:asciiTheme="minorHAnsi" w:eastAsiaTheme="minorEastAsia" w:hAnsiTheme="minorHAnsi" w:cstheme="minorBidi"/>
          <w:noProof/>
          <w:sz w:val="22"/>
          <w:szCs w:val="22"/>
        </w:rPr>
      </w:pPr>
      <w:hyperlink w:anchor="_Toc509838622" w:history="1">
        <w:r w:rsidR="00D05DD2" w:rsidRPr="00A1002A">
          <w:rPr>
            <w:rStyle w:val="Hyperlink"/>
            <w:noProof/>
          </w:rPr>
          <w:t>LISTA DE ABREVIATURAS E SIGLAS</w:t>
        </w:r>
        <w:r w:rsidR="00D05DD2">
          <w:rPr>
            <w:noProof/>
            <w:webHidden/>
          </w:rPr>
          <w:tab/>
        </w:r>
        <w:r w:rsidR="00D05DD2">
          <w:rPr>
            <w:noProof/>
            <w:webHidden/>
          </w:rPr>
          <w:fldChar w:fldCharType="begin"/>
        </w:r>
        <w:r w:rsidR="00D05DD2">
          <w:rPr>
            <w:noProof/>
            <w:webHidden/>
          </w:rPr>
          <w:instrText xml:space="preserve"> PAGEREF _Toc509838622 \h </w:instrText>
        </w:r>
        <w:r w:rsidR="00D05DD2">
          <w:rPr>
            <w:noProof/>
            <w:webHidden/>
          </w:rPr>
        </w:r>
        <w:r w:rsidR="00D05DD2">
          <w:rPr>
            <w:noProof/>
            <w:webHidden/>
          </w:rPr>
          <w:fldChar w:fldCharType="separate"/>
        </w:r>
        <w:r w:rsidR="00D05DD2">
          <w:rPr>
            <w:noProof/>
            <w:webHidden/>
          </w:rPr>
          <w:t>13</w:t>
        </w:r>
        <w:r w:rsidR="00D05DD2">
          <w:rPr>
            <w:noProof/>
            <w:webHidden/>
          </w:rPr>
          <w:fldChar w:fldCharType="end"/>
        </w:r>
      </w:hyperlink>
    </w:p>
    <w:p w14:paraId="7FF2F98A" w14:textId="77777777" w:rsidR="00D05DD2" w:rsidRDefault="002F22BA">
      <w:pPr>
        <w:pStyle w:val="Sumrio1"/>
        <w:tabs>
          <w:tab w:val="left" w:pos="480"/>
          <w:tab w:val="right" w:leader="dot" w:pos="9062"/>
        </w:tabs>
        <w:rPr>
          <w:rFonts w:asciiTheme="minorHAnsi" w:eastAsiaTheme="minorEastAsia" w:hAnsiTheme="minorHAnsi" w:cstheme="minorBidi"/>
          <w:noProof/>
          <w:sz w:val="22"/>
          <w:szCs w:val="22"/>
        </w:rPr>
      </w:pPr>
      <w:hyperlink w:anchor="_Toc509838623" w:history="1">
        <w:r w:rsidR="00D05DD2" w:rsidRPr="00A1002A">
          <w:rPr>
            <w:rStyle w:val="Hyperlink"/>
            <w:noProof/>
          </w:rPr>
          <w:t>1</w:t>
        </w:r>
        <w:r w:rsidR="00D05DD2">
          <w:rPr>
            <w:rFonts w:asciiTheme="minorHAnsi" w:eastAsiaTheme="minorEastAsia" w:hAnsiTheme="minorHAnsi" w:cstheme="minorBidi"/>
            <w:noProof/>
            <w:sz w:val="22"/>
            <w:szCs w:val="22"/>
          </w:rPr>
          <w:tab/>
        </w:r>
        <w:r w:rsidR="00D05DD2" w:rsidRPr="00A1002A">
          <w:rPr>
            <w:rStyle w:val="Hyperlink"/>
            <w:noProof/>
          </w:rPr>
          <w:t>INTRODUÇÃO</w:t>
        </w:r>
        <w:r w:rsidR="00D05DD2">
          <w:rPr>
            <w:noProof/>
            <w:webHidden/>
          </w:rPr>
          <w:tab/>
        </w:r>
        <w:r w:rsidR="00D05DD2">
          <w:rPr>
            <w:noProof/>
            <w:webHidden/>
          </w:rPr>
          <w:fldChar w:fldCharType="begin"/>
        </w:r>
        <w:r w:rsidR="00D05DD2">
          <w:rPr>
            <w:noProof/>
            <w:webHidden/>
          </w:rPr>
          <w:instrText xml:space="preserve"> PAGEREF _Toc509838623 \h </w:instrText>
        </w:r>
        <w:r w:rsidR="00D05DD2">
          <w:rPr>
            <w:noProof/>
            <w:webHidden/>
          </w:rPr>
        </w:r>
        <w:r w:rsidR="00D05DD2">
          <w:rPr>
            <w:noProof/>
            <w:webHidden/>
          </w:rPr>
          <w:fldChar w:fldCharType="separate"/>
        </w:r>
        <w:r w:rsidR="00D05DD2">
          <w:rPr>
            <w:noProof/>
            <w:webHidden/>
          </w:rPr>
          <w:t>15</w:t>
        </w:r>
        <w:r w:rsidR="00D05DD2">
          <w:rPr>
            <w:noProof/>
            <w:webHidden/>
          </w:rPr>
          <w:fldChar w:fldCharType="end"/>
        </w:r>
      </w:hyperlink>
    </w:p>
    <w:p w14:paraId="275C1939" w14:textId="77777777" w:rsidR="00D05DD2" w:rsidRDefault="002F22BA">
      <w:pPr>
        <w:pStyle w:val="Sumrio1"/>
        <w:tabs>
          <w:tab w:val="left" w:pos="480"/>
          <w:tab w:val="right" w:leader="dot" w:pos="9062"/>
        </w:tabs>
        <w:rPr>
          <w:rFonts w:asciiTheme="minorHAnsi" w:eastAsiaTheme="minorEastAsia" w:hAnsiTheme="minorHAnsi" w:cstheme="minorBidi"/>
          <w:noProof/>
          <w:sz w:val="22"/>
          <w:szCs w:val="22"/>
        </w:rPr>
      </w:pPr>
      <w:hyperlink w:anchor="_Toc509838624" w:history="1">
        <w:r w:rsidR="00D05DD2" w:rsidRPr="00A1002A">
          <w:rPr>
            <w:rStyle w:val="Hyperlink"/>
            <w:noProof/>
          </w:rPr>
          <w:t>2</w:t>
        </w:r>
        <w:r w:rsidR="00D05DD2">
          <w:rPr>
            <w:rFonts w:asciiTheme="minorHAnsi" w:eastAsiaTheme="minorEastAsia" w:hAnsiTheme="minorHAnsi" w:cstheme="minorBidi"/>
            <w:noProof/>
            <w:sz w:val="22"/>
            <w:szCs w:val="22"/>
          </w:rPr>
          <w:tab/>
        </w:r>
        <w:r w:rsidR="00D05DD2" w:rsidRPr="00A1002A">
          <w:rPr>
            <w:rStyle w:val="Hyperlink"/>
            <w:noProof/>
          </w:rPr>
          <w:t>FUNDAMENTAÇÃO TEÓRICA</w:t>
        </w:r>
        <w:r w:rsidR="00D05DD2">
          <w:rPr>
            <w:noProof/>
            <w:webHidden/>
          </w:rPr>
          <w:tab/>
        </w:r>
        <w:r w:rsidR="00D05DD2">
          <w:rPr>
            <w:noProof/>
            <w:webHidden/>
          </w:rPr>
          <w:fldChar w:fldCharType="begin"/>
        </w:r>
        <w:r w:rsidR="00D05DD2">
          <w:rPr>
            <w:noProof/>
            <w:webHidden/>
          </w:rPr>
          <w:instrText xml:space="preserve"> PAGEREF _Toc509838624 \h </w:instrText>
        </w:r>
        <w:r w:rsidR="00D05DD2">
          <w:rPr>
            <w:noProof/>
            <w:webHidden/>
          </w:rPr>
        </w:r>
        <w:r w:rsidR="00D05DD2">
          <w:rPr>
            <w:noProof/>
            <w:webHidden/>
          </w:rPr>
          <w:fldChar w:fldCharType="separate"/>
        </w:r>
        <w:r w:rsidR="00D05DD2">
          <w:rPr>
            <w:noProof/>
            <w:webHidden/>
          </w:rPr>
          <w:t>16</w:t>
        </w:r>
        <w:r w:rsidR="00D05DD2">
          <w:rPr>
            <w:noProof/>
            <w:webHidden/>
          </w:rPr>
          <w:fldChar w:fldCharType="end"/>
        </w:r>
      </w:hyperlink>
    </w:p>
    <w:p w14:paraId="13405D60" w14:textId="77777777" w:rsidR="00D05DD2" w:rsidRDefault="002F22BA">
      <w:pPr>
        <w:pStyle w:val="Sumrio2"/>
        <w:tabs>
          <w:tab w:val="left" w:pos="880"/>
          <w:tab w:val="right" w:leader="dot" w:pos="9062"/>
        </w:tabs>
        <w:rPr>
          <w:rFonts w:asciiTheme="minorHAnsi" w:eastAsiaTheme="minorEastAsia" w:hAnsiTheme="minorHAnsi" w:cstheme="minorBidi"/>
          <w:noProof/>
          <w:sz w:val="22"/>
          <w:szCs w:val="22"/>
        </w:rPr>
      </w:pPr>
      <w:hyperlink w:anchor="_Toc509838625" w:history="1">
        <w:r w:rsidR="00D05DD2" w:rsidRPr="00A1002A">
          <w:rPr>
            <w:rStyle w:val="Hyperlink"/>
            <w:rFonts w:cs="Arial"/>
            <w:noProof/>
          </w:rPr>
          <w:t>2.1</w:t>
        </w:r>
        <w:r w:rsidR="00D05DD2">
          <w:rPr>
            <w:rFonts w:asciiTheme="minorHAnsi" w:eastAsiaTheme="minorEastAsia" w:hAnsiTheme="minorHAnsi" w:cstheme="minorBidi"/>
            <w:noProof/>
            <w:sz w:val="22"/>
            <w:szCs w:val="22"/>
          </w:rPr>
          <w:tab/>
        </w:r>
        <w:r w:rsidR="00D05DD2" w:rsidRPr="00A1002A">
          <w:rPr>
            <w:rStyle w:val="Hyperlink"/>
            <w:rFonts w:cs="Arial"/>
            <w:noProof/>
          </w:rPr>
          <w:t xml:space="preserve">Dados </w:t>
        </w:r>
        <w:r w:rsidR="00D05DD2" w:rsidRPr="00A1002A">
          <w:rPr>
            <w:rStyle w:val="Hyperlink"/>
            <w:noProof/>
          </w:rPr>
          <w:t>Categóricos</w:t>
        </w:r>
        <w:r w:rsidR="00D05DD2" w:rsidRPr="00A1002A">
          <w:rPr>
            <w:rStyle w:val="Hyperlink"/>
            <w:rFonts w:cs="Arial"/>
            <w:noProof/>
          </w:rPr>
          <w:t xml:space="preserve"> Multivariados</w:t>
        </w:r>
        <w:r w:rsidR="00D05DD2">
          <w:rPr>
            <w:noProof/>
            <w:webHidden/>
          </w:rPr>
          <w:tab/>
        </w:r>
        <w:r w:rsidR="00D05DD2">
          <w:rPr>
            <w:noProof/>
            <w:webHidden/>
          </w:rPr>
          <w:fldChar w:fldCharType="begin"/>
        </w:r>
        <w:r w:rsidR="00D05DD2">
          <w:rPr>
            <w:noProof/>
            <w:webHidden/>
          </w:rPr>
          <w:instrText xml:space="preserve"> PAGEREF _Toc509838625 \h </w:instrText>
        </w:r>
        <w:r w:rsidR="00D05DD2">
          <w:rPr>
            <w:noProof/>
            <w:webHidden/>
          </w:rPr>
        </w:r>
        <w:r w:rsidR="00D05DD2">
          <w:rPr>
            <w:noProof/>
            <w:webHidden/>
          </w:rPr>
          <w:fldChar w:fldCharType="separate"/>
        </w:r>
        <w:r w:rsidR="00D05DD2">
          <w:rPr>
            <w:noProof/>
            <w:webHidden/>
          </w:rPr>
          <w:t>17</w:t>
        </w:r>
        <w:r w:rsidR="00D05DD2">
          <w:rPr>
            <w:noProof/>
            <w:webHidden/>
          </w:rPr>
          <w:fldChar w:fldCharType="end"/>
        </w:r>
      </w:hyperlink>
    </w:p>
    <w:p w14:paraId="274AF229" w14:textId="77777777" w:rsidR="00D05DD2" w:rsidRDefault="002F22BA">
      <w:pPr>
        <w:pStyle w:val="Sumrio2"/>
        <w:tabs>
          <w:tab w:val="left" w:pos="880"/>
          <w:tab w:val="right" w:leader="dot" w:pos="9062"/>
        </w:tabs>
        <w:rPr>
          <w:rFonts w:asciiTheme="minorHAnsi" w:eastAsiaTheme="minorEastAsia" w:hAnsiTheme="minorHAnsi" w:cstheme="minorBidi"/>
          <w:noProof/>
          <w:sz w:val="22"/>
          <w:szCs w:val="22"/>
        </w:rPr>
      </w:pPr>
      <w:hyperlink w:anchor="_Toc509838626" w:history="1">
        <w:r w:rsidR="00D05DD2" w:rsidRPr="00A1002A">
          <w:rPr>
            <w:rStyle w:val="Hyperlink"/>
            <w:rFonts w:cs="Arial"/>
            <w:noProof/>
          </w:rPr>
          <w:t>2.2</w:t>
        </w:r>
        <w:r w:rsidR="00D05DD2">
          <w:rPr>
            <w:rFonts w:asciiTheme="minorHAnsi" w:eastAsiaTheme="minorEastAsia" w:hAnsiTheme="minorHAnsi" w:cstheme="minorBidi"/>
            <w:noProof/>
            <w:sz w:val="22"/>
            <w:szCs w:val="22"/>
          </w:rPr>
          <w:tab/>
        </w:r>
        <w:r w:rsidR="00D05DD2" w:rsidRPr="00A1002A">
          <w:rPr>
            <w:rStyle w:val="Hyperlink"/>
            <w:rFonts w:cs="Arial"/>
            <w:noProof/>
          </w:rPr>
          <w:t>Dados de Múltipla Escolha</w:t>
        </w:r>
        <w:r w:rsidR="00D05DD2">
          <w:rPr>
            <w:noProof/>
            <w:webHidden/>
          </w:rPr>
          <w:tab/>
        </w:r>
        <w:r w:rsidR="00D05DD2">
          <w:rPr>
            <w:noProof/>
            <w:webHidden/>
          </w:rPr>
          <w:fldChar w:fldCharType="begin"/>
        </w:r>
        <w:r w:rsidR="00D05DD2">
          <w:rPr>
            <w:noProof/>
            <w:webHidden/>
          </w:rPr>
          <w:instrText xml:space="preserve"> PAGEREF _Toc509838626 \h </w:instrText>
        </w:r>
        <w:r w:rsidR="00D05DD2">
          <w:rPr>
            <w:noProof/>
            <w:webHidden/>
          </w:rPr>
        </w:r>
        <w:r w:rsidR="00D05DD2">
          <w:rPr>
            <w:noProof/>
            <w:webHidden/>
          </w:rPr>
          <w:fldChar w:fldCharType="separate"/>
        </w:r>
        <w:r w:rsidR="00D05DD2">
          <w:rPr>
            <w:noProof/>
            <w:webHidden/>
          </w:rPr>
          <w:t>18</w:t>
        </w:r>
        <w:r w:rsidR="00D05DD2">
          <w:rPr>
            <w:noProof/>
            <w:webHidden/>
          </w:rPr>
          <w:fldChar w:fldCharType="end"/>
        </w:r>
      </w:hyperlink>
    </w:p>
    <w:p w14:paraId="0138D0E9" w14:textId="77777777" w:rsidR="00D05DD2" w:rsidRDefault="002F22BA">
      <w:pPr>
        <w:pStyle w:val="Sumrio2"/>
        <w:tabs>
          <w:tab w:val="left" w:pos="880"/>
          <w:tab w:val="right" w:leader="dot" w:pos="9062"/>
        </w:tabs>
        <w:rPr>
          <w:rFonts w:asciiTheme="minorHAnsi" w:eastAsiaTheme="minorEastAsia" w:hAnsiTheme="minorHAnsi" w:cstheme="minorBidi"/>
          <w:noProof/>
          <w:sz w:val="22"/>
          <w:szCs w:val="22"/>
        </w:rPr>
      </w:pPr>
      <w:hyperlink w:anchor="_Toc509838627" w:history="1">
        <w:r w:rsidR="00D05DD2" w:rsidRPr="00A1002A">
          <w:rPr>
            <w:rStyle w:val="Hyperlink"/>
            <w:rFonts w:cs="Arial"/>
            <w:noProof/>
          </w:rPr>
          <w:t>2.3</w:t>
        </w:r>
        <w:r w:rsidR="00D05DD2">
          <w:rPr>
            <w:rFonts w:asciiTheme="minorHAnsi" w:eastAsiaTheme="minorEastAsia" w:hAnsiTheme="minorHAnsi" w:cstheme="minorBidi"/>
            <w:noProof/>
            <w:sz w:val="22"/>
            <w:szCs w:val="22"/>
          </w:rPr>
          <w:tab/>
        </w:r>
        <w:r w:rsidR="00D05DD2" w:rsidRPr="00A1002A">
          <w:rPr>
            <w:rStyle w:val="Hyperlink"/>
            <w:rFonts w:cs="Arial"/>
            <w:noProof/>
          </w:rPr>
          <w:t>DUAL SCALING</w:t>
        </w:r>
        <w:r w:rsidR="00D05DD2">
          <w:rPr>
            <w:noProof/>
            <w:webHidden/>
          </w:rPr>
          <w:tab/>
        </w:r>
        <w:r w:rsidR="00D05DD2">
          <w:rPr>
            <w:noProof/>
            <w:webHidden/>
          </w:rPr>
          <w:fldChar w:fldCharType="begin"/>
        </w:r>
        <w:r w:rsidR="00D05DD2">
          <w:rPr>
            <w:noProof/>
            <w:webHidden/>
          </w:rPr>
          <w:instrText xml:space="preserve"> PAGEREF _Toc509838627 \h </w:instrText>
        </w:r>
        <w:r w:rsidR="00D05DD2">
          <w:rPr>
            <w:noProof/>
            <w:webHidden/>
          </w:rPr>
        </w:r>
        <w:r w:rsidR="00D05DD2">
          <w:rPr>
            <w:noProof/>
            <w:webHidden/>
          </w:rPr>
          <w:fldChar w:fldCharType="separate"/>
        </w:r>
        <w:r w:rsidR="00D05DD2">
          <w:rPr>
            <w:noProof/>
            <w:webHidden/>
          </w:rPr>
          <w:t>18</w:t>
        </w:r>
        <w:r w:rsidR="00D05DD2">
          <w:rPr>
            <w:noProof/>
            <w:webHidden/>
          </w:rPr>
          <w:fldChar w:fldCharType="end"/>
        </w:r>
      </w:hyperlink>
    </w:p>
    <w:p w14:paraId="7BB32F17" w14:textId="77777777" w:rsidR="00D05DD2" w:rsidRDefault="002F22BA">
      <w:pPr>
        <w:pStyle w:val="Sumrio2"/>
        <w:tabs>
          <w:tab w:val="left" w:pos="880"/>
          <w:tab w:val="right" w:leader="dot" w:pos="9062"/>
        </w:tabs>
        <w:rPr>
          <w:rFonts w:asciiTheme="minorHAnsi" w:eastAsiaTheme="minorEastAsia" w:hAnsiTheme="minorHAnsi" w:cstheme="minorBidi"/>
          <w:noProof/>
          <w:sz w:val="22"/>
          <w:szCs w:val="22"/>
        </w:rPr>
      </w:pPr>
      <w:hyperlink w:anchor="_Toc509838628" w:history="1">
        <w:r w:rsidR="00D05DD2" w:rsidRPr="00A1002A">
          <w:rPr>
            <w:rStyle w:val="Hyperlink"/>
            <w:rFonts w:cs="Arial"/>
            <w:noProof/>
          </w:rPr>
          <w:t>2.4</w:t>
        </w:r>
        <w:r w:rsidR="00D05DD2">
          <w:rPr>
            <w:rFonts w:asciiTheme="minorHAnsi" w:eastAsiaTheme="minorEastAsia" w:hAnsiTheme="minorHAnsi" w:cstheme="minorBidi"/>
            <w:noProof/>
            <w:sz w:val="22"/>
            <w:szCs w:val="22"/>
          </w:rPr>
          <w:tab/>
        </w:r>
        <w:r w:rsidR="00D05DD2" w:rsidRPr="00A1002A">
          <w:rPr>
            <w:rStyle w:val="Hyperlink"/>
            <w:rFonts w:cs="Arial"/>
            <w:noProof/>
          </w:rPr>
          <w:t>Exemplo Prático</w:t>
        </w:r>
        <w:r w:rsidR="00D05DD2">
          <w:rPr>
            <w:noProof/>
            <w:webHidden/>
          </w:rPr>
          <w:tab/>
        </w:r>
        <w:r w:rsidR="00D05DD2">
          <w:rPr>
            <w:noProof/>
            <w:webHidden/>
          </w:rPr>
          <w:fldChar w:fldCharType="begin"/>
        </w:r>
        <w:r w:rsidR="00D05DD2">
          <w:rPr>
            <w:noProof/>
            <w:webHidden/>
          </w:rPr>
          <w:instrText xml:space="preserve"> PAGEREF _Toc509838628 \h </w:instrText>
        </w:r>
        <w:r w:rsidR="00D05DD2">
          <w:rPr>
            <w:noProof/>
            <w:webHidden/>
          </w:rPr>
        </w:r>
        <w:r w:rsidR="00D05DD2">
          <w:rPr>
            <w:noProof/>
            <w:webHidden/>
          </w:rPr>
          <w:fldChar w:fldCharType="separate"/>
        </w:r>
        <w:r w:rsidR="00D05DD2">
          <w:rPr>
            <w:noProof/>
            <w:webHidden/>
          </w:rPr>
          <w:t>22</w:t>
        </w:r>
        <w:r w:rsidR="00D05DD2">
          <w:rPr>
            <w:noProof/>
            <w:webHidden/>
          </w:rPr>
          <w:fldChar w:fldCharType="end"/>
        </w:r>
      </w:hyperlink>
    </w:p>
    <w:p w14:paraId="24228B41" w14:textId="77777777" w:rsidR="00D05DD2" w:rsidRDefault="002F22BA">
      <w:pPr>
        <w:pStyle w:val="Sumrio2"/>
        <w:tabs>
          <w:tab w:val="left" w:pos="880"/>
          <w:tab w:val="right" w:leader="dot" w:pos="9062"/>
        </w:tabs>
        <w:rPr>
          <w:rFonts w:asciiTheme="minorHAnsi" w:eastAsiaTheme="minorEastAsia" w:hAnsiTheme="minorHAnsi" w:cstheme="minorBidi"/>
          <w:noProof/>
          <w:sz w:val="22"/>
          <w:szCs w:val="22"/>
        </w:rPr>
      </w:pPr>
      <w:hyperlink w:anchor="_Toc509838629" w:history="1">
        <w:r w:rsidR="00D05DD2" w:rsidRPr="00A1002A">
          <w:rPr>
            <w:rStyle w:val="Hyperlink"/>
            <w:noProof/>
          </w:rPr>
          <w:t>2.5</w:t>
        </w:r>
        <w:r w:rsidR="00D05DD2">
          <w:rPr>
            <w:rFonts w:asciiTheme="minorHAnsi" w:eastAsiaTheme="minorEastAsia" w:hAnsiTheme="minorHAnsi" w:cstheme="minorBidi"/>
            <w:noProof/>
            <w:sz w:val="22"/>
            <w:szCs w:val="22"/>
          </w:rPr>
          <w:tab/>
        </w:r>
        <w:r w:rsidR="00D05DD2" w:rsidRPr="00A1002A">
          <w:rPr>
            <w:rStyle w:val="Hyperlink"/>
            <w:noProof/>
          </w:rPr>
          <w:t>TEXTO DO TRABALHO</w:t>
        </w:r>
        <w:r w:rsidR="00D05DD2">
          <w:rPr>
            <w:noProof/>
            <w:webHidden/>
          </w:rPr>
          <w:tab/>
        </w:r>
        <w:r w:rsidR="00D05DD2">
          <w:rPr>
            <w:noProof/>
            <w:webHidden/>
          </w:rPr>
          <w:fldChar w:fldCharType="begin"/>
        </w:r>
        <w:r w:rsidR="00D05DD2">
          <w:rPr>
            <w:noProof/>
            <w:webHidden/>
          </w:rPr>
          <w:instrText xml:space="preserve"> PAGEREF _Toc509838629 \h </w:instrText>
        </w:r>
        <w:r w:rsidR="00D05DD2">
          <w:rPr>
            <w:noProof/>
            <w:webHidden/>
          </w:rPr>
        </w:r>
        <w:r w:rsidR="00D05DD2">
          <w:rPr>
            <w:noProof/>
            <w:webHidden/>
          </w:rPr>
          <w:fldChar w:fldCharType="separate"/>
        </w:r>
        <w:r w:rsidR="00D05DD2">
          <w:rPr>
            <w:noProof/>
            <w:webHidden/>
          </w:rPr>
          <w:t>38</w:t>
        </w:r>
        <w:r w:rsidR="00D05DD2">
          <w:rPr>
            <w:noProof/>
            <w:webHidden/>
          </w:rPr>
          <w:fldChar w:fldCharType="end"/>
        </w:r>
      </w:hyperlink>
    </w:p>
    <w:p w14:paraId="5C451268" w14:textId="77777777" w:rsidR="00D05DD2" w:rsidRDefault="002F22BA">
      <w:pPr>
        <w:pStyle w:val="Sumrio3"/>
        <w:tabs>
          <w:tab w:val="left" w:pos="1320"/>
          <w:tab w:val="right" w:leader="dot" w:pos="9062"/>
        </w:tabs>
        <w:rPr>
          <w:rFonts w:asciiTheme="minorHAnsi" w:eastAsiaTheme="minorEastAsia" w:hAnsiTheme="minorHAnsi" w:cstheme="minorBidi"/>
          <w:noProof/>
          <w:sz w:val="22"/>
          <w:szCs w:val="22"/>
        </w:rPr>
      </w:pPr>
      <w:hyperlink w:anchor="_Toc509838630" w:history="1">
        <w:r w:rsidR="00D05DD2" w:rsidRPr="00A1002A">
          <w:rPr>
            <w:rStyle w:val="Hyperlink"/>
            <w:noProof/>
          </w:rPr>
          <w:t>2.5.1</w:t>
        </w:r>
        <w:r w:rsidR="00D05DD2">
          <w:rPr>
            <w:rFonts w:asciiTheme="minorHAnsi" w:eastAsiaTheme="minorEastAsia" w:hAnsiTheme="minorHAnsi" w:cstheme="minorBidi"/>
            <w:noProof/>
            <w:sz w:val="22"/>
            <w:szCs w:val="22"/>
          </w:rPr>
          <w:tab/>
        </w:r>
        <w:r w:rsidR="00D05DD2" w:rsidRPr="00A1002A">
          <w:rPr>
            <w:rStyle w:val="Hyperlink"/>
            <w:noProof/>
          </w:rPr>
          <w:t>REFERÊNCIAS BIBLIOGRÁFICAS</w:t>
        </w:r>
        <w:r w:rsidR="00D05DD2">
          <w:rPr>
            <w:noProof/>
            <w:webHidden/>
          </w:rPr>
          <w:tab/>
        </w:r>
        <w:r w:rsidR="00D05DD2">
          <w:rPr>
            <w:noProof/>
            <w:webHidden/>
          </w:rPr>
          <w:fldChar w:fldCharType="begin"/>
        </w:r>
        <w:r w:rsidR="00D05DD2">
          <w:rPr>
            <w:noProof/>
            <w:webHidden/>
          </w:rPr>
          <w:instrText xml:space="preserve"> PAGEREF _Toc509838630 \h </w:instrText>
        </w:r>
        <w:r w:rsidR="00D05DD2">
          <w:rPr>
            <w:noProof/>
            <w:webHidden/>
          </w:rPr>
        </w:r>
        <w:r w:rsidR="00D05DD2">
          <w:rPr>
            <w:noProof/>
            <w:webHidden/>
          </w:rPr>
          <w:fldChar w:fldCharType="separate"/>
        </w:r>
        <w:r w:rsidR="00D05DD2">
          <w:rPr>
            <w:noProof/>
            <w:webHidden/>
          </w:rPr>
          <w:t>39</w:t>
        </w:r>
        <w:r w:rsidR="00D05DD2">
          <w:rPr>
            <w:noProof/>
            <w:webHidden/>
          </w:rPr>
          <w:fldChar w:fldCharType="end"/>
        </w:r>
      </w:hyperlink>
    </w:p>
    <w:p w14:paraId="60DFF8CB" w14:textId="77777777" w:rsidR="00D05DD2" w:rsidRDefault="002F22BA">
      <w:pPr>
        <w:pStyle w:val="Sumrio3"/>
        <w:tabs>
          <w:tab w:val="left" w:pos="1320"/>
          <w:tab w:val="right" w:leader="dot" w:pos="9062"/>
        </w:tabs>
        <w:rPr>
          <w:rFonts w:asciiTheme="minorHAnsi" w:eastAsiaTheme="minorEastAsia" w:hAnsiTheme="minorHAnsi" w:cstheme="minorBidi"/>
          <w:noProof/>
          <w:sz w:val="22"/>
          <w:szCs w:val="22"/>
        </w:rPr>
      </w:pPr>
      <w:hyperlink w:anchor="_Toc509838631" w:history="1">
        <w:r w:rsidR="00D05DD2" w:rsidRPr="00A1002A">
          <w:rPr>
            <w:rStyle w:val="Hyperlink"/>
            <w:noProof/>
          </w:rPr>
          <w:t>2.5.2</w:t>
        </w:r>
        <w:r w:rsidR="00D05DD2">
          <w:rPr>
            <w:rFonts w:asciiTheme="minorHAnsi" w:eastAsiaTheme="minorEastAsia" w:hAnsiTheme="minorHAnsi" w:cstheme="minorBidi"/>
            <w:noProof/>
            <w:sz w:val="22"/>
            <w:szCs w:val="22"/>
          </w:rPr>
          <w:tab/>
        </w:r>
        <w:r w:rsidR="00D05DD2" w:rsidRPr="00A1002A">
          <w:rPr>
            <w:rStyle w:val="Hyperlink"/>
            <w:noProof/>
          </w:rPr>
          <w:t>CITAÇÕES</w:t>
        </w:r>
        <w:r w:rsidR="00D05DD2">
          <w:rPr>
            <w:noProof/>
            <w:webHidden/>
          </w:rPr>
          <w:tab/>
        </w:r>
        <w:r w:rsidR="00D05DD2">
          <w:rPr>
            <w:noProof/>
            <w:webHidden/>
          </w:rPr>
          <w:fldChar w:fldCharType="begin"/>
        </w:r>
        <w:r w:rsidR="00D05DD2">
          <w:rPr>
            <w:noProof/>
            <w:webHidden/>
          </w:rPr>
          <w:instrText xml:space="preserve"> PAGEREF _Toc509838631 \h </w:instrText>
        </w:r>
        <w:r w:rsidR="00D05DD2">
          <w:rPr>
            <w:noProof/>
            <w:webHidden/>
          </w:rPr>
        </w:r>
        <w:r w:rsidR="00D05DD2">
          <w:rPr>
            <w:noProof/>
            <w:webHidden/>
          </w:rPr>
          <w:fldChar w:fldCharType="separate"/>
        </w:r>
        <w:r w:rsidR="00D05DD2">
          <w:rPr>
            <w:noProof/>
            <w:webHidden/>
          </w:rPr>
          <w:t>39</w:t>
        </w:r>
        <w:r w:rsidR="00D05DD2">
          <w:rPr>
            <w:noProof/>
            <w:webHidden/>
          </w:rPr>
          <w:fldChar w:fldCharType="end"/>
        </w:r>
      </w:hyperlink>
    </w:p>
    <w:p w14:paraId="0B587BDC" w14:textId="77777777" w:rsidR="00D05DD2" w:rsidRDefault="002F22BA">
      <w:pPr>
        <w:pStyle w:val="Sumrio3"/>
        <w:tabs>
          <w:tab w:val="left" w:pos="1320"/>
          <w:tab w:val="right" w:leader="dot" w:pos="9062"/>
        </w:tabs>
        <w:rPr>
          <w:rFonts w:asciiTheme="minorHAnsi" w:eastAsiaTheme="minorEastAsia" w:hAnsiTheme="minorHAnsi" w:cstheme="minorBidi"/>
          <w:noProof/>
          <w:sz w:val="22"/>
          <w:szCs w:val="22"/>
        </w:rPr>
      </w:pPr>
      <w:hyperlink w:anchor="_Toc509838632" w:history="1">
        <w:r w:rsidR="00D05DD2" w:rsidRPr="00A1002A">
          <w:rPr>
            <w:rStyle w:val="Hyperlink"/>
            <w:noProof/>
          </w:rPr>
          <w:t>2.5.3</w:t>
        </w:r>
        <w:r w:rsidR="00D05DD2">
          <w:rPr>
            <w:rFonts w:asciiTheme="minorHAnsi" w:eastAsiaTheme="minorEastAsia" w:hAnsiTheme="minorHAnsi" w:cstheme="minorBidi"/>
            <w:noProof/>
            <w:sz w:val="22"/>
            <w:szCs w:val="22"/>
          </w:rPr>
          <w:tab/>
        </w:r>
        <w:r w:rsidR="00D05DD2" w:rsidRPr="00A1002A">
          <w:rPr>
            <w:rStyle w:val="Hyperlink"/>
            <w:noProof/>
          </w:rPr>
          <w:t>IDIOMA ESTRANGEIRO</w:t>
        </w:r>
        <w:r w:rsidR="00D05DD2">
          <w:rPr>
            <w:noProof/>
            <w:webHidden/>
          </w:rPr>
          <w:tab/>
        </w:r>
        <w:r w:rsidR="00D05DD2">
          <w:rPr>
            <w:noProof/>
            <w:webHidden/>
          </w:rPr>
          <w:fldChar w:fldCharType="begin"/>
        </w:r>
        <w:r w:rsidR="00D05DD2">
          <w:rPr>
            <w:noProof/>
            <w:webHidden/>
          </w:rPr>
          <w:instrText xml:space="preserve"> PAGEREF _Toc509838632 \h </w:instrText>
        </w:r>
        <w:r w:rsidR="00D05DD2">
          <w:rPr>
            <w:noProof/>
            <w:webHidden/>
          </w:rPr>
        </w:r>
        <w:r w:rsidR="00D05DD2">
          <w:rPr>
            <w:noProof/>
            <w:webHidden/>
          </w:rPr>
          <w:fldChar w:fldCharType="separate"/>
        </w:r>
        <w:r w:rsidR="00D05DD2">
          <w:rPr>
            <w:noProof/>
            <w:webHidden/>
          </w:rPr>
          <w:t>40</w:t>
        </w:r>
        <w:r w:rsidR="00D05DD2">
          <w:rPr>
            <w:noProof/>
            <w:webHidden/>
          </w:rPr>
          <w:fldChar w:fldCharType="end"/>
        </w:r>
      </w:hyperlink>
    </w:p>
    <w:p w14:paraId="5C9460EA" w14:textId="77777777" w:rsidR="00D05DD2" w:rsidRDefault="002F22BA">
      <w:pPr>
        <w:pStyle w:val="Sumrio3"/>
        <w:tabs>
          <w:tab w:val="left" w:pos="1320"/>
          <w:tab w:val="right" w:leader="dot" w:pos="9062"/>
        </w:tabs>
        <w:rPr>
          <w:rFonts w:asciiTheme="minorHAnsi" w:eastAsiaTheme="minorEastAsia" w:hAnsiTheme="minorHAnsi" w:cstheme="minorBidi"/>
          <w:noProof/>
          <w:sz w:val="22"/>
          <w:szCs w:val="22"/>
        </w:rPr>
      </w:pPr>
      <w:hyperlink w:anchor="_Toc509838633" w:history="1">
        <w:r w:rsidR="00D05DD2" w:rsidRPr="00A1002A">
          <w:rPr>
            <w:rStyle w:val="Hyperlink"/>
            <w:noProof/>
          </w:rPr>
          <w:t>2.5.4</w:t>
        </w:r>
        <w:r w:rsidR="00D05DD2">
          <w:rPr>
            <w:rFonts w:asciiTheme="minorHAnsi" w:eastAsiaTheme="minorEastAsia" w:hAnsiTheme="minorHAnsi" w:cstheme="minorBidi"/>
            <w:noProof/>
            <w:sz w:val="22"/>
            <w:szCs w:val="22"/>
          </w:rPr>
          <w:tab/>
        </w:r>
        <w:r w:rsidR="00D05DD2" w:rsidRPr="00A1002A">
          <w:rPr>
            <w:rStyle w:val="Hyperlink"/>
            <w:noProof/>
          </w:rPr>
          <w:t>FIGURAS, GRÁFICOS E TABELAS.</w:t>
        </w:r>
        <w:r w:rsidR="00D05DD2">
          <w:rPr>
            <w:noProof/>
            <w:webHidden/>
          </w:rPr>
          <w:tab/>
        </w:r>
        <w:r w:rsidR="00D05DD2">
          <w:rPr>
            <w:noProof/>
            <w:webHidden/>
          </w:rPr>
          <w:fldChar w:fldCharType="begin"/>
        </w:r>
        <w:r w:rsidR="00D05DD2">
          <w:rPr>
            <w:noProof/>
            <w:webHidden/>
          </w:rPr>
          <w:instrText xml:space="preserve"> PAGEREF _Toc509838633 \h </w:instrText>
        </w:r>
        <w:r w:rsidR="00D05DD2">
          <w:rPr>
            <w:noProof/>
            <w:webHidden/>
          </w:rPr>
        </w:r>
        <w:r w:rsidR="00D05DD2">
          <w:rPr>
            <w:noProof/>
            <w:webHidden/>
          </w:rPr>
          <w:fldChar w:fldCharType="separate"/>
        </w:r>
        <w:r w:rsidR="00D05DD2">
          <w:rPr>
            <w:noProof/>
            <w:webHidden/>
          </w:rPr>
          <w:t>40</w:t>
        </w:r>
        <w:r w:rsidR="00D05DD2">
          <w:rPr>
            <w:noProof/>
            <w:webHidden/>
          </w:rPr>
          <w:fldChar w:fldCharType="end"/>
        </w:r>
      </w:hyperlink>
    </w:p>
    <w:p w14:paraId="4356E17A" w14:textId="77777777" w:rsidR="00D05DD2" w:rsidRDefault="002F22BA">
      <w:pPr>
        <w:pStyle w:val="Sumrio3"/>
        <w:tabs>
          <w:tab w:val="left" w:pos="1320"/>
          <w:tab w:val="right" w:leader="dot" w:pos="9062"/>
        </w:tabs>
        <w:rPr>
          <w:rFonts w:asciiTheme="minorHAnsi" w:eastAsiaTheme="minorEastAsia" w:hAnsiTheme="minorHAnsi" w:cstheme="minorBidi"/>
          <w:noProof/>
          <w:sz w:val="22"/>
          <w:szCs w:val="22"/>
        </w:rPr>
      </w:pPr>
      <w:hyperlink w:anchor="_Toc509838634" w:history="1">
        <w:r w:rsidR="00D05DD2" w:rsidRPr="00A1002A">
          <w:rPr>
            <w:rStyle w:val="Hyperlink"/>
            <w:noProof/>
          </w:rPr>
          <w:t>2.5.5</w:t>
        </w:r>
        <w:r w:rsidR="00D05DD2">
          <w:rPr>
            <w:rFonts w:asciiTheme="minorHAnsi" w:eastAsiaTheme="minorEastAsia" w:hAnsiTheme="minorHAnsi" w:cstheme="minorBidi"/>
            <w:noProof/>
            <w:sz w:val="22"/>
            <w:szCs w:val="22"/>
          </w:rPr>
          <w:tab/>
        </w:r>
        <w:r w:rsidR="00D05DD2" w:rsidRPr="00A1002A">
          <w:rPr>
            <w:rStyle w:val="Hyperlink"/>
            <w:noProof/>
          </w:rPr>
          <w:t>NOTAS ENTRE O ORIENTADOR E O ALUNO</w:t>
        </w:r>
        <w:r w:rsidR="00D05DD2">
          <w:rPr>
            <w:noProof/>
            <w:webHidden/>
          </w:rPr>
          <w:tab/>
        </w:r>
        <w:r w:rsidR="00D05DD2">
          <w:rPr>
            <w:noProof/>
            <w:webHidden/>
          </w:rPr>
          <w:fldChar w:fldCharType="begin"/>
        </w:r>
        <w:r w:rsidR="00D05DD2">
          <w:rPr>
            <w:noProof/>
            <w:webHidden/>
          </w:rPr>
          <w:instrText xml:space="preserve"> PAGEREF _Toc509838634 \h </w:instrText>
        </w:r>
        <w:r w:rsidR="00D05DD2">
          <w:rPr>
            <w:noProof/>
            <w:webHidden/>
          </w:rPr>
        </w:r>
        <w:r w:rsidR="00D05DD2">
          <w:rPr>
            <w:noProof/>
            <w:webHidden/>
          </w:rPr>
          <w:fldChar w:fldCharType="separate"/>
        </w:r>
        <w:r w:rsidR="00D05DD2">
          <w:rPr>
            <w:noProof/>
            <w:webHidden/>
          </w:rPr>
          <w:t>41</w:t>
        </w:r>
        <w:r w:rsidR="00D05DD2">
          <w:rPr>
            <w:noProof/>
            <w:webHidden/>
          </w:rPr>
          <w:fldChar w:fldCharType="end"/>
        </w:r>
      </w:hyperlink>
    </w:p>
    <w:p w14:paraId="7714D172" w14:textId="77777777" w:rsidR="00D05DD2" w:rsidRDefault="002F22BA">
      <w:pPr>
        <w:pStyle w:val="Sumrio1"/>
        <w:tabs>
          <w:tab w:val="right" w:leader="dot" w:pos="9062"/>
        </w:tabs>
        <w:rPr>
          <w:rFonts w:asciiTheme="minorHAnsi" w:eastAsiaTheme="minorEastAsia" w:hAnsiTheme="minorHAnsi" w:cstheme="minorBidi"/>
          <w:noProof/>
          <w:sz w:val="22"/>
          <w:szCs w:val="22"/>
        </w:rPr>
      </w:pPr>
      <w:hyperlink w:anchor="_Toc509838635" w:history="1">
        <w:r w:rsidR="00D05DD2" w:rsidRPr="00A1002A">
          <w:rPr>
            <w:rStyle w:val="Hyperlink"/>
            <w:noProof/>
          </w:rPr>
          <w:t>CONCLUSÕES E TRABALHOS FUTUROS</w:t>
        </w:r>
        <w:r w:rsidR="00D05DD2">
          <w:rPr>
            <w:noProof/>
            <w:webHidden/>
          </w:rPr>
          <w:tab/>
        </w:r>
        <w:r w:rsidR="00D05DD2">
          <w:rPr>
            <w:noProof/>
            <w:webHidden/>
          </w:rPr>
          <w:fldChar w:fldCharType="begin"/>
        </w:r>
        <w:r w:rsidR="00D05DD2">
          <w:rPr>
            <w:noProof/>
            <w:webHidden/>
          </w:rPr>
          <w:instrText xml:space="preserve"> PAGEREF _Toc509838635 \h </w:instrText>
        </w:r>
        <w:r w:rsidR="00D05DD2">
          <w:rPr>
            <w:noProof/>
            <w:webHidden/>
          </w:rPr>
        </w:r>
        <w:r w:rsidR="00D05DD2">
          <w:rPr>
            <w:noProof/>
            <w:webHidden/>
          </w:rPr>
          <w:fldChar w:fldCharType="separate"/>
        </w:r>
        <w:r w:rsidR="00D05DD2">
          <w:rPr>
            <w:noProof/>
            <w:webHidden/>
          </w:rPr>
          <w:t>42</w:t>
        </w:r>
        <w:r w:rsidR="00D05DD2">
          <w:rPr>
            <w:noProof/>
            <w:webHidden/>
          </w:rPr>
          <w:fldChar w:fldCharType="end"/>
        </w:r>
      </w:hyperlink>
    </w:p>
    <w:p w14:paraId="74B3F13B" w14:textId="77777777" w:rsidR="00D05DD2" w:rsidRDefault="002F22BA">
      <w:pPr>
        <w:pStyle w:val="Sumrio1"/>
        <w:tabs>
          <w:tab w:val="right" w:leader="dot" w:pos="9062"/>
        </w:tabs>
        <w:rPr>
          <w:rFonts w:asciiTheme="minorHAnsi" w:eastAsiaTheme="minorEastAsia" w:hAnsiTheme="minorHAnsi" w:cstheme="minorBidi"/>
          <w:noProof/>
          <w:sz w:val="22"/>
          <w:szCs w:val="22"/>
        </w:rPr>
      </w:pPr>
      <w:hyperlink w:anchor="_Toc509838636" w:history="1">
        <w:r w:rsidR="00D05DD2">
          <w:rPr>
            <w:noProof/>
            <w:webHidden/>
          </w:rPr>
          <w:tab/>
        </w:r>
        <w:r w:rsidR="00D05DD2">
          <w:rPr>
            <w:noProof/>
            <w:webHidden/>
          </w:rPr>
          <w:fldChar w:fldCharType="begin"/>
        </w:r>
        <w:r w:rsidR="00D05DD2">
          <w:rPr>
            <w:noProof/>
            <w:webHidden/>
          </w:rPr>
          <w:instrText xml:space="preserve"> PAGEREF _Toc509838636 \h </w:instrText>
        </w:r>
        <w:r w:rsidR="00D05DD2">
          <w:rPr>
            <w:noProof/>
            <w:webHidden/>
          </w:rPr>
        </w:r>
        <w:r w:rsidR="00D05DD2">
          <w:rPr>
            <w:noProof/>
            <w:webHidden/>
          </w:rPr>
          <w:fldChar w:fldCharType="separate"/>
        </w:r>
        <w:r w:rsidR="00D05DD2">
          <w:rPr>
            <w:noProof/>
            <w:webHidden/>
          </w:rPr>
          <w:t>42</w:t>
        </w:r>
        <w:r w:rsidR="00D05DD2">
          <w:rPr>
            <w:noProof/>
            <w:webHidden/>
          </w:rPr>
          <w:fldChar w:fldCharType="end"/>
        </w:r>
      </w:hyperlink>
    </w:p>
    <w:p w14:paraId="363A5726" w14:textId="77777777" w:rsidR="00D05DD2" w:rsidRDefault="002F22BA">
      <w:pPr>
        <w:pStyle w:val="Sumrio1"/>
        <w:tabs>
          <w:tab w:val="left" w:pos="480"/>
          <w:tab w:val="right" w:leader="dot" w:pos="9062"/>
        </w:tabs>
        <w:rPr>
          <w:rFonts w:asciiTheme="minorHAnsi" w:eastAsiaTheme="minorEastAsia" w:hAnsiTheme="minorHAnsi" w:cstheme="minorBidi"/>
          <w:noProof/>
          <w:sz w:val="22"/>
          <w:szCs w:val="22"/>
        </w:rPr>
      </w:pPr>
      <w:hyperlink w:anchor="_Toc509838637" w:history="1">
        <w:r w:rsidR="00D05DD2" w:rsidRPr="00A1002A">
          <w:rPr>
            <w:rStyle w:val="Hyperlink"/>
            <w:noProof/>
          </w:rPr>
          <w:t>3</w:t>
        </w:r>
        <w:r w:rsidR="00D05DD2">
          <w:rPr>
            <w:rFonts w:asciiTheme="minorHAnsi" w:eastAsiaTheme="minorEastAsia" w:hAnsiTheme="minorHAnsi" w:cstheme="minorBidi"/>
            <w:noProof/>
            <w:sz w:val="22"/>
            <w:szCs w:val="22"/>
          </w:rPr>
          <w:tab/>
        </w:r>
        <w:r w:rsidR="00D05DD2" w:rsidRPr="00A1002A">
          <w:rPr>
            <w:rStyle w:val="Hyperlink"/>
            <w:noProof/>
          </w:rPr>
          <w:t>Referências BIBLIOGRÁFICAS</w:t>
        </w:r>
        <w:r w:rsidR="00D05DD2">
          <w:rPr>
            <w:noProof/>
            <w:webHidden/>
          </w:rPr>
          <w:tab/>
        </w:r>
        <w:r w:rsidR="00D05DD2">
          <w:rPr>
            <w:noProof/>
            <w:webHidden/>
          </w:rPr>
          <w:fldChar w:fldCharType="begin"/>
        </w:r>
        <w:r w:rsidR="00D05DD2">
          <w:rPr>
            <w:noProof/>
            <w:webHidden/>
          </w:rPr>
          <w:instrText xml:space="preserve"> PAGEREF _Toc509838637 \h </w:instrText>
        </w:r>
        <w:r w:rsidR="00D05DD2">
          <w:rPr>
            <w:noProof/>
            <w:webHidden/>
          </w:rPr>
        </w:r>
        <w:r w:rsidR="00D05DD2">
          <w:rPr>
            <w:noProof/>
            <w:webHidden/>
          </w:rPr>
          <w:fldChar w:fldCharType="separate"/>
        </w:r>
        <w:r w:rsidR="00D05DD2">
          <w:rPr>
            <w:noProof/>
            <w:webHidden/>
          </w:rPr>
          <w:t>43</w:t>
        </w:r>
        <w:r w:rsidR="00D05DD2">
          <w:rPr>
            <w:noProof/>
            <w:webHidden/>
          </w:rPr>
          <w:fldChar w:fldCharType="end"/>
        </w:r>
      </w:hyperlink>
    </w:p>
    <w:p w14:paraId="772E2A3D" w14:textId="77777777" w:rsidR="00D05DD2" w:rsidRDefault="002F22BA">
      <w:pPr>
        <w:pStyle w:val="Sumrio1"/>
        <w:tabs>
          <w:tab w:val="right" w:leader="dot" w:pos="9062"/>
        </w:tabs>
        <w:rPr>
          <w:rFonts w:asciiTheme="minorHAnsi" w:eastAsiaTheme="minorEastAsia" w:hAnsiTheme="minorHAnsi" w:cstheme="minorBidi"/>
          <w:noProof/>
          <w:sz w:val="22"/>
          <w:szCs w:val="22"/>
        </w:rPr>
      </w:pPr>
      <w:hyperlink w:anchor="_Toc509838638" w:history="1">
        <w:r w:rsidR="00D05DD2" w:rsidRPr="00A1002A">
          <w:rPr>
            <w:rStyle w:val="Hyperlink"/>
            <w:noProof/>
          </w:rPr>
          <w:t>REFERÊNCIAS BIBLIOGRÁFICAS</w:t>
        </w:r>
        <w:r w:rsidR="00D05DD2">
          <w:rPr>
            <w:noProof/>
            <w:webHidden/>
          </w:rPr>
          <w:tab/>
        </w:r>
        <w:r w:rsidR="00D05DD2">
          <w:rPr>
            <w:noProof/>
            <w:webHidden/>
          </w:rPr>
          <w:fldChar w:fldCharType="begin"/>
        </w:r>
        <w:r w:rsidR="00D05DD2">
          <w:rPr>
            <w:noProof/>
            <w:webHidden/>
          </w:rPr>
          <w:instrText xml:space="preserve"> PAGEREF _Toc509838638 \h </w:instrText>
        </w:r>
        <w:r w:rsidR="00D05DD2">
          <w:rPr>
            <w:noProof/>
            <w:webHidden/>
          </w:rPr>
        </w:r>
        <w:r w:rsidR="00D05DD2">
          <w:rPr>
            <w:noProof/>
            <w:webHidden/>
          </w:rPr>
          <w:fldChar w:fldCharType="separate"/>
        </w:r>
        <w:r w:rsidR="00D05DD2">
          <w:rPr>
            <w:noProof/>
            <w:webHidden/>
          </w:rPr>
          <w:t>43</w:t>
        </w:r>
        <w:r w:rsidR="00D05DD2">
          <w:rPr>
            <w:noProof/>
            <w:webHidden/>
          </w:rPr>
          <w:fldChar w:fldCharType="end"/>
        </w:r>
      </w:hyperlink>
    </w:p>
    <w:p w14:paraId="41175368" w14:textId="77777777" w:rsidR="00D05DD2" w:rsidRDefault="002F22BA">
      <w:pPr>
        <w:pStyle w:val="Sumrio1"/>
        <w:tabs>
          <w:tab w:val="right" w:leader="dot" w:pos="9062"/>
        </w:tabs>
        <w:rPr>
          <w:rFonts w:asciiTheme="minorHAnsi" w:eastAsiaTheme="minorEastAsia" w:hAnsiTheme="minorHAnsi" w:cstheme="minorBidi"/>
          <w:noProof/>
          <w:sz w:val="22"/>
          <w:szCs w:val="22"/>
        </w:rPr>
      </w:pPr>
      <w:hyperlink w:anchor="_Toc509838639" w:history="1">
        <w:r w:rsidR="00D05DD2" w:rsidRPr="00A1002A">
          <w:rPr>
            <w:rStyle w:val="Hyperlink"/>
            <w:noProof/>
          </w:rPr>
          <w:t>ANEXOS</w:t>
        </w:r>
        <w:r w:rsidR="00D05DD2">
          <w:rPr>
            <w:noProof/>
            <w:webHidden/>
          </w:rPr>
          <w:tab/>
        </w:r>
        <w:r w:rsidR="00D05DD2">
          <w:rPr>
            <w:noProof/>
            <w:webHidden/>
          </w:rPr>
          <w:fldChar w:fldCharType="begin"/>
        </w:r>
        <w:r w:rsidR="00D05DD2">
          <w:rPr>
            <w:noProof/>
            <w:webHidden/>
          </w:rPr>
          <w:instrText xml:space="preserve"> PAGEREF _Toc509838639 \h </w:instrText>
        </w:r>
        <w:r w:rsidR="00D05DD2">
          <w:rPr>
            <w:noProof/>
            <w:webHidden/>
          </w:rPr>
        </w:r>
        <w:r w:rsidR="00D05DD2">
          <w:rPr>
            <w:noProof/>
            <w:webHidden/>
          </w:rPr>
          <w:fldChar w:fldCharType="separate"/>
        </w:r>
        <w:r w:rsidR="00D05DD2">
          <w:rPr>
            <w:noProof/>
            <w:webHidden/>
          </w:rPr>
          <w:t>44</w:t>
        </w:r>
        <w:r w:rsidR="00D05DD2">
          <w:rPr>
            <w:noProof/>
            <w:webHidden/>
          </w:rPr>
          <w:fldChar w:fldCharType="end"/>
        </w:r>
      </w:hyperlink>
    </w:p>
    <w:p w14:paraId="35D31C30" w14:textId="2BF9DF9B" w:rsidR="00B916E6" w:rsidRDefault="00B916E6">
      <w:pPr>
        <w:keepNext/>
        <w:keepLines/>
        <w:suppressAutoHyphens/>
        <w:jc w:val="left"/>
        <w:rPr>
          <w:b/>
        </w:rPr>
        <w:sectPr w:rsidR="00B916E6">
          <w:headerReference w:type="default" r:id="rId8"/>
          <w:type w:val="oddPage"/>
          <w:pgSz w:w="11907" w:h="16840" w:code="9"/>
          <w:pgMar w:top="1701" w:right="1134" w:bottom="1134" w:left="1701" w:header="709" w:footer="709" w:gutter="0"/>
          <w:cols w:space="708"/>
          <w:docGrid w:linePitch="360"/>
        </w:sectPr>
      </w:pPr>
      <w:r>
        <w:rPr>
          <w:b/>
        </w:rPr>
        <w:fldChar w:fldCharType="end"/>
      </w:r>
    </w:p>
    <w:p w14:paraId="7EED34CD" w14:textId="77777777" w:rsidR="00B916E6" w:rsidRDefault="00B916E6" w:rsidP="00765682">
      <w:pPr>
        <w:pStyle w:val="Ttulo1"/>
        <w:rPr>
          <w:szCs w:val="32"/>
        </w:rPr>
      </w:pPr>
      <w:bookmarkStart w:id="16" w:name="CAPITULO1"/>
      <w:bookmarkStart w:id="17" w:name="_Toc101326828"/>
      <w:bookmarkStart w:id="18" w:name="_Toc509838623"/>
      <w:bookmarkEnd w:id="16"/>
      <w:r>
        <w:lastRenderedPageBreak/>
        <w:t>INTRODUÇÃO</w:t>
      </w:r>
      <w:bookmarkEnd w:id="17"/>
      <w:bookmarkEnd w:id="18"/>
    </w:p>
    <w:p w14:paraId="6D0F94BB" w14:textId="77777777" w:rsidR="00BB5ED7" w:rsidRDefault="000B0375" w:rsidP="00BB5ED7">
      <w:pPr>
        <w:ind w:firstLine="1077"/>
      </w:pPr>
      <w:r>
        <w:t>Parte inicial do texto, onde devem constar a delimitação do assunto tratado, o problema ou oportunidade, objetivos da pesquisa</w:t>
      </w:r>
      <w:r w:rsidR="00BC6D6C">
        <w:t>, motivação para fazer a pesquisa, métodos usados e resultados encontrados, quando for o caso,</w:t>
      </w:r>
      <w:r>
        <w:t xml:space="preserve"> e outros elementos necessários para situar o tema do trabalho, bem como a estrutura do documento.</w:t>
      </w:r>
    </w:p>
    <w:p w14:paraId="09C9B84E" w14:textId="77777777" w:rsidR="00FD50B3" w:rsidRPr="00FD50B3" w:rsidRDefault="00097BD7" w:rsidP="00BB5ED7">
      <w:pPr>
        <w:ind w:firstLine="1077"/>
        <w:rPr>
          <w:color w:val="008000"/>
        </w:rPr>
      </w:pPr>
      <w:r>
        <w:rPr>
          <w:color w:val="008000"/>
        </w:rPr>
        <w:t xml:space="preserve">A introdução </w:t>
      </w:r>
      <w:r w:rsidR="00FD50B3" w:rsidRPr="00FD50B3">
        <w:rPr>
          <w:color w:val="008000"/>
        </w:rPr>
        <w:t>pode ter a seguinte ordem:</w:t>
      </w:r>
    </w:p>
    <w:p w14:paraId="1AB0513E" w14:textId="77777777" w:rsidR="00FD50B3" w:rsidRPr="00FD50B3" w:rsidRDefault="00FD50B3" w:rsidP="00FD50B3">
      <w:pPr>
        <w:numPr>
          <w:ilvl w:val="0"/>
          <w:numId w:val="5"/>
        </w:numPr>
        <w:rPr>
          <w:color w:val="008000"/>
        </w:rPr>
      </w:pPr>
      <w:r w:rsidRPr="00FD50B3">
        <w:rPr>
          <w:color w:val="008000"/>
        </w:rPr>
        <w:t>O que é o trabalho? (1 ou 2 parágrafos)</w:t>
      </w:r>
    </w:p>
    <w:p w14:paraId="7929873E" w14:textId="77777777" w:rsidR="00FD50B3" w:rsidRDefault="00FD50B3" w:rsidP="00FD50B3">
      <w:pPr>
        <w:numPr>
          <w:ilvl w:val="0"/>
          <w:numId w:val="5"/>
        </w:numPr>
        <w:rPr>
          <w:color w:val="008000"/>
        </w:rPr>
      </w:pPr>
      <w:r w:rsidRPr="00FD50B3">
        <w:rPr>
          <w:color w:val="008000"/>
        </w:rPr>
        <w:t>Motivação para desenvolvê-lo? (1 parágrafo)</w:t>
      </w:r>
    </w:p>
    <w:p w14:paraId="49365FEA" w14:textId="77777777" w:rsidR="00BC6D6C" w:rsidRPr="00BC6D6C" w:rsidRDefault="00BC6D6C" w:rsidP="00BC6D6C">
      <w:pPr>
        <w:numPr>
          <w:ilvl w:val="0"/>
          <w:numId w:val="5"/>
        </w:numPr>
        <w:rPr>
          <w:color w:val="008000"/>
        </w:rPr>
      </w:pPr>
      <w:r>
        <w:rPr>
          <w:color w:val="008000"/>
        </w:rPr>
        <w:t>Métodos usados, quando for o caso (linguagens, protocolos, metodologias, etc</w:t>
      </w:r>
      <w:r w:rsidR="00C21C51">
        <w:rPr>
          <w:color w:val="008000"/>
        </w:rPr>
        <w:t>.</w:t>
      </w:r>
      <w:r>
        <w:rPr>
          <w:color w:val="008000"/>
        </w:rPr>
        <w:t>)  ( 1 ou 2 parágrafos)</w:t>
      </w:r>
    </w:p>
    <w:p w14:paraId="460A80BB" w14:textId="77777777" w:rsidR="00FD50B3" w:rsidRPr="00FD50B3" w:rsidRDefault="00FD50B3" w:rsidP="00FD50B3">
      <w:pPr>
        <w:numPr>
          <w:ilvl w:val="0"/>
          <w:numId w:val="5"/>
        </w:numPr>
        <w:rPr>
          <w:color w:val="008000"/>
        </w:rPr>
      </w:pPr>
      <w:r w:rsidRPr="00FD50B3">
        <w:rPr>
          <w:color w:val="008000"/>
        </w:rPr>
        <w:t>Organização do trabalho:</w:t>
      </w:r>
    </w:p>
    <w:p w14:paraId="1BF94EEB" w14:textId="77777777" w:rsidR="00FD50B3" w:rsidRPr="00FD50B3" w:rsidRDefault="00FD50B3" w:rsidP="00FD50B3">
      <w:pPr>
        <w:numPr>
          <w:ilvl w:val="1"/>
          <w:numId w:val="5"/>
        </w:numPr>
        <w:rPr>
          <w:color w:val="008000"/>
        </w:rPr>
      </w:pPr>
      <w:r w:rsidRPr="00FD50B3">
        <w:rPr>
          <w:color w:val="008000"/>
        </w:rPr>
        <w:t>no Capítulo 2....;</w:t>
      </w:r>
    </w:p>
    <w:p w14:paraId="46553DB3" w14:textId="77777777" w:rsidR="00FD50B3" w:rsidRPr="00FD50B3" w:rsidRDefault="00FD50B3" w:rsidP="00FD50B3">
      <w:pPr>
        <w:numPr>
          <w:ilvl w:val="1"/>
          <w:numId w:val="5"/>
        </w:numPr>
        <w:rPr>
          <w:color w:val="008000"/>
        </w:rPr>
      </w:pPr>
      <w:r w:rsidRPr="00FD50B3">
        <w:rPr>
          <w:color w:val="008000"/>
        </w:rPr>
        <w:t>o terceiro capítulo é dedicado ...;</w:t>
      </w:r>
    </w:p>
    <w:p w14:paraId="4F2CDBEF" w14:textId="77777777" w:rsidR="00FD50B3" w:rsidRPr="00FD50B3" w:rsidRDefault="00FD50B3" w:rsidP="00FD50B3">
      <w:pPr>
        <w:numPr>
          <w:ilvl w:val="1"/>
          <w:numId w:val="5"/>
        </w:numPr>
        <w:rPr>
          <w:color w:val="008000"/>
        </w:rPr>
      </w:pPr>
      <w:r w:rsidRPr="00FD50B3">
        <w:rPr>
          <w:color w:val="008000"/>
        </w:rPr>
        <w:t>...; e</w:t>
      </w:r>
    </w:p>
    <w:p w14:paraId="06FE4CD9" w14:textId="77777777" w:rsidR="00FD50B3" w:rsidRPr="00FD50B3" w:rsidRDefault="00FD50B3" w:rsidP="00FD50B3">
      <w:pPr>
        <w:numPr>
          <w:ilvl w:val="1"/>
          <w:numId w:val="5"/>
        </w:numPr>
        <w:rPr>
          <w:color w:val="008000"/>
        </w:rPr>
      </w:pPr>
      <w:r w:rsidRPr="00FD50B3">
        <w:rPr>
          <w:color w:val="008000"/>
        </w:rPr>
        <w:t>finalmente</w:t>
      </w:r>
      <w:r>
        <w:rPr>
          <w:color w:val="008000"/>
        </w:rPr>
        <w:t>,</w:t>
      </w:r>
      <w:r w:rsidRPr="00FD50B3">
        <w:rPr>
          <w:color w:val="008000"/>
        </w:rPr>
        <w:t xml:space="preserve"> no Capítulo “tal”</w:t>
      </w:r>
      <w:r>
        <w:rPr>
          <w:color w:val="008000"/>
        </w:rPr>
        <w:t>,</w:t>
      </w:r>
      <w:r w:rsidRPr="00FD50B3">
        <w:rPr>
          <w:color w:val="008000"/>
        </w:rPr>
        <w:t xml:space="preserve"> temos as conclusões e indicações para futuros trabalhos.</w:t>
      </w:r>
    </w:p>
    <w:p w14:paraId="64D6DF52" w14:textId="42B952C7" w:rsidR="00540FBA" w:rsidRPr="00C45C2F" w:rsidRDefault="00B916E6" w:rsidP="00C17E2B">
      <w:pPr>
        <w:pStyle w:val="Ttulo1"/>
        <w:ind w:left="431" w:hanging="431"/>
      </w:pPr>
      <w:bookmarkStart w:id="19" w:name="CAPITULO1p1"/>
      <w:bookmarkEnd w:id="19"/>
      <w:r>
        <w:br w:type="page"/>
      </w:r>
      <w:bookmarkStart w:id="20" w:name="CAPITULO2"/>
      <w:bookmarkStart w:id="21" w:name="CAPITULO3"/>
      <w:bookmarkStart w:id="22" w:name="_Toc509838624"/>
      <w:bookmarkEnd w:id="20"/>
      <w:bookmarkEnd w:id="21"/>
      <w:r w:rsidR="00C45C2F">
        <w:lastRenderedPageBreak/>
        <w:t>FUNDAMENTAÇÃO TEÓRICA</w:t>
      </w:r>
      <w:bookmarkEnd w:id="22"/>
    </w:p>
    <w:p w14:paraId="09F4467C" w14:textId="228B9983" w:rsidR="006F6C51" w:rsidRDefault="006F6C51" w:rsidP="006F6C51">
      <w:pPr>
        <w:ind w:firstLine="1134"/>
        <w:rPr>
          <w:rFonts w:cs="Arial"/>
          <w:szCs w:val="24"/>
        </w:rPr>
      </w:pPr>
      <w:bookmarkStart w:id="23" w:name="_Toc101326842"/>
      <w:r>
        <w:rPr>
          <w:rFonts w:cs="Arial"/>
          <w:szCs w:val="24"/>
        </w:rPr>
        <w:t xml:space="preserve">Não importa o que você faça; não importa qual a sua profissão; estamos todos cercados de informações relevantes que uma hora ou outra serão necessárias para algum estudo ou tomada de decisão. Nessa hora, devemos coletar o maior número possível de dados “válidos”, que são aqueles dados que podem e valem a pena serem analisados.   </w:t>
      </w:r>
    </w:p>
    <w:p w14:paraId="7B40AC41" w14:textId="77777777" w:rsidR="006F6C51" w:rsidRDefault="006F6C51" w:rsidP="006F6C51">
      <w:pPr>
        <w:ind w:firstLine="1134"/>
        <w:rPr>
          <w:rFonts w:cs="Arial"/>
          <w:szCs w:val="24"/>
        </w:rPr>
      </w:pPr>
      <w:r>
        <w:rPr>
          <w:rFonts w:cs="Arial"/>
          <w:szCs w:val="24"/>
        </w:rPr>
        <w:t>Se olharmos puramente pelo lado estatístico, podemos pressupor que toda massa de dados coletada é contínua e representa uma amostra aleatória de uma população de distribuição normal. Porém, na prática, é muito difícil que nossos dados satisfaçam essas suposições, uma vez que a grande maioria dos dados coletados são qualitativos, e não contínuos, o que de cara torna a distribuição normal da população irrelevante.</w:t>
      </w:r>
    </w:p>
    <w:p w14:paraId="7B1D3611" w14:textId="77777777" w:rsidR="006F6C51" w:rsidRDefault="006F6C51" w:rsidP="006F6C51">
      <w:pPr>
        <w:ind w:firstLine="1134"/>
        <w:rPr>
          <w:rFonts w:cs="Arial"/>
          <w:szCs w:val="24"/>
        </w:rPr>
      </w:pPr>
      <w:r>
        <w:rPr>
          <w:rFonts w:cs="Arial"/>
          <w:szCs w:val="24"/>
        </w:rPr>
        <w:t xml:space="preserve">Ainda sob o olhar puramente estatístico, esses dados seriam analisados segundo uma abordagem chamada </w:t>
      </w:r>
      <w:r w:rsidRPr="006960DF">
        <w:rPr>
          <w:rFonts w:cs="Arial"/>
          <w:b/>
          <w:szCs w:val="24"/>
        </w:rPr>
        <w:t>análise linear</w:t>
      </w:r>
      <w:r>
        <w:rPr>
          <w:rFonts w:cs="Arial"/>
          <w:szCs w:val="24"/>
        </w:rPr>
        <w:t xml:space="preserve">, que é o destino natural da utilização de variáveis contínuas, motivo pelo qual os principais procedimentos estatísticos tradicionais foram desenvolvidos. Se utilizarmos um exemplo de dados coletados por um formulário médico com questões sobre pressão sanguínea, utilizando a </w:t>
      </w:r>
      <w:r w:rsidRPr="00B6264D">
        <w:rPr>
          <w:rFonts w:cs="Arial"/>
          <w:szCs w:val="24"/>
        </w:rPr>
        <w:t>análise linear</w:t>
      </w:r>
      <w:r>
        <w:rPr>
          <w:rFonts w:cs="Arial"/>
          <w:szCs w:val="24"/>
        </w:rPr>
        <w:t>, identificaremos facilmente um fenômeno linear que diz que “a pressão sanguínea aumenta conforme aumenta a idade do indivíduo”. Porém, essa abordagem de análise falha ao não identificar fenômenos não lineares, como por exemplo, saber que “enxaquecas ocorrem com mais frequência em indivíduos que possuem pressão sanguínea muito baixa ou muito elevada”.</w:t>
      </w:r>
    </w:p>
    <w:p w14:paraId="2AB01F24" w14:textId="77777777" w:rsidR="006F6C51" w:rsidRDefault="006F6C51" w:rsidP="006F6C51">
      <w:pPr>
        <w:ind w:firstLine="1134"/>
        <w:rPr>
          <w:rFonts w:cs="Arial"/>
          <w:szCs w:val="24"/>
        </w:rPr>
      </w:pPr>
      <w:r>
        <w:rPr>
          <w:rFonts w:cs="Arial"/>
          <w:szCs w:val="24"/>
        </w:rPr>
        <w:t xml:space="preserve">Dessa forma, podemos facilmente concluir que mesmo os procedimentos estatísticos mais comumente utilizados podem não ser apropriados para a interpretação e entendimento de nossos dados. Quando vemos todas as formas possíveis de relacionamentos entre duas variáveis, nos damos conta que a maioria das relações são </w:t>
      </w:r>
      <w:r w:rsidRPr="005909EC">
        <w:rPr>
          <w:rFonts w:cs="Arial"/>
          <w:szCs w:val="24"/>
        </w:rPr>
        <w:t>não lineares</w:t>
      </w:r>
      <w:r>
        <w:rPr>
          <w:rFonts w:cs="Arial"/>
          <w:szCs w:val="24"/>
        </w:rPr>
        <w:t xml:space="preserve">, e que não é nenhuma vantagem restringir nossa atenção apenas às relações lineares. O que fazemos com nossos dados então? A resposta mais razoável a essa questão, sem dúvidas, é a utilização do </w:t>
      </w:r>
      <w:r w:rsidRPr="00A60575">
        <w:rPr>
          <w:rFonts w:cs="Arial"/>
          <w:i/>
          <w:szCs w:val="24"/>
        </w:rPr>
        <w:t>Dual Scaling</w:t>
      </w:r>
      <w:r>
        <w:rPr>
          <w:rFonts w:cs="Arial"/>
          <w:szCs w:val="24"/>
        </w:rPr>
        <w:t xml:space="preserve"> para a análise de dados. </w:t>
      </w:r>
    </w:p>
    <w:p w14:paraId="41A77062" w14:textId="6A9A29E0" w:rsidR="006F6C51" w:rsidRDefault="006F6C51" w:rsidP="006F6C51">
      <w:pPr>
        <w:ind w:firstLine="1134"/>
        <w:rPr>
          <w:rFonts w:cs="Arial"/>
          <w:szCs w:val="24"/>
        </w:rPr>
      </w:pPr>
      <w:r>
        <w:rPr>
          <w:rFonts w:cs="Arial"/>
          <w:szCs w:val="24"/>
        </w:rPr>
        <w:t xml:space="preserve">Podemos definir </w:t>
      </w:r>
      <w:r w:rsidRPr="00166C92">
        <w:rPr>
          <w:rFonts w:cs="Arial"/>
          <w:i/>
          <w:szCs w:val="24"/>
        </w:rPr>
        <w:t>Dual Scaling</w:t>
      </w:r>
      <w:r>
        <w:rPr>
          <w:rFonts w:cs="Arial"/>
          <w:szCs w:val="24"/>
        </w:rPr>
        <w:t xml:space="preserve"> como um conjunto de técnicas relacionadas para a análise de uma grande variedade de tipos de dados; entretanto, esta definição </w:t>
      </w:r>
      <w:r>
        <w:rPr>
          <w:rFonts w:cs="Arial"/>
          <w:szCs w:val="24"/>
        </w:rPr>
        <w:lastRenderedPageBreak/>
        <w:t>simplista</w:t>
      </w:r>
      <w:r w:rsidR="00442638">
        <w:rPr>
          <w:rFonts w:cs="Arial"/>
          <w:szCs w:val="24"/>
        </w:rPr>
        <w:t>,</w:t>
      </w:r>
      <w:r>
        <w:rPr>
          <w:rFonts w:cs="Arial"/>
          <w:szCs w:val="24"/>
        </w:rPr>
        <w:t xml:space="preserve"> não faz jus às habilidades do </w:t>
      </w:r>
      <w:r w:rsidRPr="00C123F6">
        <w:rPr>
          <w:rFonts w:cs="Arial"/>
          <w:i/>
          <w:szCs w:val="24"/>
        </w:rPr>
        <w:t>Dual Scaling</w:t>
      </w:r>
      <w:r>
        <w:rPr>
          <w:rFonts w:cs="Arial"/>
          <w:szCs w:val="24"/>
        </w:rPr>
        <w:t xml:space="preserve">. A utilização do </w:t>
      </w:r>
      <w:r w:rsidRPr="004A4A0E">
        <w:rPr>
          <w:rFonts w:cs="Arial"/>
          <w:i/>
          <w:szCs w:val="24"/>
        </w:rPr>
        <w:t>Dual Scaling</w:t>
      </w:r>
      <w:r>
        <w:rPr>
          <w:rFonts w:cs="Arial"/>
          <w:szCs w:val="24"/>
        </w:rPr>
        <w:t xml:space="preserve"> para a análise de dados simplifica de maneira considerável dados extremamente complexos, provendo uma descrição detalhada de praticamente cada unidade de informação, produzindo assim uma análise simples, porém exaustiva, graças ao seu método multidimensional e não linear de quantificação. </w:t>
      </w:r>
    </w:p>
    <w:p w14:paraId="4F8F444E" w14:textId="77777777" w:rsidR="006F6C51" w:rsidRDefault="006F6C51" w:rsidP="006F6C51">
      <w:pPr>
        <w:ind w:firstLine="1134"/>
        <w:rPr>
          <w:rFonts w:cs="Arial"/>
          <w:szCs w:val="24"/>
        </w:rPr>
      </w:pPr>
      <w:r>
        <w:rPr>
          <w:rFonts w:cs="Arial"/>
          <w:szCs w:val="24"/>
        </w:rPr>
        <w:t xml:space="preserve">Se o principal propósito da análise de dados está em identificar relações entre variáveis, sejam elas lineares ou não lineares, e extrair delas a maior quantidade de informação possível, podemos caracterizar o </w:t>
      </w:r>
      <w:r w:rsidRPr="005F6A19">
        <w:rPr>
          <w:rFonts w:cs="Arial"/>
          <w:i/>
          <w:szCs w:val="24"/>
        </w:rPr>
        <w:t>Dual Scaling</w:t>
      </w:r>
      <w:r>
        <w:rPr>
          <w:rFonts w:cs="Arial"/>
          <w:szCs w:val="24"/>
        </w:rPr>
        <w:t xml:space="preserve"> como a técnica ótima para tal função, uma vez que ela consegue identificar todas essas relações e extrair a maior quantidade de informações possíveis dos dados categóricos multivariados.</w:t>
      </w:r>
    </w:p>
    <w:p w14:paraId="463C42F8" w14:textId="77777777" w:rsidR="006F6C51" w:rsidRPr="00DD3D69" w:rsidRDefault="006F6C51" w:rsidP="006F6C51">
      <w:pPr>
        <w:ind w:firstLine="1134"/>
        <w:rPr>
          <w:rFonts w:cs="Arial"/>
          <w:b/>
          <w:szCs w:val="24"/>
        </w:rPr>
      </w:pPr>
    </w:p>
    <w:p w14:paraId="10E20DBF" w14:textId="77777777" w:rsidR="006F6C51" w:rsidRPr="00433862" w:rsidRDefault="006F6C51" w:rsidP="00433862">
      <w:pPr>
        <w:pStyle w:val="Ttulo2"/>
        <w:rPr>
          <w:rFonts w:cs="Arial"/>
          <w:b w:val="0"/>
          <w:szCs w:val="24"/>
        </w:rPr>
      </w:pPr>
      <w:bookmarkStart w:id="24" w:name="_Toc509838625"/>
      <w:r w:rsidRPr="00433862">
        <w:rPr>
          <w:rFonts w:cs="Arial"/>
          <w:b w:val="0"/>
          <w:szCs w:val="24"/>
        </w:rPr>
        <w:t xml:space="preserve">Dados </w:t>
      </w:r>
      <w:r w:rsidRPr="00433862">
        <w:rPr>
          <w:b w:val="0"/>
        </w:rPr>
        <w:t>Categóricos</w:t>
      </w:r>
      <w:r w:rsidRPr="00433862">
        <w:rPr>
          <w:rFonts w:cs="Arial"/>
          <w:b w:val="0"/>
          <w:szCs w:val="24"/>
        </w:rPr>
        <w:t xml:space="preserve"> Multivariados</w:t>
      </w:r>
      <w:bookmarkEnd w:id="24"/>
    </w:p>
    <w:p w14:paraId="4B361035" w14:textId="7EDDA2EA" w:rsidR="006F6C51" w:rsidRDefault="006F6C51" w:rsidP="006F6C51">
      <w:pPr>
        <w:ind w:firstLine="1134"/>
        <w:rPr>
          <w:rFonts w:cs="Arial"/>
          <w:szCs w:val="24"/>
        </w:rPr>
      </w:pPr>
      <w:r>
        <w:rPr>
          <w:rFonts w:cs="Arial"/>
          <w:szCs w:val="24"/>
        </w:rPr>
        <w:t xml:space="preserve">Definimos </w:t>
      </w:r>
      <w:r w:rsidR="00454BAD">
        <w:rPr>
          <w:rFonts w:cs="Arial"/>
          <w:szCs w:val="24"/>
        </w:rPr>
        <w:t>d</w:t>
      </w:r>
      <w:r>
        <w:rPr>
          <w:rFonts w:cs="Arial"/>
          <w:szCs w:val="24"/>
        </w:rPr>
        <w:t xml:space="preserve">ados </w:t>
      </w:r>
      <w:r w:rsidR="00454BAD">
        <w:rPr>
          <w:rFonts w:cs="Arial"/>
          <w:szCs w:val="24"/>
        </w:rPr>
        <w:t>c</w:t>
      </w:r>
      <w:r>
        <w:rPr>
          <w:rFonts w:cs="Arial"/>
          <w:szCs w:val="24"/>
        </w:rPr>
        <w:t xml:space="preserve">ategóricos como sendo os </w:t>
      </w:r>
      <w:r w:rsidRPr="00D12E2A">
        <w:rPr>
          <w:rFonts w:cs="Arial"/>
          <w:szCs w:val="24"/>
        </w:rPr>
        <w:t>dados decorrentes da observação de variáveis categóricas, ou seja, aqueles que identificam para cada caso</w:t>
      </w:r>
      <w:r>
        <w:rPr>
          <w:rFonts w:cs="Arial"/>
          <w:szCs w:val="24"/>
        </w:rPr>
        <w:t>,</w:t>
      </w:r>
      <w:r w:rsidRPr="00D12E2A">
        <w:rPr>
          <w:rFonts w:cs="Arial"/>
          <w:szCs w:val="24"/>
        </w:rPr>
        <w:t xml:space="preserve"> uma categoria. As categorias podem ser derivadas de variáveis qualitativas (nominais ou ordinais) ou quantitativas.</w:t>
      </w:r>
      <w:r>
        <w:rPr>
          <w:rFonts w:cs="Arial"/>
          <w:szCs w:val="24"/>
        </w:rPr>
        <w:t xml:space="preserve"> Fazendo uma analogia com a ciência da computação, tentando simplificar a explicação, os dados categóricos seriam os enumeradores.</w:t>
      </w:r>
    </w:p>
    <w:p w14:paraId="7418A774" w14:textId="16B731DB" w:rsidR="006F6C51" w:rsidRDefault="006F6C51" w:rsidP="006F6C51">
      <w:pPr>
        <w:ind w:firstLine="1134"/>
        <w:rPr>
          <w:rFonts w:cs="Arial"/>
          <w:szCs w:val="24"/>
        </w:rPr>
      </w:pPr>
      <w:r>
        <w:rPr>
          <w:rFonts w:cs="Arial"/>
          <w:szCs w:val="24"/>
        </w:rPr>
        <w:t xml:space="preserve">Em 1993, </w:t>
      </w:r>
      <w:r w:rsidRPr="00D12E2A">
        <w:rPr>
          <w:rFonts w:cs="Arial"/>
          <w:szCs w:val="24"/>
        </w:rPr>
        <w:t>Shizuhiko Nishisato</w:t>
      </w:r>
      <w:r>
        <w:rPr>
          <w:rFonts w:cs="Arial"/>
          <w:szCs w:val="24"/>
        </w:rPr>
        <w:t xml:space="preserve"> classificou os dados categóricos em dois grupos distintos: (a) os </w:t>
      </w:r>
      <w:r w:rsidRPr="00AD1D9B">
        <w:rPr>
          <w:rFonts w:cs="Arial"/>
          <w:szCs w:val="24"/>
          <w:u w:val="single"/>
        </w:rPr>
        <w:t>dados de incidência</w:t>
      </w:r>
      <w:r>
        <w:rPr>
          <w:rFonts w:cs="Arial"/>
          <w:szCs w:val="24"/>
        </w:rPr>
        <w:t xml:space="preserve"> (</w:t>
      </w:r>
      <w:r w:rsidRPr="00D12E2A">
        <w:rPr>
          <w:rFonts w:cs="Arial"/>
          <w:i/>
          <w:szCs w:val="24"/>
        </w:rPr>
        <w:t>incidence data</w:t>
      </w:r>
      <w:r>
        <w:rPr>
          <w:rFonts w:cs="Arial"/>
          <w:szCs w:val="24"/>
        </w:rPr>
        <w:t>), grupo que abrange as tabelas de contingência (</w:t>
      </w:r>
      <w:r w:rsidRPr="00AD1D9B">
        <w:rPr>
          <w:rFonts w:cs="Arial"/>
          <w:i/>
          <w:szCs w:val="24"/>
        </w:rPr>
        <w:t>contingency tables</w:t>
      </w:r>
      <w:r>
        <w:rPr>
          <w:rFonts w:cs="Arial"/>
          <w:szCs w:val="24"/>
        </w:rPr>
        <w:t>), os dados de múltipla escolha (</w:t>
      </w:r>
      <w:r w:rsidRPr="00AD1D9B">
        <w:rPr>
          <w:rFonts w:cs="Arial"/>
          <w:i/>
          <w:szCs w:val="24"/>
        </w:rPr>
        <w:t>multiple-choice data</w:t>
      </w:r>
      <w:r>
        <w:rPr>
          <w:rFonts w:cs="Arial"/>
          <w:szCs w:val="24"/>
        </w:rPr>
        <w:t>) e os dados ordenados (</w:t>
      </w:r>
      <w:r w:rsidRPr="00AD1D9B">
        <w:rPr>
          <w:rFonts w:cs="Arial"/>
          <w:i/>
          <w:szCs w:val="24"/>
        </w:rPr>
        <w:t>sorting data</w:t>
      </w:r>
      <w:r>
        <w:rPr>
          <w:rFonts w:cs="Arial"/>
          <w:szCs w:val="24"/>
        </w:rPr>
        <w:t xml:space="preserve">); e (b) os </w:t>
      </w:r>
      <w:r w:rsidRPr="00AD1D9B">
        <w:rPr>
          <w:rFonts w:cs="Arial"/>
          <w:szCs w:val="24"/>
          <w:u w:val="single"/>
        </w:rPr>
        <w:t>dados de dominância</w:t>
      </w:r>
      <w:r>
        <w:rPr>
          <w:rFonts w:cs="Arial"/>
          <w:szCs w:val="24"/>
        </w:rPr>
        <w:t xml:space="preserve"> (</w:t>
      </w:r>
      <w:r>
        <w:rPr>
          <w:rFonts w:cs="Arial"/>
          <w:i/>
          <w:szCs w:val="24"/>
        </w:rPr>
        <w:t>dominance data</w:t>
      </w:r>
      <w:r>
        <w:rPr>
          <w:rFonts w:cs="Arial"/>
          <w:szCs w:val="24"/>
        </w:rPr>
        <w:t>), grupo este que abrange os dados por ordem de classificação (</w:t>
      </w:r>
      <w:r w:rsidRPr="00AD1D9B">
        <w:rPr>
          <w:rFonts w:cs="Arial"/>
          <w:i/>
          <w:szCs w:val="24"/>
        </w:rPr>
        <w:t>rank-order data</w:t>
      </w:r>
      <w:r>
        <w:rPr>
          <w:rFonts w:cs="Arial"/>
          <w:szCs w:val="24"/>
        </w:rPr>
        <w:t>) e os dados de comparação pareada (</w:t>
      </w:r>
      <w:r w:rsidRPr="00AD1D9B">
        <w:rPr>
          <w:rFonts w:cs="Arial"/>
          <w:i/>
          <w:szCs w:val="24"/>
        </w:rPr>
        <w:t>paired-comparison data</w:t>
      </w:r>
      <w:r>
        <w:rPr>
          <w:rFonts w:cs="Arial"/>
          <w:szCs w:val="24"/>
        </w:rPr>
        <w:t xml:space="preserve">). Como escopo deste trabalho, apenas iremos nos aprofundar nos dados de múltipla escolha. Caso seja de interesse, os demais tipos de dados podem ser consultados no livro </w:t>
      </w:r>
      <w:r w:rsidR="00E937A7" w:rsidRPr="00E937A7">
        <w:rPr>
          <w:rFonts w:cs="Arial"/>
          <w:i/>
          <w:szCs w:val="24"/>
        </w:rPr>
        <w:t>Elements of Dual Scaling: An Introduction To Practical Data Analysis</w:t>
      </w:r>
      <w:sdt>
        <w:sdtPr>
          <w:rPr>
            <w:rFonts w:cs="Arial"/>
            <w:i/>
            <w:szCs w:val="24"/>
          </w:rPr>
          <w:id w:val="-717509738"/>
          <w:citation/>
        </w:sdtPr>
        <w:sdtContent>
          <w:r w:rsidR="00E937A7">
            <w:rPr>
              <w:rFonts w:cs="Arial"/>
              <w:i/>
              <w:szCs w:val="24"/>
            </w:rPr>
            <w:fldChar w:fldCharType="begin"/>
          </w:r>
          <w:r w:rsidR="00E937A7">
            <w:rPr>
              <w:rFonts w:cs="Arial"/>
              <w:szCs w:val="24"/>
            </w:rPr>
            <w:instrText xml:space="preserve"> CITATION Shi93 \l 1046 </w:instrText>
          </w:r>
          <w:r w:rsidR="00E937A7">
            <w:rPr>
              <w:rFonts w:cs="Arial"/>
              <w:i/>
              <w:szCs w:val="24"/>
            </w:rPr>
            <w:fldChar w:fldCharType="separate"/>
          </w:r>
          <w:r w:rsidR="00D05DD2">
            <w:rPr>
              <w:rFonts w:cs="Arial"/>
              <w:noProof/>
              <w:szCs w:val="24"/>
            </w:rPr>
            <w:t xml:space="preserve"> </w:t>
          </w:r>
          <w:r w:rsidR="00D05DD2" w:rsidRPr="00D05DD2">
            <w:rPr>
              <w:rFonts w:cs="Arial"/>
              <w:noProof/>
              <w:szCs w:val="24"/>
            </w:rPr>
            <w:t>(Nishisato, 1993)</w:t>
          </w:r>
          <w:r w:rsidR="00E937A7">
            <w:rPr>
              <w:rFonts w:cs="Arial"/>
              <w:i/>
              <w:szCs w:val="24"/>
            </w:rPr>
            <w:fldChar w:fldCharType="end"/>
          </w:r>
        </w:sdtContent>
      </w:sdt>
      <w:r>
        <w:rPr>
          <w:rFonts w:cs="Arial"/>
          <w:szCs w:val="24"/>
        </w:rPr>
        <w:t>.</w:t>
      </w:r>
    </w:p>
    <w:p w14:paraId="70DD040D" w14:textId="77777777" w:rsidR="006F6C51" w:rsidRDefault="006F6C51" w:rsidP="006F6C51">
      <w:pPr>
        <w:ind w:firstLine="1134"/>
        <w:rPr>
          <w:rFonts w:cs="Arial"/>
          <w:szCs w:val="24"/>
        </w:rPr>
      </w:pPr>
    </w:p>
    <w:p w14:paraId="69F14AC0" w14:textId="77777777" w:rsidR="006F6C51" w:rsidRPr="002453B4" w:rsidRDefault="006F6C51" w:rsidP="00C41DA2">
      <w:pPr>
        <w:pStyle w:val="Ttulo2"/>
        <w:rPr>
          <w:rFonts w:cs="Arial"/>
          <w:b w:val="0"/>
          <w:szCs w:val="24"/>
        </w:rPr>
      </w:pPr>
      <w:bookmarkStart w:id="25" w:name="_Toc509838626"/>
      <w:r w:rsidRPr="002453B4">
        <w:rPr>
          <w:rFonts w:cs="Arial"/>
          <w:b w:val="0"/>
          <w:szCs w:val="24"/>
        </w:rPr>
        <w:lastRenderedPageBreak/>
        <w:t>Dados de Múltipla Escolha</w:t>
      </w:r>
      <w:bookmarkEnd w:id="25"/>
    </w:p>
    <w:p w14:paraId="68CD9478" w14:textId="77777777" w:rsidR="006F6C51" w:rsidRDefault="006F6C51" w:rsidP="006F6C51">
      <w:pPr>
        <w:ind w:firstLine="1134"/>
        <w:rPr>
          <w:rFonts w:cs="Arial"/>
          <w:szCs w:val="24"/>
        </w:rPr>
      </w:pPr>
      <w:r>
        <w:rPr>
          <w:rFonts w:cs="Arial"/>
          <w:szCs w:val="24"/>
        </w:rPr>
        <w:t xml:space="preserve">Os dados do tipo múltipla escolha são indubitavelmente os mais populares entre todos os tipos de dados categóricos. Pode-se dizer que são onipresentes em todos os tipos de pesquisas, sejam elas médicas, comportamentais, sociais, etc. Consiste na apresentação de uma série de alternativas, onde apenas uma será escolhida. </w:t>
      </w:r>
    </w:p>
    <w:p w14:paraId="07D503E2" w14:textId="012B5865" w:rsidR="006F6C51" w:rsidRDefault="00457091" w:rsidP="006F6C51">
      <w:pPr>
        <w:ind w:firstLine="1134"/>
        <w:rPr>
          <w:rFonts w:cs="Arial"/>
          <w:szCs w:val="24"/>
        </w:rPr>
      </w:pPr>
      <w:r>
        <w:rPr>
          <w:rFonts w:cs="Arial"/>
          <w:szCs w:val="24"/>
        </w:rPr>
        <w:t>A</w:t>
      </w:r>
      <w:r w:rsidR="006F6C51">
        <w:rPr>
          <w:rFonts w:cs="Arial"/>
          <w:szCs w:val="24"/>
        </w:rPr>
        <w:t xml:space="preserve"> utilização da técnica de </w:t>
      </w:r>
      <w:r w:rsidR="006F6C51" w:rsidRPr="003B5E21">
        <w:rPr>
          <w:rFonts w:cs="Arial"/>
          <w:i/>
          <w:szCs w:val="24"/>
        </w:rPr>
        <w:t xml:space="preserve">Dual Scaling </w:t>
      </w:r>
      <w:r w:rsidR="006F6C51">
        <w:rPr>
          <w:rFonts w:cs="Arial"/>
          <w:szCs w:val="24"/>
        </w:rPr>
        <w:t xml:space="preserve">nos permite analisar os dados de múltipla escolha de forma bem mais eficaz, atribuindo à alternativa escolhida o valor 1, enquanto as demais alternativas recebem o valor 0. O resultado então é apresentado em uma tabela chamada </w:t>
      </w:r>
      <w:r w:rsidR="00DB6BD1">
        <w:rPr>
          <w:rFonts w:cs="Arial"/>
          <w:b/>
          <w:szCs w:val="24"/>
        </w:rPr>
        <w:t>Tabela</w:t>
      </w:r>
      <w:r w:rsidR="006F6C51" w:rsidRPr="00800AA6">
        <w:rPr>
          <w:rFonts w:cs="Arial"/>
          <w:b/>
          <w:szCs w:val="24"/>
        </w:rPr>
        <w:t xml:space="preserve"> de Padrão de Resposta</w:t>
      </w:r>
      <w:r w:rsidR="00E16EA2">
        <w:rPr>
          <w:rFonts w:cs="Arial"/>
          <w:b/>
          <w:szCs w:val="24"/>
        </w:rPr>
        <w:t>s</w:t>
      </w:r>
      <w:r w:rsidR="006F6C51">
        <w:rPr>
          <w:rFonts w:cs="Arial"/>
          <w:szCs w:val="24"/>
        </w:rPr>
        <w:t xml:space="preserve"> (</w:t>
      </w:r>
      <w:r w:rsidR="006F6C51" w:rsidRPr="003B5E21">
        <w:rPr>
          <w:rFonts w:cs="Arial"/>
          <w:i/>
          <w:szCs w:val="24"/>
        </w:rPr>
        <w:t>response-pattern table</w:t>
      </w:r>
      <w:r w:rsidR="006F6C51">
        <w:rPr>
          <w:rFonts w:cs="Arial"/>
          <w:szCs w:val="24"/>
        </w:rPr>
        <w:t>).</w:t>
      </w:r>
    </w:p>
    <w:p w14:paraId="2EAAB714" w14:textId="77777777" w:rsidR="00AC6914" w:rsidRDefault="00AC6914" w:rsidP="006F6C51">
      <w:pPr>
        <w:ind w:firstLine="1134"/>
        <w:rPr>
          <w:rFonts w:cs="Arial"/>
          <w:szCs w:val="24"/>
        </w:rPr>
      </w:pPr>
    </w:p>
    <w:p w14:paraId="38B422FC" w14:textId="5B2F0DD4" w:rsidR="00AC6914" w:rsidRPr="009977A1" w:rsidRDefault="00AC6914" w:rsidP="00AC6914">
      <w:pPr>
        <w:pStyle w:val="Ttulo2"/>
        <w:rPr>
          <w:rFonts w:cs="Arial"/>
          <w:b w:val="0"/>
          <w:szCs w:val="24"/>
        </w:rPr>
      </w:pPr>
      <w:bookmarkStart w:id="26" w:name="_Toc509838627"/>
      <w:r>
        <w:rPr>
          <w:rFonts w:cs="Arial"/>
          <w:b w:val="0"/>
          <w:szCs w:val="24"/>
        </w:rPr>
        <w:t>DUAL SCALING</w:t>
      </w:r>
      <w:bookmarkEnd w:id="26"/>
    </w:p>
    <w:p w14:paraId="31AAC91B" w14:textId="095DEE7D" w:rsidR="00440FFF" w:rsidRDefault="00D43F01" w:rsidP="00440FFF">
      <w:pPr>
        <w:ind w:firstLine="1134"/>
        <w:rPr>
          <w:rFonts w:cs="Arial"/>
          <w:szCs w:val="24"/>
        </w:rPr>
      </w:pPr>
      <w:r w:rsidRPr="006D44DA">
        <w:rPr>
          <w:rFonts w:cs="Arial"/>
          <w:i/>
          <w:szCs w:val="24"/>
        </w:rPr>
        <w:t>Dual Scaling</w:t>
      </w:r>
      <w:r>
        <w:rPr>
          <w:rFonts w:cs="Arial"/>
          <w:szCs w:val="24"/>
        </w:rPr>
        <w:t xml:space="preserve"> </w:t>
      </w:r>
      <w:r w:rsidR="006D44DA">
        <w:rPr>
          <w:rFonts w:cs="Arial"/>
          <w:szCs w:val="24"/>
        </w:rPr>
        <w:t xml:space="preserve">é um método versátil para </w:t>
      </w:r>
      <w:r w:rsidR="00960A69">
        <w:rPr>
          <w:rFonts w:cs="Arial"/>
          <w:szCs w:val="24"/>
        </w:rPr>
        <w:t>análise de variados tipos de dados. Ele foi proposto por Nishisato como um</w:t>
      </w:r>
      <w:r w:rsidR="006E7D1E">
        <w:rPr>
          <w:rFonts w:cs="Arial"/>
          <w:szCs w:val="24"/>
        </w:rPr>
        <w:t>a</w:t>
      </w:r>
      <w:r w:rsidR="00960A69">
        <w:rPr>
          <w:rFonts w:cs="Arial"/>
          <w:szCs w:val="24"/>
        </w:rPr>
        <w:t xml:space="preserve"> </w:t>
      </w:r>
      <w:r w:rsidR="00960A69" w:rsidRPr="00A74A29">
        <w:rPr>
          <w:rFonts w:cs="Arial"/>
          <w:i/>
          <w:szCs w:val="24"/>
        </w:rPr>
        <w:t>ferramenta para inspeção visual</w:t>
      </w:r>
      <w:r w:rsidR="00932CE8">
        <w:rPr>
          <w:rFonts w:cs="Arial"/>
          <w:szCs w:val="24"/>
        </w:rPr>
        <w:t xml:space="preserve"> de indivíduos </w:t>
      </w:r>
      <w:r w:rsidR="00AA087C">
        <w:rPr>
          <w:rFonts w:cs="Arial"/>
          <w:szCs w:val="24"/>
        </w:rPr>
        <w:t xml:space="preserve">e suas </w:t>
      </w:r>
      <w:r w:rsidR="000146ED">
        <w:rPr>
          <w:rFonts w:cs="Arial"/>
          <w:szCs w:val="24"/>
        </w:rPr>
        <w:t xml:space="preserve">preferências para estímulos coletados através </w:t>
      </w:r>
      <w:r w:rsidR="00DB6BD1">
        <w:rPr>
          <w:rFonts w:cs="Arial"/>
          <w:szCs w:val="24"/>
        </w:rPr>
        <w:t>de</w:t>
      </w:r>
      <w:r w:rsidR="000146ED">
        <w:rPr>
          <w:rFonts w:cs="Arial"/>
          <w:szCs w:val="24"/>
        </w:rPr>
        <w:t xml:space="preserve"> questionários de opinião.</w:t>
      </w:r>
      <w:r w:rsidR="00135C74">
        <w:rPr>
          <w:rFonts w:cs="Arial"/>
          <w:szCs w:val="24"/>
        </w:rPr>
        <w:t xml:space="preserve"> Com o mapeamento </w:t>
      </w:r>
      <w:r w:rsidR="00594F3D">
        <w:rPr>
          <w:rFonts w:cs="Arial"/>
          <w:szCs w:val="24"/>
        </w:rPr>
        <w:t xml:space="preserve">resultante </w:t>
      </w:r>
      <w:r w:rsidR="00295F65">
        <w:rPr>
          <w:rFonts w:cs="Arial"/>
          <w:szCs w:val="24"/>
        </w:rPr>
        <w:t xml:space="preserve">do </w:t>
      </w:r>
      <w:r w:rsidR="00295F65" w:rsidRPr="00B90E22">
        <w:rPr>
          <w:rFonts w:cs="Arial"/>
          <w:i/>
          <w:szCs w:val="24"/>
        </w:rPr>
        <w:t>Dual Scaling</w:t>
      </w:r>
      <w:r w:rsidR="00295F65">
        <w:rPr>
          <w:rFonts w:cs="Arial"/>
          <w:szCs w:val="24"/>
        </w:rPr>
        <w:t xml:space="preserve">, cada indivíduo e estímulo pesquisado </w:t>
      </w:r>
      <w:r w:rsidR="009172B3">
        <w:rPr>
          <w:rFonts w:cs="Arial"/>
          <w:szCs w:val="24"/>
        </w:rPr>
        <w:t xml:space="preserve">são representados como um ponto no </w:t>
      </w:r>
      <w:r w:rsidR="00120FC6">
        <w:rPr>
          <w:rFonts w:cs="Arial"/>
          <w:szCs w:val="24"/>
        </w:rPr>
        <w:t>e</w:t>
      </w:r>
      <w:r w:rsidR="009172B3">
        <w:rPr>
          <w:rFonts w:cs="Arial"/>
          <w:szCs w:val="24"/>
        </w:rPr>
        <w:t>spaço-</w:t>
      </w:r>
      <w:r w:rsidR="00120FC6">
        <w:rPr>
          <w:rFonts w:cs="Arial"/>
          <w:szCs w:val="24"/>
        </w:rPr>
        <w:t>s</w:t>
      </w:r>
      <w:r w:rsidR="009172B3">
        <w:rPr>
          <w:rFonts w:cs="Arial"/>
          <w:szCs w:val="24"/>
        </w:rPr>
        <w:t>olução</w:t>
      </w:r>
      <w:r w:rsidR="00B87EA2">
        <w:rPr>
          <w:rFonts w:cs="Arial"/>
          <w:szCs w:val="24"/>
        </w:rPr>
        <w:t xml:space="preserve"> resultante. Os comportamentos e </w:t>
      </w:r>
      <w:r w:rsidR="00822F04">
        <w:rPr>
          <w:rFonts w:cs="Arial"/>
          <w:szCs w:val="24"/>
        </w:rPr>
        <w:t xml:space="preserve">preferências de grupos de indivíduos </w:t>
      </w:r>
      <w:r w:rsidR="00591869">
        <w:rPr>
          <w:rFonts w:cs="Arial"/>
          <w:szCs w:val="24"/>
        </w:rPr>
        <w:t xml:space="preserve">que tem opiniões similares </w:t>
      </w:r>
      <w:r w:rsidR="00271DC3">
        <w:rPr>
          <w:rFonts w:cs="Arial"/>
          <w:szCs w:val="24"/>
        </w:rPr>
        <w:t>emergem</w:t>
      </w:r>
      <w:r w:rsidR="00591869">
        <w:rPr>
          <w:rFonts w:cs="Arial"/>
          <w:szCs w:val="24"/>
        </w:rPr>
        <w:t xml:space="preserve"> d</w:t>
      </w:r>
      <w:r w:rsidR="00807A8B">
        <w:rPr>
          <w:rFonts w:cs="Arial"/>
          <w:szCs w:val="24"/>
        </w:rPr>
        <w:t>a</w:t>
      </w:r>
      <w:r w:rsidR="00591869">
        <w:rPr>
          <w:rFonts w:cs="Arial"/>
          <w:szCs w:val="24"/>
        </w:rPr>
        <w:t xml:space="preserve"> distribuição</w:t>
      </w:r>
      <w:r w:rsidR="00F75529">
        <w:rPr>
          <w:rFonts w:cs="Arial"/>
          <w:szCs w:val="24"/>
        </w:rPr>
        <w:t xml:space="preserve"> de pontos porque indivíduos e estímulos relacionados </w:t>
      </w:r>
      <w:r w:rsidR="009779D2">
        <w:rPr>
          <w:rFonts w:cs="Arial"/>
          <w:szCs w:val="24"/>
        </w:rPr>
        <w:t xml:space="preserve">são mapeados pertos um dos outros, enquanto dados não relacionados </w:t>
      </w:r>
      <w:r w:rsidR="00757D4C">
        <w:rPr>
          <w:rFonts w:cs="Arial"/>
          <w:szCs w:val="24"/>
        </w:rPr>
        <w:t>aparecem apartados no espaço-solução.</w:t>
      </w:r>
    </w:p>
    <w:p w14:paraId="216C08CC" w14:textId="66510903" w:rsidR="00594F3D" w:rsidRDefault="003D7064" w:rsidP="00440FFF">
      <w:pPr>
        <w:ind w:firstLine="1134"/>
        <w:rPr>
          <w:rFonts w:cs="Arial"/>
          <w:szCs w:val="24"/>
        </w:rPr>
      </w:pPr>
      <w:r>
        <w:rPr>
          <w:rFonts w:cs="Arial"/>
          <w:szCs w:val="24"/>
        </w:rPr>
        <w:t xml:space="preserve">Apesar de ter sido proposto originalmente </w:t>
      </w:r>
      <w:r w:rsidR="00476A58">
        <w:rPr>
          <w:rFonts w:cs="Arial"/>
          <w:szCs w:val="24"/>
        </w:rPr>
        <w:t xml:space="preserve">para análise de </w:t>
      </w:r>
      <w:r w:rsidR="00D74F0E">
        <w:rPr>
          <w:rFonts w:cs="Arial"/>
          <w:szCs w:val="24"/>
        </w:rPr>
        <w:t>preferências</w:t>
      </w:r>
      <w:r w:rsidR="00476A58">
        <w:rPr>
          <w:rFonts w:cs="Arial"/>
          <w:szCs w:val="24"/>
        </w:rPr>
        <w:t xml:space="preserve"> de indivíduos, </w:t>
      </w:r>
      <w:r w:rsidR="000035EE">
        <w:rPr>
          <w:rFonts w:cs="Arial"/>
          <w:szCs w:val="24"/>
        </w:rPr>
        <w:t xml:space="preserve">Nishisato afirma que </w:t>
      </w:r>
      <w:r w:rsidR="0098460E">
        <w:rPr>
          <w:rFonts w:cs="Arial"/>
          <w:szCs w:val="24"/>
        </w:rPr>
        <w:t xml:space="preserve">sua abordagem sobre </w:t>
      </w:r>
      <w:r w:rsidR="00476A58">
        <w:rPr>
          <w:rFonts w:cs="Arial"/>
          <w:szCs w:val="24"/>
        </w:rPr>
        <w:t xml:space="preserve">o </w:t>
      </w:r>
      <w:r w:rsidR="00476A58" w:rsidRPr="0098460E">
        <w:rPr>
          <w:rFonts w:cs="Arial"/>
          <w:i/>
          <w:szCs w:val="24"/>
        </w:rPr>
        <w:t>Dual Scaling</w:t>
      </w:r>
      <w:r w:rsidR="00476A58">
        <w:rPr>
          <w:rFonts w:cs="Arial"/>
          <w:szCs w:val="24"/>
        </w:rPr>
        <w:t xml:space="preserve"> </w:t>
      </w:r>
      <w:r w:rsidR="0098460E">
        <w:rPr>
          <w:rFonts w:cs="Arial"/>
          <w:szCs w:val="24"/>
        </w:rPr>
        <w:t>pode</w:t>
      </w:r>
      <w:r w:rsidR="006C4EB2">
        <w:rPr>
          <w:rFonts w:cs="Arial"/>
          <w:szCs w:val="24"/>
        </w:rPr>
        <w:t xml:space="preserve"> ser empregada para descobrir </w:t>
      </w:r>
      <w:r w:rsidR="00BD2197">
        <w:rPr>
          <w:rFonts w:cs="Arial"/>
          <w:szCs w:val="24"/>
        </w:rPr>
        <w:t>estilos de respostas em praticamente todos os tipos de bases de dados.</w:t>
      </w:r>
    </w:p>
    <w:p w14:paraId="4CFEB62E" w14:textId="6233A8F2" w:rsidR="009058BF" w:rsidRDefault="009058BF" w:rsidP="009058BF">
      <w:pPr>
        <w:ind w:firstLine="1134"/>
        <w:rPr>
          <w:rFonts w:cs="Arial"/>
          <w:szCs w:val="24"/>
        </w:rPr>
      </w:pPr>
      <w:r>
        <w:rPr>
          <w:rFonts w:cs="Arial"/>
          <w:szCs w:val="24"/>
        </w:rPr>
        <w:t xml:space="preserve">Os dados resultantes da análise utilizando o </w:t>
      </w:r>
      <w:r w:rsidRPr="00D54558">
        <w:rPr>
          <w:rFonts w:cs="Arial"/>
          <w:i/>
          <w:szCs w:val="24"/>
        </w:rPr>
        <w:t>Dual Scaling</w:t>
      </w:r>
      <w:r>
        <w:rPr>
          <w:rFonts w:cs="Arial"/>
          <w:szCs w:val="24"/>
        </w:rPr>
        <w:t xml:space="preserve"> são expressados em função do padrão de resposta escolhido, e as unidades de análise são as opções </w:t>
      </w:r>
      <w:r>
        <w:rPr>
          <w:rFonts w:cs="Arial"/>
          <w:szCs w:val="24"/>
        </w:rPr>
        <w:lastRenderedPageBreak/>
        <w:t>de respostas. O</w:t>
      </w:r>
      <w:r w:rsidRPr="002B1F57">
        <w:rPr>
          <w:rFonts w:cs="Arial"/>
          <w:szCs w:val="24"/>
        </w:rPr>
        <w:t xml:space="preserve"> </w:t>
      </w:r>
      <w:r w:rsidRPr="00C47A99">
        <w:rPr>
          <w:rFonts w:cs="Arial"/>
          <w:i/>
          <w:szCs w:val="24"/>
        </w:rPr>
        <w:t>Dual Scaling</w:t>
      </w:r>
      <w:r w:rsidRPr="002B1F57">
        <w:rPr>
          <w:rFonts w:cs="Arial"/>
          <w:szCs w:val="24"/>
        </w:rPr>
        <w:t xml:space="preserve"> procura as combinações ponderadas mais informativas de categorias de itens. Isso significa que o </w:t>
      </w:r>
      <w:r w:rsidRPr="00DB6BD1">
        <w:rPr>
          <w:rFonts w:cs="Arial"/>
          <w:i/>
          <w:szCs w:val="24"/>
        </w:rPr>
        <w:t>Dual Scaling</w:t>
      </w:r>
      <w:r w:rsidRPr="002B1F57">
        <w:rPr>
          <w:rFonts w:cs="Arial"/>
          <w:szCs w:val="24"/>
        </w:rPr>
        <w:t xml:space="preserve"> produz uma matriz de correlação </w:t>
      </w:r>
      <w:r>
        <w:rPr>
          <w:rFonts w:cs="Arial"/>
          <w:szCs w:val="24"/>
        </w:rPr>
        <w:t>entre os itens</w:t>
      </w:r>
      <w:r w:rsidRPr="002B1F57">
        <w:rPr>
          <w:rFonts w:cs="Arial"/>
          <w:szCs w:val="24"/>
        </w:rPr>
        <w:t xml:space="preserve"> para cada </w:t>
      </w:r>
      <w:r w:rsidR="004D5F97">
        <w:rPr>
          <w:rFonts w:cs="Arial"/>
          <w:szCs w:val="24"/>
        </w:rPr>
        <w:t>dimensão</w:t>
      </w:r>
      <w:r>
        <w:rPr>
          <w:rFonts w:cs="Arial"/>
          <w:szCs w:val="24"/>
        </w:rPr>
        <w:t>.</w:t>
      </w:r>
    </w:p>
    <w:p w14:paraId="629FCFA9" w14:textId="0AC93E6B" w:rsidR="009058BF" w:rsidRDefault="009058BF" w:rsidP="009058BF">
      <w:pPr>
        <w:ind w:firstLine="1134"/>
        <w:rPr>
          <w:rFonts w:cs="Arial"/>
          <w:szCs w:val="24"/>
        </w:rPr>
      </w:pPr>
      <w:r w:rsidRPr="00AB4828">
        <w:rPr>
          <w:rFonts w:cs="Arial"/>
          <w:szCs w:val="24"/>
        </w:rPr>
        <w:t>Combinações não-lineares de categorias d</w:t>
      </w:r>
      <w:r>
        <w:rPr>
          <w:rFonts w:cs="Arial"/>
          <w:szCs w:val="24"/>
        </w:rPr>
        <w:t>e</w:t>
      </w:r>
      <w:r w:rsidRPr="00AB4828">
        <w:rPr>
          <w:rFonts w:cs="Arial"/>
          <w:szCs w:val="24"/>
        </w:rPr>
        <w:t xml:space="preserve"> </w:t>
      </w:r>
      <w:r w:rsidR="0091219E">
        <w:rPr>
          <w:rFonts w:cs="Arial"/>
          <w:szCs w:val="24"/>
        </w:rPr>
        <w:t>itens</w:t>
      </w:r>
      <w:r w:rsidRPr="00AB4828">
        <w:rPr>
          <w:rFonts w:cs="Arial"/>
          <w:szCs w:val="24"/>
        </w:rPr>
        <w:t xml:space="preserve"> estão envolvidas em cada </w:t>
      </w:r>
      <w:r w:rsidR="003E1C52">
        <w:rPr>
          <w:rFonts w:cs="Arial"/>
          <w:szCs w:val="24"/>
        </w:rPr>
        <w:t>dimensão</w:t>
      </w:r>
      <w:r w:rsidRPr="00AB4828">
        <w:rPr>
          <w:rFonts w:cs="Arial"/>
          <w:szCs w:val="24"/>
        </w:rPr>
        <w:t xml:space="preserve">. No </w:t>
      </w:r>
      <w:r w:rsidRPr="00AB4828">
        <w:rPr>
          <w:rFonts w:cs="Arial"/>
          <w:i/>
          <w:szCs w:val="24"/>
        </w:rPr>
        <w:t>Dual Scaling</w:t>
      </w:r>
      <w:r w:rsidRPr="00AB4828">
        <w:rPr>
          <w:rFonts w:cs="Arial"/>
          <w:szCs w:val="24"/>
        </w:rPr>
        <w:t>, a correlação linear é maximizada pela transformação d</w:t>
      </w:r>
      <w:r>
        <w:rPr>
          <w:rFonts w:cs="Arial"/>
          <w:szCs w:val="24"/>
        </w:rPr>
        <w:t>as</w:t>
      </w:r>
      <w:r w:rsidRPr="00AB4828">
        <w:rPr>
          <w:rFonts w:cs="Arial"/>
          <w:szCs w:val="24"/>
        </w:rPr>
        <w:t xml:space="preserve"> categorias de forma linear ou não linear, dependendo dos dados</w:t>
      </w:r>
      <w:r>
        <w:rPr>
          <w:rFonts w:cs="Arial"/>
          <w:szCs w:val="24"/>
        </w:rPr>
        <w:t>.</w:t>
      </w:r>
    </w:p>
    <w:p w14:paraId="3CF6E75A" w14:textId="01C53423" w:rsidR="00CA2CEC" w:rsidRDefault="00C667BF" w:rsidP="00440FFF">
      <w:pPr>
        <w:ind w:firstLine="1134"/>
        <w:rPr>
          <w:rFonts w:cs="Arial"/>
          <w:szCs w:val="24"/>
        </w:rPr>
      </w:pPr>
      <w:r>
        <w:rPr>
          <w:rFonts w:cs="Arial"/>
          <w:szCs w:val="24"/>
        </w:rPr>
        <w:t xml:space="preserve">Seguindo o escopo proposto para este trabalho, </w:t>
      </w:r>
      <w:r w:rsidR="00217A9A">
        <w:rPr>
          <w:rFonts w:cs="Arial"/>
          <w:szCs w:val="24"/>
        </w:rPr>
        <w:t>representaremos</w:t>
      </w:r>
      <w:r w:rsidR="003D4B05">
        <w:rPr>
          <w:rFonts w:cs="Arial"/>
          <w:szCs w:val="24"/>
        </w:rPr>
        <w:t xml:space="preserve"> </w:t>
      </w:r>
      <w:r w:rsidR="00E7202A">
        <w:rPr>
          <w:rFonts w:cs="Arial"/>
          <w:szCs w:val="24"/>
        </w:rPr>
        <w:t xml:space="preserve">nossa base de dados </w:t>
      </w:r>
      <w:r w:rsidR="000C107C">
        <w:rPr>
          <w:rFonts w:cs="Arial"/>
          <w:szCs w:val="24"/>
        </w:rPr>
        <w:t>com dados do</w:t>
      </w:r>
      <w:r w:rsidR="00E7202A">
        <w:rPr>
          <w:rFonts w:cs="Arial"/>
          <w:szCs w:val="24"/>
        </w:rPr>
        <w:t xml:space="preserve"> tipo múltipla escolha</w:t>
      </w:r>
      <w:r w:rsidR="00217A9A">
        <w:rPr>
          <w:rFonts w:cs="Arial"/>
          <w:szCs w:val="24"/>
        </w:rPr>
        <w:t xml:space="preserve"> </w:t>
      </w:r>
      <w:r w:rsidR="003D4DBC">
        <w:rPr>
          <w:rFonts w:cs="Arial"/>
          <w:szCs w:val="24"/>
        </w:rPr>
        <w:t xml:space="preserve">como </w:t>
      </w:r>
      <m:oMath>
        <m:r>
          <w:rPr>
            <w:rFonts w:ascii="Cambria Math" w:hAnsi="Cambria Math" w:cs="Arial"/>
            <w:szCs w:val="24"/>
          </w:rPr>
          <m:t>D</m:t>
        </m:r>
      </m:oMath>
      <w:r w:rsidR="000C107C">
        <w:rPr>
          <w:rFonts w:cs="Arial"/>
          <w:szCs w:val="24"/>
        </w:rPr>
        <w:t xml:space="preserve">, </w:t>
      </w:r>
      <w:r w:rsidR="00217A9A">
        <w:rPr>
          <w:rFonts w:cs="Arial"/>
          <w:szCs w:val="24"/>
        </w:rPr>
        <w:t>e</w:t>
      </w:r>
      <w:r w:rsidR="003D4DBC">
        <w:rPr>
          <w:rFonts w:cs="Arial"/>
          <w:szCs w:val="24"/>
        </w:rPr>
        <w:t xml:space="preserve"> </w:t>
      </w:r>
      <m:oMath>
        <m:r>
          <w:rPr>
            <w:rFonts w:ascii="Cambria Math" w:hAnsi="Cambria Math" w:cs="Arial"/>
            <w:szCs w:val="24"/>
          </w:rPr>
          <m:t>F</m:t>
        </m:r>
      </m:oMath>
      <w:r w:rsidR="00782515">
        <w:rPr>
          <w:rFonts w:cs="Arial"/>
          <w:szCs w:val="24"/>
        </w:rPr>
        <w:t xml:space="preserve"> será noss</w:t>
      </w:r>
      <w:r w:rsidR="003D4DBC">
        <w:rPr>
          <w:rFonts w:cs="Arial"/>
          <w:szCs w:val="24"/>
        </w:rPr>
        <w:t xml:space="preserve">a matriz de </w:t>
      </w:r>
      <w:r w:rsidR="00AF6D7D">
        <w:rPr>
          <w:rFonts w:cs="Arial"/>
          <w:szCs w:val="24"/>
        </w:rPr>
        <w:t>padrão de resposta</w:t>
      </w:r>
      <w:r w:rsidR="00940EC3">
        <w:rPr>
          <w:rFonts w:cs="Arial"/>
          <w:szCs w:val="24"/>
        </w:rPr>
        <w:t>s</w:t>
      </w:r>
      <w:r w:rsidR="00DB6BD1">
        <w:rPr>
          <w:rFonts w:cs="Arial"/>
          <w:szCs w:val="24"/>
        </w:rPr>
        <w:t>, baseada na tabela de padrão de respostas</w:t>
      </w:r>
      <w:r w:rsidR="000C107C">
        <w:rPr>
          <w:rFonts w:cs="Arial"/>
          <w:szCs w:val="24"/>
        </w:rPr>
        <w:t xml:space="preserve"> </w:t>
      </w:r>
      <w:r w:rsidR="00AF6D7D">
        <w:rPr>
          <w:rFonts w:cs="Arial"/>
          <w:szCs w:val="24"/>
        </w:rPr>
        <w:t>de 0s e 1s</w:t>
      </w:r>
      <w:r w:rsidR="00782515">
        <w:rPr>
          <w:rFonts w:cs="Arial"/>
          <w:szCs w:val="24"/>
        </w:rPr>
        <w:t xml:space="preserve">, de tamanho </w:t>
      </w:r>
      <m:oMath>
        <m:r>
          <w:rPr>
            <w:rFonts w:ascii="Cambria Math" w:hAnsi="Cambria Math" w:cs="Arial"/>
            <w:szCs w:val="24"/>
          </w:rPr>
          <m:t>n × m</m:t>
        </m:r>
      </m:oMath>
      <w:r w:rsidR="00B57677">
        <w:rPr>
          <w:rFonts w:cs="Arial"/>
          <w:szCs w:val="24"/>
        </w:rPr>
        <w:t>, onde cada transação é um indivíduo</w:t>
      </w:r>
      <w:r w:rsidR="00DA7B08">
        <w:rPr>
          <w:rFonts w:cs="Arial"/>
          <w:szCs w:val="24"/>
        </w:rPr>
        <w:t xml:space="preserve"> (linhas da matriz)</w:t>
      </w:r>
      <w:r w:rsidR="0041047D">
        <w:rPr>
          <w:rFonts w:cs="Arial"/>
          <w:szCs w:val="24"/>
        </w:rPr>
        <w:t>, e os itens ficam organizados como possíveis estímulos</w:t>
      </w:r>
      <w:r w:rsidR="008F15B8">
        <w:rPr>
          <w:rFonts w:cs="Arial"/>
          <w:szCs w:val="24"/>
        </w:rPr>
        <w:t xml:space="preserve"> ou respostas de múltipla escolha (colunas da matriz)</w:t>
      </w:r>
      <w:r w:rsidR="003A6C22">
        <w:rPr>
          <w:rFonts w:cs="Arial"/>
          <w:szCs w:val="24"/>
        </w:rPr>
        <w:t xml:space="preserve">. </w:t>
      </w:r>
    </w:p>
    <w:p w14:paraId="276CC422" w14:textId="708030BB" w:rsidR="001C4A4B" w:rsidRDefault="0096676B" w:rsidP="00440FFF">
      <w:pPr>
        <w:ind w:firstLine="1134"/>
        <w:rPr>
          <w:rFonts w:cs="Arial"/>
          <w:szCs w:val="24"/>
        </w:rPr>
      </w:pPr>
      <w:r>
        <w:rPr>
          <w:rFonts w:cs="Arial"/>
          <w:szCs w:val="24"/>
        </w:rPr>
        <w:t>A</w:t>
      </w:r>
      <w:r w:rsidR="00A61B7D">
        <w:rPr>
          <w:rFonts w:cs="Arial"/>
          <w:szCs w:val="24"/>
        </w:rPr>
        <w:t xml:space="preserve"> </w:t>
      </w:r>
      <w:r w:rsidR="0037356E">
        <w:rPr>
          <w:rFonts w:cs="Arial"/>
          <w:szCs w:val="24"/>
        </w:rPr>
        <w:t xml:space="preserve">primeira etapa do cálculo do </w:t>
      </w:r>
      <w:r w:rsidR="0037356E">
        <w:rPr>
          <w:rFonts w:cs="Arial"/>
          <w:i/>
          <w:szCs w:val="24"/>
        </w:rPr>
        <w:t xml:space="preserve">Dual </w:t>
      </w:r>
      <w:r w:rsidR="0037356E" w:rsidRPr="00BF5DEC">
        <w:rPr>
          <w:rFonts w:cs="Arial"/>
          <w:i/>
          <w:szCs w:val="24"/>
        </w:rPr>
        <w:t>Scaling</w:t>
      </w:r>
      <w:r w:rsidR="0037356E">
        <w:rPr>
          <w:rFonts w:cs="Arial"/>
          <w:szCs w:val="24"/>
        </w:rPr>
        <w:t xml:space="preserve"> </w:t>
      </w:r>
      <w:r w:rsidR="00F45C07">
        <w:rPr>
          <w:rFonts w:cs="Arial"/>
          <w:szCs w:val="24"/>
        </w:rPr>
        <w:t xml:space="preserve">tem como objetivo </w:t>
      </w:r>
      <w:r w:rsidR="00A61B7D">
        <w:rPr>
          <w:rFonts w:cs="Arial"/>
          <w:szCs w:val="24"/>
        </w:rPr>
        <w:t xml:space="preserve">descobrir a quantidade de dimensões </w:t>
      </w:r>
      <w:r w:rsidR="001C4A4B">
        <w:rPr>
          <w:rFonts w:cs="Arial"/>
          <w:szCs w:val="24"/>
        </w:rPr>
        <w:t>do espaço-solução</w:t>
      </w:r>
      <w:r w:rsidR="004D19E5">
        <w:rPr>
          <w:rFonts w:cs="Arial"/>
          <w:szCs w:val="24"/>
        </w:rPr>
        <w:t xml:space="preserve"> </w:t>
      </w:r>
      <m:oMath>
        <m:sSub>
          <m:sSubPr>
            <m:ctrlPr>
              <w:rPr>
                <w:rFonts w:ascii="Cambria Math" w:hAnsi="Cambria Math" w:cs="Arial"/>
                <w:i/>
                <w:szCs w:val="24"/>
              </w:rPr>
            </m:ctrlPr>
          </m:sSubPr>
          <m:e>
            <m:r>
              <w:rPr>
                <w:rFonts w:ascii="Cambria Math" w:hAnsi="Cambria Math" w:cs="Arial"/>
                <w:szCs w:val="24"/>
              </w:rPr>
              <m:t>n</m:t>
            </m:r>
          </m:e>
          <m:sub>
            <m:r>
              <w:rPr>
                <w:rFonts w:ascii="Cambria Math" w:hAnsi="Cambria Math" w:cs="Arial"/>
                <w:szCs w:val="24"/>
              </w:rPr>
              <m:t>s</m:t>
            </m:r>
          </m:sub>
        </m:sSub>
      </m:oMath>
      <w:r w:rsidR="001C4A4B">
        <w:rPr>
          <w:rFonts w:cs="Arial"/>
          <w:szCs w:val="24"/>
        </w:rPr>
        <w:t>, dado pela equação</w:t>
      </w:r>
      <w:ins w:id="27" w:author="alto" w:date="2018-04-02T18:29:00Z">
        <w:r w:rsidR="00047D38">
          <w:rPr>
            <w:rFonts w:cs="Arial"/>
            <w:szCs w:val="24"/>
          </w:rPr>
          <w:t>:</w:t>
        </w:r>
      </w:ins>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9A7DCD" w14:paraId="1730F131" w14:textId="77777777" w:rsidTr="000719AE">
        <w:tc>
          <w:tcPr>
            <w:tcW w:w="567" w:type="dxa"/>
            <w:vAlign w:val="center"/>
          </w:tcPr>
          <w:p w14:paraId="07291CD8" w14:textId="77777777" w:rsidR="009A7DCD" w:rsidRDefault="009A7DCD" w:rsidP="003A53C2">
            <w:pPr>
              <w:spacing w:line="240" w:lineRule="auto"/>
              <w:jc w:val="center"/>
              <w:rPr>
                <w:rFonts w:cs="Arial"/>
                <w:szCs w:val="24"/>
              </w:rPr>
            </w:pPr>
          </w:p>
        </w:tc>
        <w:tc>
          <w:tcPr>
            <w:tcW w:w="7937" w:type="dxa"/>
            <w:vAlign w:val="center"/>
          </w:tcPr>
          <w:p w14:paraId="4F443374" w14:textId="5B65738D" w:rsidR="009A7DCD" w:rsidRPr="0089575D" w:rsidRDefault="002F22BA" w:rsidP="003A53C2">
            <w:pPr>
              <w:spacing w:line="240" w:lineRule="auto"/>
              <w:jc w:val="center"/>
              <w:rPr>
                <w:rFonts w:cs="Arial"/>
                <w:sz w:val="28"/>
                <w:szCs w:val="28"/>
              </w:rPr>
            </w:pPr>
            <m:oMath>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s</m:t>
                  </m:r>
                </m:sub>
              </m:sSub>
              <m:r>
                <w:rPr>
                  <w:rFonts w:ascii="Cambria Math" w:hAnsi="Cambria Math" w:cs="Arial"/>
                  <w:sz w:val="28"/>
                  <w:szCs w:val="28"/>
                </w:rPr>
                <m:t>=m-q-1</m:t>
              </m:r>
            </m:oMath>
            <w:r w:rsidR="00B52281" w:rsidRPr="00BB49EC">
              <w:rPr>
                <w:rFonts w:cs="Arial"/>
                <w:szCs w:val="24"/>
              </w:rPr>
              <w:t>,</w:t>
            </w:r>
          </w:p>
        </w:tc>
        <w:tc>
          <w:tcPr>
            <w:tcW w:w="567" w:type="dxa"/>
            <w:vAlign w:val="center"/>
          </w:tcPr>
          <w:p w14:paraId="0676D0B2" w14:textId="13ADCFD1" w:rsidR="009A7DCD" w:rsidRPr="0059215D" w:rsidRDefault="009A7DCD" w:rsidP="00D30B6A">
            <w:pPr>
              <w:pStyle w:val="Legenda"/>
              <w:keepNext/>
              <w:jc w:val="center"/>
              <w:rPr>
                <w:rFonts w:cs="Arial"/>
                <w:sz w:val="24"/>
                <w:szCs w:val="24"/>
              </w:rPr>
            </w:pPr>
            <w:bookmarkStart w:id="28" w:name="_Ref509775919"/>
            <w:bookmarkStart w:id="29" w:name="_Ref509693903"/>
            <w:r w:rsidRPr="0059215D">
              <w:rPr>
                <w:rFonts w:cs="Arial"/>
                <w:sz w:val="24"/>
                <w:szCs w:val="24"/>
              </w:rPr>
              <w:t>(</w:t>
            </w:r>
            <w:r w:rsidR="00D30B6A" w:rsidRPr="0059215D">
              <w:rPr>
                <w:rFonts w:cs="Arial"/>
                <w:sz w:val="24"/>
                <w:szCs w:val="24"/>
              </w:rPr>
              <w:fldChar w:fldCharType="begin"/>
            </w:r>
            <w:r w:rsidR="00D30B6A" w:rsidRPr="0059215D">
              <w:rPr>
                <w:rFonts w:cs="Arial"/>
                <w:sz w:val="24"/>
                <w:szCs w:val="24"/>
              </w:rPr>
              <w:instrText xml:space="preserve"> SEQ Equação \* ARABIC </w:instrText>
            </w:r>
            <w:r w:rsidR="00D30B6A" w:rsidRPr="0059215D">
              <w:rPr>
                <w:rFonts w:cs="Arial"/>
                <w:sz w:val="24"/>
                <w:szCs w:val="24"/>
              </w:rPr>
              <w:fldChar w:fldCharType="separate"/>
            </w:r>
            <w:r w:rsidR="00D05DD2">
              <w:rPr>
                <w:rFonts w:cs="Arial"/>
                <w:noProof/>
                <w:sz w:val="24"/>
                <w:szCs w:val="24"/>
              </w:rPr>
              <w:t>1</w:t>
            </w:r>
            <w:r w:rsidR="00D30B6A" w:rsidRPr="0059215D">
              <w:rPr>
                <w:rFonts w:cs="Arial"/>
                <w:sz w:val="24"/>
                <w:szCs w:val="24"/>
              </w:rPr>
              <w:fldChar w:fldCharType="end"/>
            </w:r>
            <w:bookmarkEnd w:id="28"/>
            <w:r w:rsidRPr="0059215D">
              <w:rPr>
                <w:rFonts w:cs="Arial"/>
                <w:sz w:val="24"/>
                <w:szCs w:val="24"/>
              </w:rPr>
              <w:t>)</w:t>
            </w:r>
            <w:bookmarkEnd w:id="29"/>
          </w:p>
        </w:tc>
      </w:tr>
    </w:tbl>
    <w:p w14:paraId="12243696" w14:textId="6B9AC072" w:rsidR="001C4A4B" w:rsidRDefault="00BF5DEC" w:rsidP="0059215D">
      <w:pPr>
        <w:rPr>
          <w:rFonts w:cs="Arial"/>
          <w:szCs w:val="24"/>
        </w:rPr>
      </w:pPr>
      <w:r>
        <w:rPr>
          <w:rFonts w:cs="Arial"/>
          <w:szCs w:val="24"/>
        </w:rPr>
        <w:t xml:space="preserve">onde </w:t>
      </w:r>
      <m:oMath>
        <m:r>
          <w:rPr>
            <w:rFonts w:ascii="Cambria Math" w:hAnsi="Cambria Math" w:cs="Arial"/>
            <w:szCs w:val="24"/>
          </w:rPr>
          <m:t>m</m:t>
        </m:r>
      </m:oMath>
      <w:r>
        <w:rPr>
          <w:rFonts w:cs="Arial"/>
          <w:szCs w:val="24"/>
        </w:rPr>
        <w:t xml:space="preserve"> é o número de</w:t>
      </w:r>
      <w:r w:rsidR="002E3752">
        <w:rPr>
          <w:rFonts w:cs="Arial"/>
          <w:szCs w:val="24"/>
        </w:rPr>
        <w:t xml:space="preserve"> </w:t>
      </w:r>
      <w:r w:rsidR="003644E8">
        <w:rPr>
          <w:rFonts w:cs="Arial"/>
          <w:szCs w:val="24"/>
        </w:rPr>
        <w:t xml:space="preserve">colunas </w:t>
      </w:r>
      <w:r w:rsidR="00FD5E67">
        <w:rPr>
          <w:rFonts w:cs="Arial"/>
          <w:szCs w:val="24"/>
        </w:rPr>
        <w:t xml:space="preserve">(itens) </w:t>
      </w:r>
      <w:r w:rsidR="003644E8">
        <w:rPr>
          <w:rFonts w:cs="Arial"/>
          <w:szCs w:val="24"/>
        </w:rPr>
        <w:t xml:space="preserve">de nossa matriz de padrão de respostas </w:t>
      </w:r>
      <m:oMath>
        <m:r>
          <w:rPr>
            <w:rFonts w:ascii="Cambria Math" w:hAnsi="Cambria Math" w:cs="Arial"/>
            <w:szCs w:val="24"/>
          </w:rPr>
          <m:t>F</m:t>
        </m:r>
      </m:oMath>
      <w:r w:rsidR="00972215">
        <w:rPr>
          <w:rFonts w:cs="Arial"/>
          <w:szCs w:val="24"/>
        </w:rPr>
        <w:t xml:space="preserve">, e </w:t>
      </w:r>
      <m:oMath>
        <m:r>
          <w:rPr>
            <w:rFonts w:ascii="Cambria Math" w:hAnsi="Cambria Math" w:cs="Arial"/>
            <w:szCs w:val="24"/>
          </w:rPr>
          <m:t>q</m:t>
        </m:r>
      </m:oMath>
      <w:r w:rsidR="00972215">
        <w:rPr>
          <w:rFonts w:cs="Arial"/>
          <w:szCs w:val="24"/>
        </w:rPr>
        <w:t xml:space="preserve"> é o número de</w:t>
      </w:r>
      <w:r w:rsidR="00BB49EC">
        <w:rPr>
          <w:rFonts w:cs="Arial"/>
          <w:szCs w:val="24"/>
        </w:rPr>
        <w:t xml:space="preserve"> </w:t>
      </w:r>
      <w:r w:rsidR="00724B90">
        <w:rPr>
          <w:rFonts w:cs="Arial"/>
          <w:szCs w:val="24"/>
        </w:rPr>
        <w:t xml:space="preserve">categorias dos itens de </w:t>
      </w:r>
      <w:r w:rsidR="00C065FD">
        <w:rPr>
          <w:rFonts w:cs="Arial"/>
          <w:szCs w:val="24"/>
        </w:rPr>
        <w:t>resposta</w:t>
      </w:r>
      <w:r w:rsidR="00642725">
        <w:rPr>
          <w:rFonts w:cs="Arial"/>
          <w:szCs w:val="24"/>
        </w:rPr>
        <w:t xml:space="preserve"> (questões)</w:t>
      </w:r>
      <w:r w:rsidR="00C065FD">
        <w:rPr>
          <w:rFonts w:cs="Arial"/>
          <w:szCs w:val="24"/>
        </w:rPr>
        <w:t>.</w:t>
      </w:r>
    </w:p>
    <w:p w14:paraId="24F57975" w14:textId="27E59618" w:rsidR="00F0332E" w:rsidRDefault="00735B25" w:rsidP="00735B25">
      <w:pPr>
        <w:ind w:firstLine="1134"/>
        <w:rPr>
          <w:rFonts w:cs="Arial"/>
          <w:szCs w:val="24"/>
        </w:rPr>
      </w:pPr>
      <w:r>
        <w:rPr>
          <w:rFonts w:cs="Arial"/>
          <w:szCs w:val="24"/>
        </w:rPr>
        <w:t xml:space="preserve">Em seguida, </w:t>
      </w:r>
      <w:r w:rsidR="00642725">
        <w:rPr>
          <w:rFonts w:cs="Arial"/>
          <w:szCs w:val="24"/>
        </w:rPr>
        <w:t xml:space="preserve">definimos </w:t>
      </w:r>
      <w:r w:rsidR="00967762">
        <w:rPr>
          <w:rFonts w:cs="Arial"/>
          <w:szCs w:val="24"/>
        </w:rPr>
        <w:t>o vetor</w:t>
      </w:r>
      <w:r w:rsidR="00642725">
        <w:rPr>
          <w:rFonts w:cs="Arial"/>
          <w:szCs w:val="24"/>
        </w:rPr>
        <w:t xml:space="preserve"> </w:t>
      </w:r>
      <m:oMath>
        <m:sSub>
          <m:sSubPr>
            <m:ctrlPr>
              <w:rPr>
                <w:rFonts w:ascii="Cambria Math" w:hAnsi="Cambria Math" w:cs="Arial"/>
                <w:i/>
                <w:szCs w:val="24"/>
              </w:rPr>
            </m:ctrlPr>
          </m:sSubPr>
          <m:e>
            <m:r>
              <w:rPr>
                <w:rFonts w:ascii="Cambria Math" w:hAnsi="Cambria Math" w:cs="Arial"/>
                <w:szCs w:val="24"/>
              </w:rPr>
              <m:t>fr</m:t>
            </m:r>
          </m:e>
          <m:sub>
            <m:r>
              <w:rPr>
                <w:rFonts w:ascii="Cambria Math" w:hAnsi="Cambria Math" w:cs="Arial"/>
                <w:szCs w:val="24"/>
              </w:rPr>
              <m:t>n</m:t>
            </m:r>
          </m:sub>
        </m:sSub>
      </m:oMath>
      <w:r w:rsidR="00642725">
        <w:rPr>
          <w:rFonts w:cs="Arial"/>
          <w:szCs w:val="24"/>
        </w:rPr>
        <w:t xml:space="preserve"> </w:t>
      </w:r>
      <w:r w:rsidR="00967762">
        <w:rPr>
          <w:rFonts w:cs="Arial"/>
          <w:szCs w:val="24"/>
        </w:rPr>
        <w:t>como o</w:t>
      </w:r>
      <w:r w:rsidR="00B7702E">
        <w:rPr>
          <w:rFonts w:cs="Arial"/>
          <w:szCs w:val="24"/>
        </w:rPr>
        <w:t xml:space="preserve"> somatório das linhas</w:t>
      </w:r>
      <w:r w:rsidR="00771574">
        <w:rPr>
          <w:rFonts w:cs="Arial"/>
          <w:szCs w:val="24"/>
        </w:rPr>
        <w:t xml:space="preserve"> da matriz de padrão de respostas </w:t>
      </w:r>
      <m:oMath>
        <m:r>
          <w:rPr>
            <w:rFonts w:ascii="Cambria Math" w:hAnsi="Cambria Math" w:cs="Arial"/>
            <w:szCs w:val="24"/>
          </w:rPr>
          <m:t>F</m:t>
        </m:r>
      </m:oMath>
      <w:r w:rsidR="00771574">
        <w:rPr>
          <w:rFonts w:cs="Arial"/>
          <w:szCs w:val="24"/>
        </w:rPr>
        <w:t>,</w:t>
      </w:r>
      <w:r w:rsidR="00967762">
        <w:rPr>
          <w:rFonts w:cs="Arial"/>
          <w:szCs w:val="24"/>
        </w:rPr>
        <w:t xml:space="preserve"> </w:t>
      </w:r>
      <w:r w:rsidR="00642725">
        <w:rPr>
          <w:rFonts w:cs="Arial"/>
          <w:szCs w:val="24"/>
        </w:rPr>
        <w:t>e</w:t>
      </w:r>
      <w:r w:rsidR="00771574">
        <w:rPr>
          <w:rFonts w:cs="Arial"/>
          <w:szCs w:val="24"/>
        </w:rPr>
        <w:t xml:space="preserve"> o vetor</w:t>
      </w:r>
      <w:r w:rsidR="00642725">
        <w:rPr>
          <w:rFonts w:cs="Arial"/>
          <w:szCs w:val="24"/>
        </w:rPr>
        <w:t xml:space="preserve"> </w:t>
      </w:r>
      <m:oMath>
        <m:sSub>
          <m:sSubPr>
            <m:ctrlPr>
              <w:rPr>
                <w:rFonts w:ascii="Cambria Math" w:hAnsi="Cambria Math" w:cs="Arial"/>
                <w:i/>
                <w:szCs w:val="24"/>
              </w:rPr>
            </m:ctrlPr>
          </m:sSubPr>
          <m:e>
            <m:r>
              <w:rPr>
                <w:rFonts w:ascii="Cambria Math" w:hAnsi="Cambria Math" w:cs="Arial"/>
                <w:szCs w:val="24"/>
              </w:rPr>
              <m:t>fc</m:t>
            </m:r>
          </m:e>
          <m:sub>
            <m:r>
              <w:rPr>
                <w:rFonts w:ascii="Cambria Math" w:hAnsi="Cambria Math" w:cs="Arial"/>
                <w:szCs w:val="24"/>
              </w:rPr>
              <m:t>m</m:t>
            </m:r>
          </m:sub>
        </m:sSub>
      </m:oMath>
      <w:r w:rsidR="00143A65">
        <w:rPr>
          <w:rFonts w:cs="Arial"/>
          <w:szCs w:val="24"/>
        </w:rPr>
        <w:t xml:space="preserve"> </w:t>
      </w:r>
      <w:r w:rsidR="00967762">
        <w:rPr>
          <w:rFonts w:cs="Arial"/>
          <w:szCs w:val="24"/>
        </w:rPr>
        <w:t>com</w:t>
      </w:r>
      <w:r w:rsidR="00B520AB">
        <w:rPr>
          <w:rFonts w:cs="Arial"/>
          <w:szCs w:val="24"/>
        </w:rPr>
        <w:t>o</w:t>
      </w:r>
      <w:r w:rsidR="00771574">
        <w:rPr>
          <w:rFonts w:cs="Arial"/>
          <w:szCs w:val="24"/>
        </w:rPr>
        <w:t xml:space="preserve"> o</w:t>
      </w:r>
      <w:r w:rsidR="00B520AB">
        <w:rPr>
          <w:rFonts w:cs="Arial"/>
          <w:szCs w:val="24"/>
        </w:rPr>
        <w:t xml:space="preserve"> somatório das colunas da</w:t>
      </w:r>
      <w:r w:rsidR="00AC33EC">
        <w:rPr>
          <w:rFonts w:cs="Arial"/>
          <w:szCs w:val="24"/>
        </w:rPr>
        <w:t xml:space="preserve"> matriz </w:t>
      </w:r>
      <w:r w:rsidR="006A691D">
        <w:rPr>
          <w:rFonts w:cs="Arial"/>
          <w:szCs w:val="24"/>
        </w:rPr>
        <w:t xml:space="preserve">de padrão de respostas </w:t>
      </w:r>
      <m:oMath>
        <m:r>
          <w:rPr>
            <w:rFonts w:ascii="Cambria Math" w:hAnsi="Cambria Math" w:cs="Arial"/>
            <w:szCs w:val="24"/>
          </w:rPr>
          <m:t>F</m:t>
        </m:r>
      </m:oMath>
      <w:r w:rsidR="006A691D">
        <w:rPr>
          <w:rFonts w:cs="Arial"/>
          <w:szCs w:val="24"/>
        </w:rPr>
        <w:t>.</w:t>
      </w:r>
      <w:r w:rsidR="00EE152F">
        <w:rPr>
          <w:rFonts w:cs="Arial"/>
          <w:szCs w:val="24"/>
        </w:rPr>
        <w:t xml:space="preserve"> Esses vetores são conhecidos como vetores de frequência de linhas e colunas de </w:t>
      </w:r>
      <m:oMath>
        <m:r>
          <w:rPr>
            <w:rFonts w:ascii="Cambria Math" w:hAnsi="Cambria Math" w:cs="Arial"/>
            <w:szCs w:val="24"/>
          </w:rPr>
          <m:t>F</m:t>
        </m:r>
      </m:oMath>
      <w:r w:rsidR="00EE152F">
        <w:rPr>
          <w:rFonts w:cs="Arial"/>
          <w:szCs w:val="24"/>
        </w:rPr>
        <w:t>.</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0400FD" w14:paraId="008F1A7B" w14:textId="77777777" w:rsidTr="007A0D6A">
        <w:tc>
          <w:tcPr>
            <w:tcW w:w="567" w:type="dxa"/>
            <w:vAlign w:val="center"/>
          </w:tcPr>
          <w:p w14:paraId="5FD05979" w14:textId="77777777" w:rsidR="000400FD" w:rsidRDefault="000400FD" w:rsidP="003A53C2">
            <w:pPr>
              <w:spacing w:line="240" w:lineRule="auto"/>
              <w:jc w:val="center"/>
              <w:rPr>
                <w:rFonts w:cs="Arial"/>
                <w:szCs w:val="24"/>
              </w:rPr>
            </w:pPr>
          </w:p>
        </w:tc>
        <w:tc>
          <w:tcPr>
            <w:tcW w:w="7937" w:type="dxa"/>
            <w:vAlign w:val="center"/>
          </w:tcPr>
          <w:p w14:paraId="57056BF5" w14:textId="099B48C5" w:rsidR="000400FD" w:rsidRDefault="002F22BA" w:rsidP="003A53C2">
            <w:pPr>
              <w:spacing w:line="240" w:lineRule="auto"/>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fr</m:t>
                    </m:r>
                  </m:e>
                  <m:sub>
                    <m:r>
                      <w:rPr>
                        <w:rFonts w:ascii="Cambria Math" w:hAnsi="Cambria Math" w:cs="Arial"/>
                        <w:szCs w:val="24"/>
                      </w:rPr>
                      <m:t>i</m:t>
                    </m:r>
                  </m:sub>
                </m:sSub>
                <m:r>
                  <w:rPr>
                    <w:rFonts w:ascii="Cambria Math" w:hAnsi="Cambria Math" w:cs="Arial"/>
                    <w:szCs w:val="24"/>
                  </w:rPr>
                  <m:t>=</m:t>
                </m:r>
                <m:nary>
                  <m:naryPr>
                    <m:chr m:val="∑"/>
                    <m:limLoc m:val="undOvr"/>
                    <m:ctrlPr>
                      <w:rPr>
                        <w:rFonts w:ascii="Cambria Math" w:hAnsi="Cambria Math" w:cs="Arial"/>
                        <w:i/>
                        <w:szCs w:val="24"/>
                      </w:rPr>
                    </m:ctrlPr>
                  </m:naryPr>
                  <m:sub>
                    <m:r>
                      <w:rPr>
                        <w:rFonts w:ascii="Cambria Math" w:hAnsi="Cambria Math" w:cs="Arial"/>
                        <w:szCs w:val="24"/>
                      </w:rPr>
                      <m:t>k</m:t>
                    </m:r>
                  </m:sub>
                  <m:sup>
                    <m:r>
                      <w:rPr>
                        <w:rFonts w:ascii="Cambria Math" w:hAnsi="Cambria Math" w:cs="Arial"/>
                        <w:szCs w:val="24"/>
                      </w:rPr>
                      <m:t>m</m:t>
                    </m:r>
                  </m:sup>
                  <m:e>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i,k</m:t>
                        </m:r>
                      </m:sub>
                    </m:sSub>
                  </m:e>
                </m:nary>
              </m:oMath>
            </m:oMathPara>
          </w:p>
        </w:tc>
        <w:tc>
          <w:tcPr>
            <w:tcW w:w="567" w:type="dxa"/>
            <w:vAlign w:val="center"/>
          </w:tcPr>
          <w:p w14:paraId="060B74DE" w14:textId="7ED51DE3" w:rsidR="000400FD" w:rsidRDefault="000400FD" w:rsidP="003A53C2">
            <w:pPr>
              <w:spacing w:line="240" w:lineRule="auto"/>
              <w:jc w:val="right"/>
              <w:rPr>
                <w:rFonts w:cs="Arial"/>
                <w:szCs w:val="24"/>
              </w:rPr>
            </w:pPr>
            <w:bookmarkStart w:id="30" w:name="_Ref509771936"/>
            <w:r>
              <w:rPr>
                <w:rFonts w:cs="Arial"/>
                <w:szCs w:val="24"/>
              </w:rPr>
              <w:t>(</w:t>
            </w:r>
            <w:fldSimple w:instr=" SEQ Equação \* ARABIC ">
              <w:r w:rsidR="00D05DD2">
                <w:rPr>
                  <w:noProof/>
                </w:rPr>
                <w:t>2</w:t>
              </w:r>
            </w:fldSimple>
            <w:r>
              <w:rPr>
                <w:rFonts w:cs="Arial"/>
                <w:szCs w:val="24"/>
              </w:rPr>
              <w:t>)</w:t>
            </w:r>
            <w:bookmarkEnd w:id="30"/>
          </w:p>
        </w:tc>
      </w:tr>
    </w:tbl>
    <w:p w14:paraId="544E06E6" w14:textId="679F210A" w:rsidR="009E2AC4" w:rsidRDefault="009E2AC4" w:rsidP="009E2AC4"/>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6C39C4" w14:paraId="043B704D" w14:textId="77777777" w:rsidTr="007A0D6A">
        <w:tc>
          <w:tcPr>
            <w:tcW w:w="567" w:type="dxa"/>
            <w:vAlign w:val="center"/>
          </w:tcPr>
          <w:p w14:paraId="0F40FA4A" w14:textId="77777777" w:rsidR="006C39C4" w:rsidRDefault="006C39C4" w:rsidP="003A53C2">
            <w:pPr>
              <w:spacing w:line="240" w:lineRule="auto"/>
              <w:jc w:val="center"/>
              <w:rPr>
                <w:rFonts w:cs="Arial"/>
                <w:szCs w:val="24"/>
              </w:rPr>
            </w:pPr>
          </w:p>
        </w:tc>
        <w:tc>
          <w:tcPr>
            <w:tcW w:w="7937" w:type="dxa"/>
            <w:vAlign w:val="center"/>
          </w:tcPr>
          <w:p w14:paraId="4ACE9FA8" w14:textId="1E6DCE4D" w:rsidR="006C39C4" w:rsidRDefault="002F22BA" w:rsidP="003A53C2">
            <w:pPr>
              <w:spacing w:line="240" w:lineRule="auto"/>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fc</m:t>
                    </m:r>
                  </m:e>
                  <m:sub>
                    <m:r>
                      <w:rPr>
                        <w:rFonts w:ascii="Cambria Math" w:hAnsi="Cambria Math" w:cs="Arial"/>
                        <w:szCs w:val="24"/>
                      </w:rPr>
                      <m:t>j</m:t>
                    </m:r>
                  </m:sub>
                </m:sSub>
                <m:r>
                  <w:rPr>
                    <w:rFonts w:ascii="Cambria Math" w:hAnsi="Cambria Math" w:cs="Arial"/>
                    <w:szCs w:val="24"/>
                  </w:rPr>
                  <m:t>=</m:t>
                </m:r>
                <m:nary>
                  <m:naryPr>
                    <m:chr m:val="∑"/>
                    <m:limLoc m:val="undOvr"/>
                    <m:ctrlPr>
                      <w:rPr>
                        <w:rFonts w:ascii="Cambria Math" w:hAnsi="Cambria Math" w:cs="Arial"/>
                        <w:i/>
                        <w:szCs w:val="24"/>
                      </w:rPr>
                    </m:ctrlPr>
                  </m:naryPr>
                  <m:sub>
                    <m:r>
                      <w:rPr>
                        <w:rFonts w:ascii="Cambria Math" w:hAnsi="Cambria Math" w:cs="Arial"/>
                        <w:szCs w:val="24"/>
                      </w:rPr>
                      <m:t>k</m:t>
                    </m:r>
                  </m:sub>
                  <m:sup>
                    <m:r>
                      <w:rPr>
                        <w:rFonts w:ascii="Cambria Math" w:hAnsi="Cambria Math" w:cs="Arial"/>
                        <w:szCs w:val="24"/>
                      </w:rPr>
                      <m:t>n</m:t>
                    </m:r>
                  </m:sup>
                  <m:e>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k,j</m:t>
                        </m:r>
                      </m:sub>
                    </m:sSub>
                  </m:e>
                </m:nary>
              </m:oMath>
            </m:oMathPara>
          </w:p>
        </w:tc>
        <w:tc>
          <w:tcPr>
            <w:tcW w:w="567" w:type="dxa"/>
            <w:vAlign w:val="center"/>
          </w:tcPr>
          <w:p w14:paraId="73CFC167" w14:textId="4D17B77B" w:rsidR="006C39C4" w:rsidRDefault="006C39C4" w:rsidP="003A53C2">
            <w:pPr>
              <w:spacing w:line="240" w:lineRule="auto"/>
              <w:jc w:val="right"/>
              <w:rPr>
                <w:rFonts w:cs="Arial"/>
                <w:szCs w:val="24"/>
              </w:rPr>
            </w:pPr>
            <w:r>
              <w:rPr>
                <w:rFonts w:cs="Arial"/>
                <w:szCs w:val="24"/>
              </w:rPr>
              <w:t>(</w:t>
            </w:r>
            <w:fldSimple w:instr=" SEQ Equação \* ARABIC ">
              <w:r w:rsidR="00D05DD2">
                <w:rPr>
                  <w:noProof/>
                </w:rPr>
                <w:t>3</w:t>
              </w:r>
            </w:fldSimple>
            <w:r>
              <w:rPr>
                <w:rFonts w:cs="Arial"/>
                <w:szCs w:val="24"/>
              </w:rPr>
              <w:t>)</w:t>
            </w:r>
          </w:p>
        </w:tc>
      </w:tr>
    </w:tbl>
    <w:p w14:paraId="335AEEFD" w14:textId="77777777" w:rsidR="006C39C4" w:rsidRDefault="006C39C4" w:rsidP="00735B25">
      <w:pPr>
        <w:ind w:firstLine="1134"/>
        <w:rPr>
          <w:rFonts w:cs="Arial"/>
          <w:szCs w:val="24"/>
        </w:rPr>
      </w:pPr>
    </w:p>
    <w:p w14:paraId="60CAF00A" w14:textId="2A490BBA" w:rsidR="00EE152F" w:rsidRDefault="00EE152F" w:rsidP="00782540">
      <w:pPr>
        <w:ind w:firstLine="1134"/>
        <w:rPr>
          <w:rFonts w:cs="Arial"/>
          <w:szCs w:val="24"/>
        </w:rPr>
      </w:pPr>
      <w:r>
        <w:rPr>
          <w:rFonts w:cs="Arial"/>
          <w:szCs w:val="24"/>
        </w:rPr>
        <w:t>Uma vez conhecidos os</w:t>
      </w:r>
      <w:r w:rsidR="00C13020">
        <w:rPr>
          <w:rFonts w:cs="Arial"/>
          <w:szCs w:val="24"/>
        </w:rPr>
        <w:t xml:space="preserve"> vetores de frequência, vamos gerar para cada um deles uma </w:t>
      </w:r>
      <w:r w:rsidR="00A221EF">
        <w:rPr>
          <w:rFonts w:cs="Arial"/>
          <w:szCs w:val="24"/>
        </w:rPr>
        <w:t xml:space="preserve">matriz diagonal. A matriz diagonal de linhas </w:t>
      </w:r>
      <m:oMath>
        <m:sSub>
          <m:sSubPr>
            <m:ctrlPr>
              <w:rPr>
                <w:rFonts w:ascii="Cambria Math" w:hAnsi="Cambria Math" w:cs="Arial"/>
                <w:i/>
                <w:szCs w:val="24"/>
              </w:rPr>
            </m:ctrlPr>
          </m:sSubPr>
          <m:e>
            <m:r>
              <w:rPr>
                <w:rFonts w:ascii="Cambria Math" w:hAnsi="Cambria Math" w:cs="Arial"/>
                <w:szCs w:val="24"/>
              </w:rPr>
              <m:t>Dr</m:t>
            </m:r>
          </m:e>
          <m:sub>
            <m:r>
              <w:rPr>
                <w:rFonts w:ascii="Cambria Math" w:hAnsi="Cambria Math" w:cs="Arial"/>
                <w:szCs w:val="24"/>
              </w:rPr>
              <m:t>n,n</m:t>
            </m:r>
          </m:sub>
        </m:sSub>
      </m:oMath>
      <w:r w:rsidR="007D7D5E">
        <w:rPr>
          <w:rFonts w:cs="Arial"/>
          <w:szCs w:val="24"/>
        </w:rPr>
        <w:t xml:space="preserve"> é gerada através da diagonalização do vetor de frequência de linhas </w:t>
      </w:r>
      <m:oMath>
        <m:r>
          <w:rPr>
            <w:rFonts w:ascii="Cambria Math" w:hAnsi="Cambria Math" w:cs="Arial"/>
            <w:szCs w:val="24"/>
          </w:rPr>
          <m:t>fr</m:t>
        </m:r>
      </m:oMath>
      <w:r w:rsidR="0012746C">
        <w:rPr>
          <w:rFonts w:cs="Arial"/>
          <w:szCs w:val="24"/>
        </w:rPr>
        <w:t>, que significa gerar uma matriz qua</w:t>
      </w:r>
      <w:r w:rsidR="0012746C">
        <w:rPr>
          <w:rFonts w:cs="Arial"/>
          <w:szCs w:val="24"/>
        </w:rPr>
        <w:lastRenderedPageBreak/>
        <w:t xml:space="preserve">drada de tamanho </w:t>
      </w:r>
      <m:oMath>
        <m:r>
          <w:rPr>
            <w:rFonts w:ascii="Cambria Math" w:hAnsi="Cambria Math" w:cs="Arial"/>
            <w:szCs w:val="24"/>
          </w:rPr>
          <m:t>n ×n</m:t>
        </m:r>
      </m:oMath>
      <w:r w:rsidR="0012746C">
        <w:rPr>
          <w:rFonts w:cs="Arial"/>
          <w:szCs w:val="24"/>
        </w:rPr>
        <w:t>, onde</w:t>
      </w:r>
      <w:r w:rsidR="00B22104">
        <w:rPr>
          <w:rFonts w:cs="Arial"/>
          <w:szCs w:val="24"/>
        </w:rPr>
        <w:t xml:space="preserve"> os valores do vetor serão os valores </w:t>
      </w:r>
      <w:r w:rsidR="005B4C80">
        <w:rPr>
          <w:rFonts w:cs="Arial"/>
          <w:szCs w:val="24"/>
        </w:rPr>
        <w:t xml:space="preserve">da diagonal principal da matriz; do mesmo modo, a </w:t>
      </w:r>
      <w:r w:rsidR="00967AF3">
        <w:rPr>
          <w:rFonts w:cs="Arial"/>
          <w:szCs w:val="24"/>
        </w:rPr>
        <w:t xml:space="preserve">matriz diagonal de colunas </w:t>
      </w:r>
      <m:oMath>
        <m:sSub>
          <m:sSubPr>
            <m:ctrlPr>
              <w:rPr>
                <w:rFonts w:ascii="Cambria Math" w:hAnsi="Cambria Math" w:cs="Arial"/>
                <w:i/>
                <w:szCs w:val="24"/>
              </w:rPr>
            </m:ctrlPr>
          </m:sSubPr>
          <m:e>
            <m:r>
              <w:rPr>
                <w:rFonts w:ascii="Cambria Math" w:hAnsi="Cambria Math" w:cs="Arial"/>
                <w:szCs w:val="24"/>
              </w:rPr>
              <m:t>Dc</m:t>
            </m:r>
          </m:e>
          <m:sub>
            <m:r>
              <w:rPr>
                <w:rFonts w:ascii="Cambria Math" w:hAnsi="Cambria Math" w:cs="Arial"/>
                <w:szCs w:val="24"/>
              </w:rPr>
              <m:t>m,m</m:t>
            </m:r>
          </m:sub>
        </m:sSub>
      </m:oMath>
      <w:r w:rsidR="00967AF3">
        <w:rPr>
          <w:rFonts w:cs="Arial"/>
          <w:szCs w:val="24"/>
        </w:rPr>
        <w:t xml:space="preserve"> é gerada através da diagonalização do vetor de frequência de colunas </w:t>
      </w:r>
      <m:oMath>
        <m:r>
          <w:rPr>
            <w:rFonts w:ascii="Cambria Math" w:hAnsi="Cambria Math" w:cs="Arial"/>
            <w:szCs w:val="24"/>
          </w:rPr>
          <m:t>fc</m:t>
        </m:r>
      </m:oMath>
      <w:r w:rsidR="00967AF3">
        <w:rPr>
          <w:rFonts w:cs="Arial"/>
          <w:szCs w:val="24"/>
        </w:rPr>
        <w:t>, que segue o mesmo modo de operação explicado acima</w:t>
      </w:r>
      <w:ins w:id="31" w:author="alto" w:date="2018-04-02T18:24:00Z">
        <w:r w:rsidR="00C87B47">
          <w:rPr>
            <w:rFonts w:cs="Arial"/>
            <w:szCs w:val="24"/>
          </w:rPr>
          <w:t>:</w:t>
        </w:r>
      </w:ins>
      <w:del w:id="32" w:author="alto" w:date="2018-04-02T18:24:00Z">
        <w:r w:rsidR="00967AF3" w:rsidDel="00C87B47">
          <w:rPr>
            <w:rFonts w:cs="Arial"/>
            <w:szCs w:val="24"/>
          </w:rPr>
          <w:delText>.</w:delText>
        </w:r>
        <w:r w:rsidR="003D3B89" w:rsidDel="00C87B47">
          <w:rPr>
            <w:rFonts w:cs="Arial"/>
            <w:szCs w:val="24"/>
          </w:rPr>
          <w:delText xml:space="preserve"> </w:delText>
        </w:r>
      </w:del>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CF4337" w14:paraId="10789A1D" w14:textId="77777777" w:rsidTr="003A53C2">
        <w:tc>
          <w:tcPr>
            <w:tcW w:w="567" w:type="dxa"/>
            <w:vAlign w:val="center"/>
          </w:tcPr>
          <w:p w14:paraId="21C55180" w14:textId="77777777" w:rsidR="00CF4337" w:rsidRDefault="00CF4337" w:rsidP="003A53C2">
            <w:pPr>
              <w:spacing w:line="240" w:lineRule="auto"/>
              <w:jc w:val="center"/>
              <w:rPr>
                <w:rFonts w:cs="Arial"/>
                <w:szCs w:val="24"/>
              </w:rPr>
            </w:pPr>
          </w:p>
        </w:tc>
        <w:tc>
          <w:tcPr>
            <w:tcW w:w="7937" w:type="dxa"/>
            <w:vAlign w:val="center"/>
          </w:tcPr>
          <w:p w14:paraId="29D46442" w14:textId="75D564E6" w:rsidR="00CF4337" w:rsidRDefault="002F22BA" w:rsidP="003A53C2">
            <w:pPr>
              <w:spacing w:line="240" w:lineRule="auto"/>
              <w:jc w:val="center"/>
              <w:rPr>
                <w:rFonts w:cs="Arial"/>
                <w:szCs w:val="24"/>
              </w:rPr>
            </w:pPr>
            <m:oMathPara>
              <m:oMath>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D</m:t>
                    </m:r>
                    <m:r>
                      <w:rPr>
                        <w:rFonts w:ascii="Cambria Math" w:eastAsiaTheme="minorEastAsia" w:hAnsi="Cambria Math"/>
                        <w:sz w:val="28"/>
                        <w:szCs w:val="28"/>
                      </w:rPr>
                      <m:t>r</m:t>
                    </m:r>
                  </m:e>
                  <m:sub>
                    <m:r>
                      <w:rPr>
                        <w:rFonts w:ascii="Cambria Math" w:eastAsiaTheme="minorEastAsia" w:hAnsi="Cambria Math"/>
                        <w:sz w:val="28"/>
                        <w:szCs w:val="28"/>
                      </w:rPr>
                      <m:t>i,q</m:t>
                    </m:r>
                  </m:sub>
                </m:sSub>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sSub>
                          <m:sSubPr>
                            <m:ctrlPr>
                              <w:rPr>
                                <w:rFonts w:ascii="Cambria Math" w:eastAsiaTheme="minorEastAsia" w:hAnsi="Cambria Math"/>
                                <w:i/>
                                <w:sz w:val="28"/>
                                <w:szCs w:val="28"/>
                              </w:rPr>
                            </m:ctrlPr>
                          </m:sSubPr>
                          <m:e>
                            <m:r>
                              <w:rPr>
                                <w:rFonts w:ascii="Cambria Math" w:eastAsiaTheme="minorEastAsia" w:hAnsi="Cambria Math"/>
                                <w:sz w:val="28"/>
                                <w:szCs w:val="28"/>
                              </w:rPr>
                              <m:t>fr</m:t>
                            </m:r>
                          </m:e>
                          <m:sub>
                            <m:r>
                              <w:rPr>
                                <w:rFonts w:ascii="Cambria Math" w:eastAsiaTheme="minorEastAsia" w:hAnsi="Cambria Math"/>
                                <w:sz w:val="28"/>
                                <w:szCs w:val="28"/>
                              </w:rPr>
                              <m:t xml:space="preserve">i           </m:t>
                            </m:r>
                          </m:sub>
                        </m:sSub>
                        <m:r>
                          <w:rPr>
                            <w:rFonts w:ascii="Cambria Math" w:eastAsiaTheme="minorEastAsia" w:hAnsi="Cambria Math"/>
                            <w:sz w:val="28"/>
                            <w:szCs w:val="28"/>
                          </w:rPr>
                          <m:t xml:space="preserve">     i=q</m:t>
                        </m:r>
                      </m:e>
                      <m:e>
                        <m:r>
                          <w:rPr>
                            <w:rFonts w:ascii="Cambria Math" w:eastAsiaTheme="minorEastAsia" w:hAnsi="Cambria Math"/>
                            <w:sz w:val="28"/>
                            <w:szCs w:val="28"/>
                          </w:rPr>
                          <m:t>0                i≠q</m:t>
                        </m:r>
                      </m:e>
                    </m:eqArr>
                  </m:e>
                </m:d>
              </m:oMath>
            </m:oMathPara>
          </w:p>
        </w:tc>
        <w:tc>
          <w:tcPr>
            <w:tcW w:w="567" w:type="dxa"/>
            <w:vAlign w:val="center"/>
          </w:tcPr>
          <w:p w14:paraId="5416F9C3" w14:textId="5A1D4F0F" w:rsidR="00CF4337" w:rsidRDefault="00CF4337" w:rsidP="003A53C2">
            <w:pPr>
              <w:spacing w:line="240" w:lineRule="auto"/>
              <w:jc w:val="right"/>
              <w:rPr>
                <w:rFonts w:cs="Arial"/>
                <w:szCs w:val="24"/>
              </w:rPr>
            </w:pPr>
            <w:r>
              <w:rPr>
                <w:rFonts w:cs="Arial"/>
                <w:szCs w:val="24"/>
              </w:rPr>
              <w:t>(</w:t>
            </w:r>
            <w:fldSimple w:instr=" SEQ Equação \* ARABIC ">
              <w:r w:rsidR="00D05DD2">
                <w:rPr>
                  <w:noProof/>
                </w:rPr>
                <w:t>4</w:t>
              </w:r>
            </w:fldSimple>
            <w:r>
              <w:rPr>
                <w:rFonts w:cs="Arial"/>
                <w:szCs w:val="24"/>
              </w:rPr>
              <w:t>)</w:t>
            </w:r>
          </w:p>
        </w:tc>
      </w:tr>
    </w:tbl>
    <w:p w14:paraId="7DBD1011" w14:textId="77777777" w:rsidR="00CF4337" w:rsidRDefault="00CF4337" w:rsidP="00CF4337">
      <w:pPr>
        <w:rPr>
          <w:rFonts w:cs="Arial"/>
          <w:szCs w:val="24"/>
        </w:rPr>
      </w:pP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CF4337" w14:paraId="07640E1F" w14:textId="77777777" w:rsidTr="003A53C2">
        <w:tc>
          <w:tcPr>
            <w:tcW w:w="567" w:type="dxa"/>
            <w:vAlign w:val="center"/>
          </w:tcPr>
          <w:p w14:paraId="591E4B98" w14:textId="77777777" w:rsidR="00CF4337" w:rsidRDefault="00CF4337" w:rsidP="003A53C2">
            <w:pPr>
              <w:spacing w:line="240" w:lineRule="auto"/>
              <w:jc w:val="center"/>
              <w:rPr>
                <w:rFonts w:cs="Arial"/>
                <w:szCs w:val="24"/>
              </w:rPr>
            </w:pPr>
          </w:p>
        </w:tc>
        <w:tc>
          <w:tcPr>
            <w:tcW w:w="7937" w:type="dxa"/>
            <w:vAlign w:val="center"/>
          </w:tcPr>
          <w:p w14:paraId="7A46E3F3" w14:textId="35DAD7F4" w:rsidR="00CF4337" w:rsidRDefault="002F22BA" w:rsidP="003A53C2">
            <w:pPr>
              <w:spacing w:line="240" w:lineRule="auto"/>
              <w:jc w:val="center"/>
              <w:rPr>
                <w:rFonts w:cs="Arial"/>
                <w:szCs w:val="24"/>
              </w:rPr>
            </w:pPr>
            <m:oMathPara>
              <m:oMath>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D</m:t>
                    </m:r>
                    <m:r>
                      <w:rPr>
                        <w:rFonts w:ascii="Cambria Math" w:eastAsiaTheme="minorEastAsia" w:hAnsi="Cambria Math"/>
                        <w:sz w:val="28"/>
                        <w:szCs w:val="28"/>
                      </w:rPr>
                      <m:t>c</m:t>
                    </m:r>
                  </m:e>
                  <m:sub>
                    <m:r>
                      <w:rPr>
                        <w:rFonts w:ascii="Cambria Math" w:eastAsiaTheme="minorEastAsia" w:hAnsi="Cambria Math"/>
                        <w:sz w:val="28"/>
                        <w:szCs w:val="28"/>
                      </w:rPr>
                      <m:t>r,j</m:t>
                    </m:r>
                  </m:sub>
                </m:sSub>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sSub>
                          <m:sSubPr>
                            <m:ctrlPr>
                              <w:rPr>
                                <w:rFonts w:ascii="Cambria Math" w:eastAsiaTheme="minorEastAsia" w:hAnsi="Cambria Math"/>
                                <w:i/>
                                <w:sz w:val="28"/>
                                <w:szCs w:val="28"/>
                              </w:rPr>
                            </m:ctrlPr>
                          </m:sSubPr>
                          <m:e>
                            <m:r>
                              <w:rPr>
                                <w:rFonts w:ascii="Cambria Math" w:eastAsiaTheme="minorEastAsia" w:hAnsi="Cambria Math"/>
                                <w:sz w:val="28"/>
                                <w:szCs w:val="28"/>
                              </w:rPr>
                              <m:t>fc</m:t>
                            </m:r>
                          </m:e>
                          <m:sub>
                            <m:r>
                              <w:rPr>
                                <w:rFonts w:ascii="Cambria Math" w:eastAsiaTheme="minorEastAsia" w:hAnsi="Cambria Math"/>
                                <w:sz w:val="28"/>
                                <w:szCs w:val="28"/>
                              </w:rPr>
                              <m:t xml:space="preserve">r          </m:t>
                            </m:r>
                          </m:sub>
                        </m:sSub>
                        <m:r>
                          <w:rPr>
                            <w:rFonts w:ascii="Cambria Math" w:eastAsiaTheme="minorEastAsia" w:hAnsi="Cambria Math"/>
                            <w:sz w:val="28"/>
                            <w:szCs w:val="28"/>
                          </w:rPr>
                          <m:t xml:space="preserve">      r=j</m:t>
                        </m:r>
                      </m:e>
                      <m:e>
                        <m:r>
                          <w:rPr>
                            <w:rFonts w:ascii="Cambria Math" w:eastAsiaTheme="minorEastAsia" w:hAnsi="Cambria Math"/>
                            <w:sz w:val="28"/>
                            <w:szCs w:val="28"/>
                          </w:rPr>
                          <m:t>0                 r≠j</m:t>
                        </m:r>
                      </m:e>
                    </m:eqArr>
                  </m:e>
                </m:d>
              </m:oMath>
            </m:oMathPara>
          </w:p>
        </w:tc>
        <w:tc>
          <w:tcPr>
            <w:tcW w:w="567" w:type="dxa"/>
            <w:vAlign w:val="center"/>
          </w:tcPr>
          <w:p w14:paraId="0CA3EA66" w14:textId="5E9802A1" w:rsidR="00CF4337" w:rsidRDefault="00CF4337" w:rsidP="003A53C2">
            <w:pPr>
              <w:spacing w:line="240" w:lineRule="auto"/>
              <w:jc w:val="right"/>
              <w:rPr>
                <w:rFonts w:cs="Arial"/>
                <w:szCs w:val="24"/>
              </w:rPr>
            </w:pPr>
            <w:r>
              <w:rPr>
                <w:rFonts w:cs="Arial"/>
                <w:szCs w:val="24"/>
              </w:rPr>
              <w:t>(</w:t>
            </w:r>
            <w:fldSimple w:instr=" SEQ Equação \* ARABIC ">
              <w:r w:rsidR="00D05DD2">
                <w:rPr>
                  <w:noProof/>
                </w:rPr>
                <w:t>5</w:t>
              </w:r>
            </w:fldSimple>
            <w:r>
              <w:rPr>
                <w:rFonts w:cs="Arial"/>
                <w:szCs w:val="24"/>
              </w:rPr>
              <w:t>)</w:t>
            </w:r>
          </w:p>
        </w:tc>
      </w:tr>
    </w:tbl>
    <w:p w14:paraId="4BE16AA6" w14:textId="77777777" w:rsidR="00CF4337" w:rsidRDefault="00CF4337" w:rsidP="00782540">
      <w:pPr>
        <w:ind w:firstLine="1134"/>
        <w:rPr>
          <w:rFonts w:cs="Arial"/>
          <w:szCs w:val="24"/>
        </w:rPr>
      </w:pPr>
    </w:p>
    <w:p w14:paraId="2DBAE489" w14:textId="0A31CB7C" w:rsidR="00782540" w:rsidRDefault="000A3110" w:rsidP="00782540">
      <w:pPr>
        <w:ind w:firstLine="1134"/>
        <w:rPr>
          <w:rFonts w:cs="Arial"/>
          <w:szCs w:val="24"/>
        </w:rPr>
      </w:pPr>
      <w:r>
        <w:rPr>
          <w:rFonts w:cs="Arial"/>
          <w:szCs w:val="24"/>
        </w:rPr>
        <w:t xml:space="preserve">O próximo passo é </w:t>
      </w:r>
      <w:r w:rsidR="00AF3BE9" w:rsidRPr="00AF3BE9">
        <w:rPr>
          <w:rFonts w:cs="Arial"/>
          <w:szCs w:val="24"/>
        </w:rPr>
        <w:t xml:space="preserve">definir as correlações entre colunas da matriz </w:t>
      </w:r>
      <m:oMath>
        <m:r>
          <w:rPr>
            <w:rFonts w:ascii="Cambria Math" w:hAnsi="Cambria Math" w:cs="Arial"/>
            <w:szCs w:val="24"/>
          </w:rPr>
          <m:t>F</m:t>
        </m:r>
      </m:oMath>
      <w:r w:rsidR="002F340F">
        <w:rPr>
          <w:rFonts w:cs="Arial"/>
          <w:szCs w:val="24"/>
        </w:rPr>
        <w:t xml:space="preserve">, </w:t>
      </w:r>
      <w:r w:rsidR="00476373">
        <w:rPr>
          <w:rFonts w:cs="Arial"/>
          <w:szCs w:val="24"/>
        </w:rPr>
        <w:t xml:space="preserve">cujo resultado </w:t>
      </w:r>
      <w:r w:rsidR="005A1AA1">
        <w:rPr>
          <w:rFonts w:cs="Arial"/>
          <w:szCs w:val="24"/>
        </w:rPr>
        <w:t xml:space="preserve">chamaremos de matriz </w:t>
      </w:r>
      <m:oMath>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m,m</m:t>
            </m:r>
          </m:sub>
        </m:sSub>
      </m:oMath>
      <w:r w:rsidR="005A1AA1">
        <w:rPr>
          <w:rFonts w:cs="Arial"/>
          <w:szCs w:val="24"/>
        </w:rPr>
        <w:t>,</w:t>
      </w:r>
      <w:r w:rsidR="00A73811">
        <w:rPr>
          <w:rFonts w:cs="Arial"/>
          <w:szCs w:val="24"/>
        </w:rPr>
        <w:t xml:space="preserve"> </w:t>
      </w:r>
      <w:r w:rsidR="005A1AA1">
        <w:rPr>
          <w:rFonts w:cs="Arial"/>
          <w:szCs w:val="24"/>
        </w:rPr>
        <w:t>dada pelo resultado</w:t>
      </w:r>
      <w:r w:rsidR="00A73811">
        <w:rPr>
          <w:rFonts w:cs="Arial"/>
          <w:szCs w:val="24"/>
        </w:rPr>
        <w:t xml:space="preserve"> da equação</w:t>
      </w:r>
      <w:ins w:id="33" w:author="alto" w:date="2018-04-02T18:24:00Z">
        <w:r w:rsidR="00C87B47">
          <w:rPr>
            <w:rFonts w:cs="Arial"/>
            <w:szCs w:val="24"/>
          </w:rPr>
          <w:t>:</w:t>
        </w:r>
      </w:ins>
      <w:del w:id="34" w:author="alto" w:date="2018-04-02T18:24:00Z">
        <w:r w:rsidR="0095450F" w:rsidDel="00C87B47">
          <w:rPr>
            <w:rFonts w:cs="Arial"/>
            <w:szCs w:val="24"/>
          </w:rPr>
          <w:delText xml:space="preserve"> </w:delText>
        </w:r>
      </w:del>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DF5256" w14:paraId="45BB7D25" w14:textId="77777777" w:rsidTr="002A4284">
        <w:tc>
          <w:tcPr>
            <w:tcW w:w="567" w:type="dxa"/>
            <w:vAlign w:val="center"/>
          </w:tcPr>
          <w:p w14:paraId="2466D8DC" w14:textId="77777777" w:rsidR="00DF5256" w:rsidRDefault="00DF5256" w:rsidP="00DC1B1B">
            <w:pPr>
              <w:spacing w:line="240" w:lineRule="auto"/>
              <w:jc w:val="center"/>
              <w:rPr>
                <w:rFonts w:cs="Arial"/>
                <w:szCs w:val="24"/>
              </w:rPr>
            </w:pPr>
          </w:p>
        </w:tc>
        <w:tc>
          <w:tcPr>
            <w:tcW w:w="7937" w:type="dxa"/>
            <w:vAlign w:val="center"/>
          </w:tcPr>
          <w:p w14:paraId="189A3E00" w14:textId="5D576946" w:rsidR="00DF5256" w:rsidRDefault="002A4284" w:rsidP="00DC1B1B">
            <w:pPr>
              <w:spacing w:line="240" w:lineRule="auto"/>
              <w:jc w:val="center"/>
              <w:rPr>
                <w:rFonts w:cs="Arial"/>
                <w:szCs w:val="24"/>
              </w:rPr>
            </w:pPr>
            <m:oMath>
              <m:r>
                <w:rPr>
                  <w:rFonts w:ascii="Cambria Math" w:eastAsiaTheme="minorEastAsia" w:hAnsi="Cambria Math"/>
                  <w:sz w:val="28"/>
                  <w:szCs w:val="28"/>
                </w:rPr>
                <m:t xml:space="preserve">M=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T</m:t>
                  </m:r>
                </m:sup>
              </m:sSup>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r</m:t>
                      </m:r>
                    </m:sub>
                  </m:sSub>
                </m:e>
                <m:sup>
                  <m:r>
                    <w:rPr>
                      <w:rFonts w:ascii="Cambria Math" w:eastAsiaTheme="minorEastAsia" w:hAnsi="Cambria Math"/>
                      <w:sz w:val="28"/>
                      <w:szCs w:val="28"/>
                    </w:rPr>
                    <m:t>-1</m:t>
                  </m:r>
                </m:sup>
              </m:sSup>
              <m:r>
                <w:rPr>
                  <w:rFonts w:ascii="Cambria Math" w:eastAsiaTheme="minorEastAsia" w:hAnsi="Cambria Math"/>
                  <w:sz w:val="28"/>
                  <w:szCs w:val="28"/>
                </w:rPr>
                <m:t xml:space="preserve">  F  </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c</m:t>
                      </m:r>
                    </m:sub>
                  </m:sSub>
                </m:e>
                <m:sup>
                  <m:r>
                    <w:rPr>
                      <w:rFonts w:ascii="Cambria Math" w:eastAsiaTheme="minorEastAsia" w:hAnsi="Cambria Math"/>
                      <w:sz w:val="28"/>
                      <w:szCs w:val="28"/>
                    </w:rPr>
                    <m:t>-1</m:t>
                  </m:r>
                </m:sup>
              </m:sSup>
            </m:oMath>
            <w:r w:rsidR="00257AAD" w:rsidRPr="001E1088">
              <w:rPr>
                <w:rFonts w:cs="Arial"/>
                <w:szCs w:val="24"/>
              </w:rPr>
              <w:t>.</w:t>
            </w:r>
          </w:p>
        </w:tc>
        <w:tc>
          <w:tcPr>
            <w:tcW w:w="567" w:type="dxa"/>
            <w:vAlign w:val="center"/>
          </w:tcPr>
          <w:p w14:paraId="704943D0" w14:textId="5D759BB6" w:rsidR="00DF5256" w:rsidRDefault="00DC1B1B" w:rsidP="00DC1B1B">
            <w:pPr>
              <w:spacing w:line="240" w:lineRule="auto"/>
              <w:jc w:val="right"/>
              <w:rPr>
                <w:rFonts w:cs="Arial"/>
                <w:szCs w:val="24"/>
              </w:rPr>
            </w:pPr>
            <w:bookmarkStart w:id="35" w:name="_Ref509693837"/>
            <w:bookmarkStart w:id="36" w:name="_Ref509773875"/>
            <w:r>
              <w:rPr>
                <w:rFonts w:cs="Arial"/>
                <w:szCs w:val="24"/>
              </w:rPr>
              <w:t>(</w:t>
            </w:r>
            <w:fldSimple w:instr=" SEQ Equação \* ARABIC ">
              <w:r w:rsidR="00D05DD2">
                <w:rPr>
                  <w:noProof/>
                </w:rPr>
                <w:t>6</w:t>
              </w:r>
            </w:fldSimple>
            <w:bookmarkEnd w:id="35"/>
            <w:r>
              <w:rPr>
                <w:rFonts w:cs="Arial"/>
                <w:szCs w:val="24"/>
              </w:rPr>
              <w:t>)</w:t>
            </w:r>
            <w:bookmarkEnd w:id="36"/>
          </w:p>
        </w:tc>
      </w:tr>
    </w:tbl>
    <w:p w14:paraId="141FB869" w14:textId="77777777" w:rsidR="00782540" w:rsidRDefault="00782540" w:rsidP="00184CB5">
      <w:pPr>
        <w:rPr>
          <w:szCs w:val="24"/>
        </w:rPr>
      </w:pPr>
    </w:p>
    <w:p w14:paraId="5903DC53" w14:textId="2603241E" w:rsidR="003B5A97" w:rsidRDefault="005616C4" w:rsidP="007F429A">
      <w:r>
        <w:t xml:space="preserve">A transposição de matriz é representada por </w:t>
      </w:r>
      <m:oMath>
        <m:sSup>
          <m:sSupPr>
            <m:ctrlPr>
              <w:rPr>
                <w:rFonts w:ascii="Cambria Math" w:hAnsi="Cambria Math"/>
                <w:i/>
              </w:rPr>
            </m:ctrlPr>
          </m:sSupPr>
          <m:e/>
          <m:sup>
            <m:r>
              <w:rPr>
                <w:rFonts w:ascii="Cambria Math" w:hAnsi="Cambria Math"/>
              </w:rPr>
              <m:t>T</m:t>
            </m:r>
          </m:sup>
        </m:sSup>
      </m:oMath>
      <w:r>
        <w:t xml:space="preserve">, enquanto a inversão de matriz é representada por </w:t>
      </w:r>
      <m:oMath>
        <m:sSup>
          <m:sSupPr>
            <m:ctrlPr>
              <w:rPr>
                <w:rFonts w:ascii="Cambria Math" w:hAnsi="Cambria Math"/>
                <w:i/>
              </w:rPr>
            </m:ctrlPr>
          </m:sSupPr>
          <m:e/>
          <m:sup>
            <m:r>
              <w:rPr>
                <w:rFonts w:ascii="Cambria Math" w:hAnsi="Cambria Math"/>
              </w:rPr>
              <m:t>-1</m:t>
            </m:r>
          </m:sup>
        </m:sSup>
      </m:oMath>
      <w:r>
        <w:t>.</w:t>
      </w:r>
    </w:p>
    <w:p w14:paraId="5ECD3757" w14:textId="37941081" w:rsidR="00A84809" w:rsidRDefault="00D576AB" w:rsidP="0017569B">
      <w:pPr>
        <w:ind w:firstLine="1134"/>
      </w:pPr>
      <w:r>
        <w:rPr>
          <w:color w:val="000000"/>
          <w:szCs w:val="24"/>
          <w:shd w:val="clear" w:color="auto" w:fill="FFFFFF"/>
        </w:rPr>
        <w:t xml:space="preserve">Representamos por </w:t>
      </w:r>
      <m:oMath>
        <m:r>
          <m:rPr>
            <m:sty m:val="p"/>
          </m:rPr>
          <w:rPr>
            <w:rFonts w:ascii="Cambria Math" w:hAnsi="Cambria Math"/>
            <w:color w:val="000000"/>
            <w:szCs w:val="24"/>
            <w:shd w:val="clear" w:color="auto" w:fill="FFFFFF"/>
          </w:rPr>
          <m:t>λ={</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r>
              <w:rPr>
                <w:rFonts w:ascii="Cambria Math" w:hAnsi="Cambria Math"/>
                <w:color w:val="000000"/>
                <w:szCs w:val="24"/>
                <w:shd w:val="clear" w:color="auto" w:fill="FFFFFF"/>
              </w:rPr>
              <m:t>1</m:t>
            </m:r>
          </m:sub>
        </m:sSub>
        <m:r>
          <m:rPr>
            <m:sty m:val="p"/>
          </m:rPr>
          <w:rPr>
            <w:rFonts w:ascii="Cambria Math" w:hAnsi="Cambria Math"/>
            <w:color w:val="000000"/>
            <w:szCs w:val="24"/>
            <w:shd w:val="clear" w:color="auto" w:fill="FFFFFF"/>
          </w:rPr>
          <m:t xml:space="preserve">, </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r>
              <w:rPr>
                <w:rFonts w:ascii="Cambria Math" w:hAnsi="Cambria Math"/>
                <w:color w:val="000000"/>
                <w:szCs w:val="24"/>
                <w:shd w:val="clear" w:color="auto" w:fill="FFFFFF"/>
              </w:rPr>
              <m:t>2</m:t>
            </m:r>
          </m:sub>
        </m:sSub>
        <m:r>
          <m:rPr>
            <m:sty m:val="p"/>
          </m:rPr>
          <w:rPr>
            <w:rFonts w:ascii="Cambria Math" w:hAnsi="Cambria Math"/>
            <w:color w:val="000000"/>
            <w:szCs w:val="24"/>
            <w:shd w:val="clear" w:color="auto" w:fill="FFFFFF"/>
          </w:rPr>
          <m:t>, … ,</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r>
              <w:rPr>
                <w:rFonts w:ascii="Cambria Math" w:hAnsi="Cambria Math"/>
                <w:color w:val="000000"/>
                <w:szCs w:val="24"/>
                <w:shd w:val="clear" w:color="auto" w:fill="FFFFFF"/>
              </w:rPr>
              <m:t>m</m:t>
            </m:r>
          </m:sub>
        </m:sSub>
        <m:r>
          <m:rPr>
            <m:sty m:val="p"/>
          </m:rPr>
          <w:rPr>
            <w:rFonts w:ascii="Cambria Math" w:hAnsi="Cambria Math"/>
            <w:color w:val="000000"/>
            <w:szCs w:val="24"/>
            <w:shd w:val="clear" w:color="auto" w:fill="FFFFFF"/>
          </w:rPr>
          <m:t>}</m:t>
        </m:r>
      </m:oMath>
      <w:r w:rsidR="0011501B">
        <w:rPr>
          <w:color w:val="000000"/>
          <w:sz w:val="27"/>
          <w:szCs w:val="27"/>
          <w:shd w:val="clear" w:color="auto" w:fill="FFFFFF"/>
        </w:rPr>
        <w:t xml:space="preserve"> </w:t>
      </w:r>
      <w:r w:rsidR="0011501B" w:rsidRPr="00DF4199">
        <w:rPr>
          <w:color w:val="000000"/>
          <w:shd w:val="clear" w:color="auto" w:fill="FFFFFF"/>
        </w:rPr>
        <w:t>e</w:t>
      </w:r>
      <w:r w:rsidR="00DF4199">
        <w:rPr>
          <w:color w:val="000000"/>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m,m</m:t>
            </m:r>
          </m:sub>
        </m:sSub>
      </m:oMath>
      <w:r w:rsidR="00DF4199">
        <w:t xml:space="preserve">, respectivamente, o </w:t>
      </w:r>
      <w:r w:rsidR="0068333E">
        <w:t>vetor</w:t>
      </w:r>
      <w:r w:rsidR="00DF4199">
        <w:t xml:space="preserve"> de autovalores</w:t>
      </w:r>
      <w:r w:rsidR="00EB139F">
        <w:t xml:space="preserve"> e </w:t>
      </w:r>
      <w:r w:rsidR="00683662">
        <w:t>a matriz de autovetores</w:t>
      </w:r>
      <w:r w:rsidR="0011501B" w:rsidRPr="00DF4199">
        <w:rPr>
          <w:color w:val="000000"/>
          <w:shd w:val="clear" w:color="auto" w:fill="FFFFFF"/>
        </w:rPr>
        <w:t xml:space="preserve"> </w:t>
      </w:r>
      <w:r w:rsidR="00683662">
        <w:t xml:space="preserve">de </w:t>
      </w:r>
      <m:oMath>
        <m:r>
          <w:rPr>
            <w:rFonts w:ascii="Cambria Math" w:hAnsi="Cambria Math"/>
          </w:rPr>
          <m:t>M</m:t>
        </m:r>
      </m:oMath>
      <w:r w:rsidR="003E064B">
        <w:t xml:space="preserve">. </w:t>
      </w:r>
      <w:r w:rsidR="00B80F98">
        <w:t xml:space="preserve">O </w:t>
      </w:r>
      <w:r w:rsidR="0068333E">
        <w:t>vetor</w:t>
      </w:r>
      <w:r w:rsidR="00B80F98">
        <w:t xml:space="preserve"> de autovalores </w:t>
      </w:r>
      <m:oMath>
        <m:r>
          <m:rPr>
            <m:sty m:val="p"/>
          </m:rPr>
          <w:rPr>
            <w:rFonts w:ascii="Cambria Math" w:hAnsi="Cambria Math"/>
            <w:color w:val="000000"/>
            <w:szCs w:val="24"/>
            <w:shd w:val="clear" w:color="auto" w:fill="FFFFFF"/>
          </w:rPr>
          <m:t>λ</m:t>
        </m:r>
      </m:oMath>
      <w:r w:rsidR="00761508" w:rsidRPr="002A09CB">
        <w:rPr>
          <w:color w:val="000000"/>
          <w:szCs w:val="24"/>
          <w:shd w:val="clear" w:color="auto" w:fill="FFFFFF"/>
        </w:rPr>
        <w:t xml:space="preserve"> </w:t>
      </w:r>
      <w:r w:rsidR="00761508" w:rsidRPr="007F429A">
        <w:t xml:space="preserve">deve ser ordenado, de tal forma que </w:t>
      </w:r>
      <m:oMath>
        <m:r>
          <m:rPr>
            <m:sty m:val="p"/>
          </m:rPr>
          <w:rPr>
            <w:rFonts w:ascii="Cambria Math" w:hAnsi="Cambria Math"/>
          </w:rPr>
          <m:t>1=</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 xml:space="preserve"> </m:t>
                </m:r>
              </m:sub>
            </m:sSub>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 xml:space="preserve"> </m:t>
                </m:r>
              </m:sub>
            </m:sSub>
          </m:e>
          <m:sub>
            <m:r>
              <m:rPr>
                <m:sty m:val="p"/>
              </m:rPr>
              <w:rPr>
                <w:rFonts w:ascii="Cambria Math" w:hAnsi="Cambria Math"/>
              </w:rPr>
              <m:t>2</m:t>
            </m:r>
          </m:sub>
        </m:sSub>
        <m:r>
          <m:rPr>
            <m:sty m:val="p"/>
          </m:rPr>
          <w:rPr>
            <w:rFonts w:ascii="Cambria Math" w:hAnsi="Cambria Math"/>
          </w:rPr>
          <m:t>≥ … ≥</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 xml:space="preserve"> </m:t>
                </m:r>
              </m:sub>
            </m:sSub>
          </m:e>
          <m:sub>
            <m:r>
              <w:rPr>
                <w:rFonts w:ascii="Cambria Math" w:hAnsi="Cambria Math"/>
              </w:rPr>
              <m:t>m</m:t>
            </m:r>
          </m:sub>
        </m:sSub>
      </m:oMath>
      <w:r w:rsidR="000E2DB0">
        <w:t xml:space="preserve">. As colunas da matriz de autovetores </w:t>
      </w:r>
      <m:oMath>
        <m:r>
          <w:rPr>
            <w:rFonts w:ascii="Cambria Math" w:hAnsi="Cambria Math"/>
          </w:rPr>
          <m:t>V</m:t>
        </m:r>
      </m:oMath>
      <w:r w:rsidR="004F73EE">
        <w:t xml:space="preserve"> devem acompanhar a ordenação de seus respectivos autovalores.</w:t>
      </w:r>
      <w:r w:rsidR="00272A0E">
        <w:t xml:space="preserve"> </w:t>
      </w:r>
      <w:r w:rsidR="00FB4BA7">
        <w:t xml:space="preserve">Uma vez ordenados, </w:t>
      </w:r>
      <w:r w:rsidR="00D65F90">
        <w:t>o primeiro item</w:t>
      </w:r>
      <w:r w:rsidR="00E60349">
        <w:t xml:space="preserve"> do </w:t>
      </w:r>
      <w:r w:rsidR="0068333E">
        <w:t>vetor</w:t>
      </w:r>
      <w:r w:rsidR="00E60349">
        <w:t xml:space="preserve"> de autovalores</w:t>
      </w:r>
      <w:r w:rsidR="003C5D5F">
        <w:t xml:space="preserve"> </w:t>
      </w:r>
      <m:oMath>
        <m:r>
          <w:rPr>
            <w:rFonts w:ascii="Cambria Math" w:hAnsi="Cambria Math"/>
          </w:rPr>
          <m:t>λ</m:t>
        </m:r>
      </m:oMath>
      <w:r w:rsidR="008A773F">
        <w:t>, bem como</w:t>
      </w:r>
      <w:r w:rsidR="00E60349">
        <w:t xml:space="preserve"> a primeira</w:t>
      </w:r>
      <w:r w:rsidR="008A773F">
        <w:t xml:space="preserve"> coluna da matriz de autovetores</w:t>
      </w:r>
      <w:r w:rsidR="003C5D5F">
        <w:t xml:space="preserve"> </w:t>
      </w:r>
      <m:oMath>
        <m:r>
          <w:rPr>
            <w:rFonts w:ascii="Cambria Math" w:hAnsi="Cambria Math"/>
          </w:rPr>
          <m:t>V</m:t>
        </m:r>
      </m:oMath>
      <w:r w:rsidR="002A09CB">
        <w:t>,</w:t>
      </w:r>
      <w:r w:rsidR="008A773F">
        <w:t xml:space="preserve"> devem ser descartados</w:t>
      </w:r>
      <w:r w:rsidR="007604FC">
        <w:t>;</w:t>
      </w:r>
      <w:r w:rsidR="003C5D5F">
        <w:t xml:space="preserve"> e o número máximo de </w:t>
      </w:r>
      <w:r w:rsidR="00F5004B">
        <w:t xml:space="preserve">elementos em </w:t>
      </w:r>
      <m:oMath>
        <m:r>
          <w:rPr>
            <w:rFonts w:ascii="Cambria Math" w:hAnsi="Cambria Math"/>
          </w:rPr>
          <m:t>λ</m:t>
        </m:r>
      </m:oMath>
      <w:r w:rsidR="003438CD">
        <w:t xml:space="preserve"> e colunas em </w:t>
      </w:r>
      <m:oMath>
        <m:r>
          <w:rPr>
            <w:rFonts w:ascii="Cambria Math" w:hAnsi="Cambria Math"/>
          </w:rPr>
          <m:t>V</m:t>
        </m:r>
      </m:oMath>
      <w:r w:rsidR="007604FC">
        <w:t xml:space="preserve"> deve</w:t>
      </w:r>
      <w:r w:rsidR="002A09CB">
        <w:t>m</w:t>
      </w:r>
      <w:r w:rsidR="007604FC">
        <w:t xml:space="preserve"> ser igua</w:t>
      </w:r>
      <w:r w:rsidR="007531E3">
        <w:t>is</w:t>
      </w:r>
      <w:r w:rsidR="007604FC">
        <w:t xml:space="preserve"> ao número de dimensões do espaço-solução</w:t>
      </w:r>
      <w:r w:rsidR="007531E3">
        <w:t>.</w:t>
      </w:r>
      <w:r w:rsidR="00882BC4">
        <w:t xml:space="preserve"> </w:t>
      </w:r>
      <w:r w:rsidR="007604FC">
        <w:t xml:space="preserve">Dessa forma, temos </w:t>
      </w:r>
      <m:oMath>
        <m:r>
          <m:rPr>
            <m:sty m:val="p"/>
          </m:rPr>
          <w:rPr>
            <w:rFonts w:ascii="Cambria Math" w:hAnsi="Cambria Math"/>
            <w:color w:val="000000"/>
            <w:szCs w:val="24"/>
            <w:shd w:val="clear" w:color="auto" w:fill="FFFFFF"/>
          </w:rPr>
          <m:t>λ</m:t>
        </m:r>
        <m:r>
          <w:rPr>
            <w:rFonts w:ascii="Cambria Math" w:hAnsi="Cambria Math"/>
          </w:rPr>
          <m:t>f</m:t>
        </m:r>
        <m:r>
          <m:rPr>
            <m:sty m:val="p"/>
          </m:rPr>
          <w:rPr>
            <w:rFonts w:ascii="Cambria Math" w:hAnsi="Cambria Math"/>
            <w:color w:val="000000"/>
            <w:szCs w:val="24"/>
            <w:shd w:val="clear" w:color="auto" w:fill="FFFFFF"/>
          </w:rPr>
          <m:t>={</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r>
              <w:rPr>
                <w:rFonts w:ascii="Cambria Math" w:hAnsi="Cambria Math"/>
                <w:color w:val="000000"/>
                <w:szCs w:val="24"/>
                <w:shd w:val="clear" w:color="auto" w:fill="FFFFFF"/>
              </w:rPr>
              <m:t>2</m:t>
            </m:r>
          </m:sub>
        </m:sSub>
        <m:r>
          <m:rPr>
            <m:sty m:val="p"/>
          </m:rPr>
          <w:rPr>
            <w:rFonts w:ascii="Cambria Math" w:hAnsi="Cambria Math"/>
            <w:color w:val="000000"/>
            <w:szCs w:val="24"/>
            <w:shd w:val="clear" w:color="auto" w:fill="FFFFFF"/>
          </w:rPr>
          <m:t xml:space="preserve">, </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r>
              <w:rPr>
                <w:rFonts w:ascii="Cambria Math" w:hAnsi="Cambria Math"/>
                <w:color w:val="000000"/>
                <w:szCs w:val="24"/>
                <w:shd w:val="clear" w:color="auto" w:fill="FFFFFF"/>
              </w:rPr>
              <m:t>3</m:t>
            </m:r>
          </m:sub>
        </m:sSub>
        <m:r>
          <m:rPr>
            <m:sty m:val="p"/>
          </m:rPr>
          <w:rPr>
            <w:rFonts w:ascii="Cambria Math" w:hAnsi="Cambria Math"/>
            <w:color w:val="000000"/>
            <w:szCs w:val="24"/>
            <w:shd w:val="clear" w:color="auto" w:fill="FFFFFF"/>
          </w:rPr>
          <m:t>, … ,</m:t>
        </m:r>
        <m:sSub>
          <m:sSubPr>
            <m:ctrlPr>
              <w:rPr>
                <w:rFonts w:ascii="Cambria Math" w:hAnsi="Cambria Math"/>
                <w:color w:val="000000"/>
                <w:szCs w:val="24"/>
                <w:shd w:val="clear" w:color="auto" w:fill="FFFFFF"/>
              </w:rPr>
            </m:ctrlPr>
          </m:sSubPr>
          <m:e>
            <m:sSub>
              <m:sSubPr>
                <m:ctrlPr>
                  <w:rPr>
                    <w:rFonts w:ascii="Cambria Math" w:hAnsi="Cambria Math"/>
                    <w:color w:val="000000"/>
                    <w:szCs w:val="24"/>
                    <w:shd w:val="clear" w:color="auto" w:fill="FFFFFF"/>
                  </w:rPr>
                </m:ctrlPr>
              </m:sSubPr>
              <m:e>
                <m:r>
                  <m:rPr>
                    <m:sty m:val="p"/>
                  </m:rPr>
                  <w:rPr>
                    <w:rFonts w:ascii="Cambria Math" w:hAnsi="Cambria Math"/>
                    <w:color w:val="000000"/>
                    <w:szCs w:val="24"/>
                    <w:shd w:val="clear" w:color="auto" w:fill="FFFFFF"/>
                  </w:rPr>
                  <m:t>λ</m:t>
                </m:r>
              </m:e>
              <m:sub>
                <m:r>
                  <w:rPr>
                    <w:rFonts w:ascii="Cambria Math" w:hAnsi="Cambria Math"/>
                    <w:color w:val="000000"/>
                    <w:szCs w:val="24"/>
                    <w:shd w:val="clear" w:color="auto" w:fill="FFFFFF"/>
                  </w:rPr>
                  <m:t xml:space="preserve"> </m:t>
                </m:r>
              </m:sub>
            </m:sSub>
          </m:e>
          <m:sub>
            <m:sSub>
              <m:sSubPr>
                <m:ctrlPr>
                  <w:rPr>
                    <w:rFonts w:ascii="Cambria Math" w:hAnsi="Cambria Math"/>
                    <w:i/>
                    <w:color w:val="000000"/>
                    <w:szCs w:val="24"/>
                    <w:shd w:val="clear" w:color="auto" w:fill="FFFFFF"/>
                  </w:rPr>
                </m:ctrlPr>
              </m:sSubPr>
              <m:e>
                <m:r>
                  <w:rPr>
                    <w:rFonts w:ascii="Cambria Math" w:hAnsi="Cambria Math"/>
                    <w:color w:val="000000"/>
                    <w:szCs w:val="24"/>
                    <w:shd w:val="clear" w:color="auto" w:fill="FFFFFF"/>
                  </w:rPr>
                  <m:t>n</m:t>
                </m:r>
              </m:e>
              <m:sub>
                <m:r>
                  <w:rPr>
                    <w:rFonts w:ascii="Cambria Math" w:hAnsi="Cambria Math"/>
                    <w:color w:val="000000"/>
                    <w:szCs w:val="24"/>
                    <w:shd w:val="clear" w:color="auto" w:fill="FFFFFF"/>
                  </w:rPr>
                  <m:t>s</m:t>
                </m:r>
              </m:sub>
            </m:sSub>
            <m:r>
              <w:rPr>
                <w:rFonts w:ascii="Cambria Math" w:hAnsi="Cambria Math"/>
                <w:color w:val="000000"/>
                <w:szCs w:val="24"/>
                <w:shd w:val="clear" w:color="auto" w:fill="FFFFFF"/>
              </w:rPr>
              <m:t>+1</m:t>
            </m:r>
          </m:sub>
        </m:sSub>
        <m:r>
          <m:rPr>
            <m:sty m:val="p"/>
          </m:rPr>
          <w:rPr>
            <w:rFonts w:ascii="Cambria Math" w:hAnsi="Cambria Math"/>
            <w:color w:val="000000"/>
            <w:szCs w:val="24"/>
            <w:shd w:val="clear" w:color="auto" w:fill="FFFFFF"/>
          </w:rPr>
          <m:t>}</m:t>
        </m:r>
      </m:oMath>
      <w:r w:rsidR="00D36908">
        <w:t xml:space="preserve"> </w:t>
      </w:r>
      <w:r w:rsidR="00E423F4">
        <w:t xml:space="preserve">como </w:t>
      </w:r>
      <w:r w:rsidR="0068333E">
        <w:t>o vetor</w:t>
      </w:r>
      <w:r w:rsidR="00E423F4">
        <w:t xml:space="preserve"> final de autovalores</w:t>
      </w:r>
      <w:r w:rsidR="00255CD2">
        <w:t xml:space="preserve">, e </w:t>
      </w:r>
      <m:oMath>
        <m:sSub>
          <m:sSubPr>
            <m:ctrlPr>
              <w:rPr>
                <w:rFonts w:ascii="Cambria Math" w:hAnsi="Cambria Math"/>
                <w:i/>
              </w:rPr>
            </m:ctrlPr>
          </m:sSubPr>
          <m:e>
            <m:r>
              <w:rPr>
                <w:rFonts w:ascii="Cambria Math" w:hAnsi="Cambria Math"/>
              </w:rPr>
              <m:t>Vf</m:t>
            </m:r>
          </m:e>
          <m:sub>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s</m:t>
                </m:r>
              </m:sub>
            </m:sSub>
          </m:sub>
        </m:sSub>
      </m:oMath>
      <w:r w:rsidR="00BE6EF6">
        <w:t xml:space="preserve"> como a matriz final de autovetores.</w:t>
      </w:r>
    </w:p>
    <w:p w14:paraId="2FFEA3F5" w14:textId="6BBCD6D4" w:rsidR="0056707C" w:rsidRDefault="00A7732C" w:rsidP="0056707C">
      <w:pPr>
        <w:ind w:firstLine="1134"/>
      </w:pPr>
      <w:r>
        <w:t xml:space="preserve">Em seguida, </w:t>
      </w:r>
      <w:r w:rsidR="0076128E">
        <w:t>vamos</w:t>
      </w:r>
      <w:r w:rsidR="00307FD1">
        <w:t xml:space="preserve"> calcular a matriz </w:t>
      </w:r>
      <m:oMath>
        <m:sSub>
          <m:sSubPr>
            <m:ctrlPr>
              <w:rPr>
                <w:rFonts w:ascii="Cambria Math" w:hAnsi="Cambria Math"/>
                <w:i/>
              </w:rPr>
            </m:ctrlPr>
          </m:sSubPr>
          <m:e>
            <m:r>
              <w:rPr>
                <w:rFonts w:ascii="Cambria Math" w:hAnsi="Cambria Math"/>
              </w:rPr>
              <m:t>T</m:t>
            </m:r>
          </m:e>
          <m:sub>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s</m:t>
                </m:r>
              </m:sub>
            </m:sSub>
          </m:sub>
        </m:sSub>
      </m:oMath>
      <w:r w:rsidR="0004114C">
        <w:t>, dada pela equação</w:t>
      </w:r>
      <w:ins w:id="37" w:author="alto" w:date="2018-04-02T18:24:00Z">
        <w:r w:rsidR="00C87B47">
          <w:t>:</w:t>
        </w:r>
      </w:ins>
      <w:del w:id="38" w:author="alto" w:date="2018-04-02T18:24:00Z">
        <w:r w:rsidR="0004114C" w:rsidDel="00C87B47">
          <w:delText xml:space="preserve"> </w:delText>
        </w:r>
      </w:del>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F640A6" w14:paraId="1BE69735" w14:textId="77777777" w:rsidTr="0056707C">
        <w:tc>
          <w:tcPr>
            <w:tcW w:w="567" w:type="dxa"/>
            <w:vAlign w:val="center"/>
          </w:tcPr>
          <w:p w14:paraId="74AC3EEC" w14:textId="77777777" w:rsidR="00F640A6" w:rsidRDefault="00F640A6" w:rsidP="003A53C2">
            <w:pPr>
              <w:spacing w:line="240" w:lineRule="auto"/>
              <w:jc w:val="center"/>
              <w:rPr>
                <w:rFonts w:cs="Arial"/>
                <w:szCs w:val="24"/>
              </w:rPr>
            </w:pPr>
          </w:p>
        </w:tc>
        <w:tc>
          <w:tcPr>
            <w:tcW w:w="7937" w:type="dxa"/>
            <w:vAlign w:val="center"/>
          </w:tcPr>
          <w:p w14:paraId="0EF6E8CF" w14:textId="2C3898DF" w:rsidR="00F640A6" w:rsidRDefault="0056707C" w:rsidP="003A53C2">
            <w:pPr>
              <w:spacing w:line="240" w:lineRule="auto"/>
              <w:jc w:val="center"/>
              <w:rPr>
                <w:rFonts w:cs="Arial"/>
                <w:szCs w:val="24"/>
              </w:rPr>
            </w:pPr>
            <m:oMath>
              <m:r>
                <w:rPr>
                  <w:rFonts w:ascii="Cambria Math" w:hAnsi="Cambria Math" w:cs="LMRoman8-Regular"/>
                  <w:sz w:val="28"/>
                  <w:szCs w:val="28"/>
                </w:rPr>
                <m:t>T=Dc(</m:t>
              </m:r>
              <m:r>
                <w:rPr>
                  <w:rFonts w:ascii="Cambria Math" w:hAnsi="Cambria Math"/>
                  <w:sz w:val="28"/>
                  <w:szCs w:val="28"/>
                </w:rPr>
                <m:t>Vf</m:t>
              </m:r>
              <m:r>
                <w:rPr>
                  <w:rFonts w:ascii="Cambria Math" w:hAnsi="Cambria Math" w:cs="LMRoman8-Regular"/>
                  <w:sz w:val="28"/>
                  <w:szCs w:val="28"/>
                </w:rPr>
                <m:t>∘</m:t>
              </m:r>
              <m:r>
                <w:rPr>
                  <w:rFonts w:ascii="Cambria Math" w:hAnsi="Cambria Math"/>
                  <w:sz w:val="28"/>
                  <w:szCs w:val="28"/>
                </w:rPr>
                <m:t>Vf</m:t>
              </m:r>
              <m:r>
                <w:rPr>
                  <w:rFonts w:ascii="Cambria Math" w:hAnsi="Cambria Math" w:cs="LMRoman8-Regular"/>
                  <w:sz w:val="28"/>
                  <w:szCs w:val="28"/>
                </w:rPr>
                <m:t>)</m:t>
              </m:r>
            </m:oMath>
            <w:r w:rsidR="003E5522">
              <w:rPr>
                <w:rFonts w:cs="Arial"/>
                <w:szCs w:val="24"/>
              </w:rPr>
              <w:t>.</w:t>
            </w:r>
          </w:p>
        </w:tc>
        <w:tc>
          <w:tcPr>
            <w:tcW w:w="567" w:type="dxa"/>
            <w:vAlign w:val="center"/>
          </w:tcPr>
          <w:p w14:paraId="314E1774" w14:textId="04C54586" w:rsidR="00F640A6" w:rsidRDefault="00F640A6" w:rsidP="003A53C2">
            <w:pPr>
              <w:spacing w:line="240" w:lineRule="auto"/>
              <w:jc w:val="right"/>
              <w:rPr>
                <w:rFonts w:cs="Arial"/>
                <w:szCs w:val="24"/>
              </w:rPr>
            </w:pPr>
            <w:bookmarkStart w:id="39" w:name="_Ref509777353"/>
            <w:r>
              <w:rPr>
                <w:rFonts w:cs="Arial"/>
                <w:szCs w:val="24"/>
              </w:rPr>
              <w:t>(</w:t>
            </w:r>
            <w:fldSimple w:instr=" SEQ Equação \* ARABIC ">
              <w:r w:rsidR="00D05DD2">
                <w:rPr>
                  <w:noProof/>
                </w:rPr>
                <w:t>7</w:t>
              </w:r>
            </w:fldSimple>
            <w:r>
              <w:rPr>
                <w:rFonts w:cs="Arial"/>
                <w:szCs w:val="24"/>
              </w:rPr>
              <w:t>)</w:t>
            </w:r>
            <w:bookmarkEnd w:id="39"/>
          </w:p>
        </w:tc>
      </w:tr>
      <w:tr w:rsidR="003E5522" w14:paraId="4555739C" w14:textId="77777777" w:rsidTr="0056707C">
        <w:tc>
          <w:tcPr>
            <w:tcW w:w="567" w:type="dxa"/>
            <w:vAlign w:val="center"/>
          </w:tcPr>
          <w:p w14:paraId="6A7D604D" w14:textId="77777777" w:rsidR="003E5522" w:rsidRDefault="003E5522" w:rsidP="003A53C2">
            <w:pPr>
              <w:spacing w:line="240" w:lineRule="auto"/>
              <w:jc w:val="center"/>
              <w:rPr>
                <w:rFonts w:cs="Arial"/>
                <w:szCs w:val="24"/>
              </w:rPr>
            </w:pPr>
          </w:p>
        </w:tc>
        <w:tc>
          <w:tcPr>
            <w:tcW w:w="7937" w:type="dxa"/>
            <w:vAlign w:val="center"/>
          </w:tcPr>
          <w:p w14:paraId="66E447A2" w14:textId="77777777" w:rsidR="003E5522" w:rsidRPr="00917C25" w:rsidRDefault="003E5522" w:rsidP="003A53C2">
            <w:pPr>
              <w:spacing w:line="240" w:lineRule="auto"/>
              <w:jc w:val="center"/>
              <w:rPr>
                <w:rFonts w:cs="Arial"/>
                <w:sz w:val="28"/>
                <w:szCs w:val="28"/>
              </w:rPr>
            </w:pPr>
          </w:p>
        </w:tc>
        <w:tc>
          <w:tcPr>
            <w:tcW w:w="567" w:type="dxa"/>
            <w:vAlign w:val="center"/>
          </w:tcPr>
          <w:p w14:paraId="5E9CEDA3" w14:textId="77777777" w:rsidR="003E5522" w:rsidRDefault="003E5522" w:rsidP="003A53C2">
            <w:pPr>
              <w:spacing w:line="240" w:lineRule="auto"/>
              <w:jc w:val="right"/>
              <w:rPr>
                <w:rFonts w:cs="Arial"/>
                <w:szCs w:val="24"/>
              </w:rPr>
            </w:pPr>
          </w:p>
        </w:tc>
      </w:tr>
    </w:tbl>
    <w:p w14:paraId="54372818" w14:textId="3E5048BD" w:rsidR="00F9268D" w:rsidRDefault="0069682B" w:rsidP="0069682B">
      <w:r w:rsidRPr="000C65BB">
        <w:rPr>
          <w:rFonts w:cs="Arial"/>
          <w:szCs w:val="24"/>
        </w:rPr>
        <w:t xml:space="preserve">Importante ressaltar que a operação entre as matrizes na equação que define </w:t>
      </w:r>
      <m:oMath>
        <m:r>
          <w:rPr>
            <w:rFonts w:ascii="Cambria Math" w:hAnsi="Cambria Math" w:cs="Arial"/>
            <w:szCs w:val="24"/>
          </w:rPr>
          <m:t>T</m:t>
        </m:r>
      </m:oMath>
      <w:r w:rsidRPr="000C65BB">
        <w:rPr>
          <w:rFonts w:cs="Arial"/>
          <w:szCs w:val="24"/>
        </w:rPr>
        <w:t xml:space="preserve">, representada pelo símbolo </w:t>
      </w:r>
      <m:oMath>
        <m:r>
          <m:rPr>
            <m:sty m:val="p"/>
          </m:rPr>
          <w:rPr>
            <w:rFonts w:ascii="Cambria Math" w:hAnsi="Cambria Math" w:cs="Arial"/>
            <w:szCs w:val="24"/>
          </w:rPr>
          <m:t>∘</m:t>
        </m:r>
      </m:oMath>
      <w:r w:rsidRPr="000C65BB">
        <w:rPr>
          <w:rFonts w:cs="Arial"/>
          <w:szCs w:val="24"/>
        </w:rPr>
        <w:t xml:space="preserve"> , é o produto de </w:t>
      </w:r>
      <w:r w:rsidRPr="00FF6B60">
        <w:rPr>
          <w:rFonts w:cs="Arial"/>
          <w:i/>
          <w:szCs w:val="24"/>
        </w:rPr>
        <w:t>Hadamard</w:t>
      </w:r>
      <w:r w:rsidRPr="000C65BB">
        <w:rPr>
          <w:rFonts w:cs="Arial"/>
          <w:szCs w:val="24"/>
        </w:rPr>
        <w:t>.</w:t>
      </w:r>
    </w:p>
    <w:p w14:paraId="3FCDE1C8" w14:textId="7103D092" w:rsidR="00B261A0" w:rsidRDefault="00EA2B97" w:rsidP="009F6667">
      <w:pPr>
        <w:ind w:firstLine="1134"/>
        <w:rPr>
          <w:szCs w:val="24"/>
        </w:rPr>
      </w:pPr>
      <w:r>
        <w:rPr>
          <w:szCs w:val="24"/>
        </w:rPr>
        <w:t xml:space="preserve">Uma vez conhecida a matriz </w:t>
      </w:r>
      <m:oMath>
        <m:r>
          <w:rPr>
            <w:rFonts w:ascii="Cambria Math" w:hAnsi="Cambria Math"/>
            <w:szCs w:val="24"/>
          </w:rPr>
          <m:t>T</m:t>
        </m:r>
      </m:oMath>
      <w:r>
        <w:rPr>
          <w:szCs w:val="24"/>
        </w:rPr>
        <w:t xml:space="preserve">, vamos calcular o seu vetor de frequência de colunas </w:t>
      </w:r>
      <m:oMath>
        <m:sSub>
          <m:sSubPr>
            <m:ctrlPr>
              <w:rPr>
                <w:rFonts w:ascii="Cambria Math" w:hAnsi="Cambria Math"/>
                <w:i/>
                <w:szCs w:val="24"/>
              </w:rPr>
            </m:ctrlPr>
          </m:sSubPr>
          <m:e>
            <m:r>
              <w:rPr>
                <w:rFonts w:ascii="Cambria Math" w:hAnsi="Cambria Math"/>
                <w:szCs w:val="24"/>
              </w:rPr>
              <m:t>tc</m:t>
            </m:r>
          </m:e>
          <m:sub>
            <m:r>
              <w:rPr>
                <w:rFonts w:ascii="Cambria Math" w:hAnsi="Cambria Math"/>
                <w:szCs w:val="24"/>
              </w:rPr>
              <m:t>ns</m:t>
            </m:r>
          </m:sub>
        </m:sSub>
      </m:oMath>
      <w:r w:rsidR="0085017F">
        <w:rPr>
          <w:szCs w:val="24"/>
        </w:rPr>
        <w:t xml:space="preserve">, que é o somatório de todos os valores das colunas da matriz </w:t>
      </w:r>
      <m:oMath>
        <m:r>
          <w:rPr>
            <w:rFonts w:ascii="Cambria Math" w:hAnsi="Cambria Math"/>
            <w:szCs w:val="24"/>
          </w:rPr>
          <m:t>T</m:t>
        </m:r>
      </m:oMath>
      <w:r w:rsidR="0085017F">
        <w:rPr>
          <w:szCs w:val="24"/>
        </w:rPr>
        <w:t>.</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BD0B39" w14:paraId="485C2137" w14:textId="77777777" w:rsidTr="003A53C2">
        <w:tc>
          <w:tcPr>
            <w:tcW w:w="567" w:type="dxa"/>
            <w:vAlign w:val="center"/>
          </w:tcPr>
          <w:p w14:paraId="211A14D1" w14:textId="77777777" w:rsidR="00BD0B39" w:rsidRDefault="00BD0B39" w:rsidP="003A53C2">
            <w:pPr>
              <w:spacing w:line="240" w:lineRule="auto"/>
              <w:jc w:val="center"/>
              <w:rPr>
                <w:rFonts w:cs="Arial"/>
                <w:szCs w:val="24"/>
              </w:rPr>
            </w:pPr>
          </w:p>
        </w:tc>
        <w:tc>
          <w:tcPr>
            <w:tcW w:w="7937" w:type="dxa"/>
            <w:vAlign w:val="center"/>
          </w:tcPr>
          <w:p w14:paraId="009D668E" w14:textId="071D13DD" w:rsidR="00BD0B39" w:rsidRDefault="002F22BA" w:rsidP="003A53C2">
            <w:pPr>
              <w:spacing w:line="240" w:lineRule="auto"/>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tc</m:t>
                    </m:r>
                  </m:e>
                  <m:sub>
                    <m:r>
                      <w:rPr>
                        <w:rFonts w:ascii="Cambria Math" w:hAnsi="Cambria Math" w:cs="Arial"/>
                        <w:szCs w:val="24"/>
                      </w:rPr>
                      <m:t>o</m:t>
                    </m:r>
                  </m:sub>
                </m:sSub>
                <m:r>
                  <w:rPr>
                    <w:rFonts w:ascii="Cambria Math" w:hAnsi="Cambria Math" w:cs="Arial"/>
                    <w:szCs w:val="24"/>
                  </w:rPr>
                  <m:t>=</m:t>
                </m:r>
                <m:nary>
                  <m:naryPr>
                    <m:chr m:val="∑"/>
                    <m:limLoc m:val="undOvr"/>
                    <m:ctrlPr>
                      <w:rPr>
                        <w:rFonts w:ascii="Cambria Math" w:hAnsi="Cambria Math" w:cs="Arial"/>
                        <w:i/>
                        <w:szCs w:val="24"/>
                      </w:rPr>
                    </m:ctrlPr>
                  </m:naryPr>
                  <m:sub>
                    <m:r>
                      <w:rPr>
                        <w:rFonts w:ascii="Cambria Math" w:hAnsi="Cambria Math" w:cs="Arial"/>
                        <w:szCs w:val="24"/>
                      </w:rPr>
                      <m:t>k</m:t>
                    </m:r>
                  </m:sub>
                  <m:sup>
                    <m:r>
                      <w:rPr>
                        <w:rFonts w:ascii="Cambria Math" w:hAnsi="Cambria Math" w:cs="Arial"/>
                        <w:szCs w:val="24"/>
                      </w:rPr>
                      <m:t>m</m:t>
                    </m:r>
                  </m:sup>
                  <m:e>
                    <m:sSub>
                      <m:sSubPr>
                        <m:ctrlPr>
                          <w:rPr>
                            <w:rFonts w:ascii="Cambria Math" w:hAnsi="Cambria Math" w:cs="Arial"/>
                            <w:i/>
                            <w:szCs w:val="24"/>
                          </w:rPr>
                        </m:ctrlPr>
                      </m:sSubPr>
                      <m:e>
                        <m:r>
                          <w:rPr>
                            <w:rFonts w:ascii="Cambria Math" w:hAnsi="Cambria Math" w:cs="Arial"/>
                            <w:szCs w:val="24"/>
                          </w:rPr>
                          <m:t>T</m:t>
                        </m:r>
                      </m:e>
                      <m:sub>
                        <m:r>
                          <w:rPr>
                            <w:rFonts w:ascii="Cambria Math" w:hAnsi="Cambria Math" w:cs="Arial"/>
                            <w:szCs w:val="24"/>
                          </w:rPr>
                          <m:t>k,o</m:t>
                        </m:r>
                      </m:sub>
                    </m:sSub>
                  </m:e>
                </m:nary>
              </m:oMath>
            </m:oMathPara>
          </w:p>
        </w:tc>
        <w:tc>
          <w:tcPr>
            <w:tcW w:w="567" w:type="dxa"/>
            <w:vAlign w:val="center"/>
          </w:tcPr>
          <w:p w14:paraId="3173F3C9" w14:textId="5FF379B0" w:rsidR="00BD0B39" w:rsidRDefault="00BD0B39" w:rsidP="003A53C2">
            <w:pPr>
              <w:spacing w:line="240" w:lineRule="auto"/>
              <w:jc w:val="right"/>
              <w:rPr>
                <w:rFonts w:cs="Arial"/>
                <w:szCs w:val="24"/>
              </w:rPr>
            </w:pPr>
            <w:bookmarkStart w:id="40" w:name="_Ref509824909"/>
            <w:r>
              <w:rPr>
                <w:rFonts w:cs="Arial"/>
                <w:szCs w:val="24"/>
              </w:rPr>
              <w:t>(</w:t>
            </w:r>
            <w:fldSimple w:instr=" SEQ Equação \* ARABIC ">
              <w:r w:rsidR="00D05DD2">
                <w:rPr>
                  <w:noProof/>
                </w:rPr>
                <w:t>8</w:t>
              </w:r>
            </w:fldSimple>
            <w:r>
              <w:rPr>
                <w:rFonts w:cs="Arial"/>
                <w:szCs w:val="24"/>
              </w:rPr>
              <w:t>)</w:t>
            </w:r>
            <w:bookmarkEnd w:id="40"/>
          </w:p>
        </w:tc>
      </w:tr>
    </w:tbl>
    <w:p w14:paraId="3A656687" w14:textId="77777777" w:rsidR="00BD0B39" w:rsidRDefault="00BD0B39" w:rsidP="009F6667">
      <w:pPr>
        <w:ind w:firstLine="1134"/>
        <w:rPr>
          <w:szCs w:val="24"/>
        </w:rPr>
      </w:pPr>
    </w:p>
    <w:p w14:paraId="14AC45A6" w14:textId="5799A208" w:rsidR="004F2553" w:rsidRDefault="00EF4A62" w:rsidP="009F6667">
      <w:pPr>
        <w:ind w:firstLine="1134"/>
        <w:rPr>
          <w:szCs w:val="24"/>
        </w:rPr>
      </w:pPr>
      <w:r>
        <w:rPr>
          <w:szCs w:val="24"/>
        </w:rPr>
        <w:t xml:space="preserve">Dando continuidade ao cálculo do </w:t>
      </w:r>
      <w:r>
        <w:rPr>
          <w:i/>
          <w:szCs w:val="24"/>
        </w:rPr>
        <w:t>Dual Scaling</w:t>
      </w:r>
      <w:r w:rsidR="00CE0FBB">
        <w:rPr>
          <w:szCs w:val="24"/>
        </w:rPr>
        <w:t xml:space="preserve">, vamos calcular </w:t>
      </w:r>
      <w:r w:rsidR="0073466B">
        <w:rPr>
          <w:szCs w:val="24"/>
        </w:rPr>
        <w:t>agora</w:t>
      </w:r>
      <w:r w:rsidR="0068333E">
        <w:rPr>
          <w:szCs w:val="24"/>
        </w:rPr>
        <w:t xml:space="preserve"> o</w:t>
      </w:r>
      <w:r w:rsidR="0073466B">
        <w:rPr>
          <w:szCs w:val="24"/>
        </w:rPr>
        <w:t xml:space="preserve"> </w:t>
      </w:r>
      <w:r w:rsidR="002E7A9A">
        <w:rPr>
          <w:szCs w:val="24"/>
        </w:rPr>
        <w:t>vetor</w:t>
      </w:r>
      <w:r w:rsidR="0073466B">
        <w:rPr>
          <w:szCs w:val="24"/>
        </w:rPr>
        <w:t xml:space="preserve"> </w:t>
      </w:r>
      <m:oMath>
        <m:sSub>
          <m:sSubPr>
            <m:ctrlPr>
              <w:rPr>
                <w:rFonts w:ascii="Cambria Math" w:hAnsi="Cambria Math"/>
                <w:i/>
                <w:szCs w:val="24"/>
              </w:rPr>
            </m:ctrlPr>
          </m:sSubPr>
          <m:e>
            <m:r>
              <w:rPr>
                <w:rFonts w:ascii="Cambria Math" w:hAnsi="Cambria Math"/>
                <w:szCs w:val="24"/>
              </w:rPr>
              <m:t>Cc</m:t>
            </m:r>
          </m:e>
          <m: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sub>
        </m:sSub>
      </m:oMath>
      <w:r w:rsidR="00BF2322">
        <w:rPr>
          <w:szCs w:val="24"/>
        </w:rPr>
        <w:t xml:space="preserve">, </w:t>
      </w:r>
      <w:r w:rsidR="005231AE">
        <w:rPr>
          <w:szCs w:val="24"/>
        </w:rPr>
        <w:t>cujos valores</w:t>
      </w:r>
      <w:r w:rsidR="00A21B1B">
        <w:rPr>
          <w:szCs w:val="24"/>
        </w:rPr>
        <w:t xml:space="preserve"> </w:t>
      </w:r>
      <w:r w:rsidR="005231AE">
        <w:rPr>
          <w:szCs w:val="24"/>
        </w:rPr>
        <w:t xml:space="preserve">representam os </w:t>
      </w:r>
      <w:r w:rsidR="00A21B1B">
        <w:rPr>
          <w:szCs w:val="24"/>
        </w:rPr>
        <w:t>multiplicadores das colunas da matriz</w:t>
      </w:r>
      <w:r w:rsidR="00AF5F04">
        <w:rPr>
          <w:szCs w:val="24"/>
        </w:rPr>
        <w:t xml:space="preserve"> final</w:t>
      </w:r>
      <w:r w:rsidR="00A21B1B">
        <w:rPr>
          <w:szCs w:val="24"/>
        </w:rPr>
        <w:t xml:space="preserve"> de autovetores para</w:t>
      </w:r>
      <w:r w:rsidR="005C6E4C">
        <w:rPr>
          <w:szCs w:val="24"/>
        </w:rPr>
        <w:t xml:space="preserve"> chegarmos à matriz</w:t>
      </w:r>
      <w:r w:rsidR="0097628E">
        <w:rPr>
          <w:szCs w:val="24"/>
        </w:rPr>
        <w:t xml:space="preserve"> de </w:t>
      </w:r>
      <w:r w:rsidR="005C6E4C">
        <w:rPr>
          <w:szCs w:val="24"/>
        </w:rPr>
        <w:t>pesos padrão</w:t>
      </w:r>
      <w:r w:rsidR="0027282D">
        <w:rPr>
          <w:szCs w:val="24"/>
        </w:rPr>
        <w:t xml:space="preserve"> </w:t>
      </w:r>
      <w:r w:rsidR="0027282D" w:rsidRPr="0027282D">
        <w:rPr>
          <w:szCs w:val="24"/>
        </w:rPr>
        <w:t>(</w:t>
      </w:r>
      <w:r w:rsidR="0027282D" w:rsidRPr="0027282D">
        <w:rPr>
          <w:i/>
          <w:szCs w:val="24"/>
        </w:rPr>
        <w:t>normed weights</w:t>
      </w:r>
      <w:r w:rsidR="0027282D" w:rsidRPr="0027282D">
        <w:rPr>
          <w:szCs w:val="24"/>
        </w:rPr>
        <w:t>)</w:t>
      </w:r>
      <w:r w:rsidR="005C6E4C">
        <w:rPr>
          <w:szCs w:val="24"/>
        </w:rPr>
        <w:t>.</w:t>
      </w:r>
      <w:r w:rsidR="00006B25">
        <w:rPr>
          <w:szCs w:val="24"/>
        </w:rPr>
        <w:t xml:space="preserve"> </w:t>
      </w:r>
      <w:r w:rsidR="004A1D51">
        <w:rPr>
          <w:szCs w:val="24"/>
        </w:rPr>
        <w:t>O vetor</w:t>
      </w:r>
      <w:r w:rsidR="00006B25">
        <w:rPr>
          <w:szCs w:val="24"/>
        </w:rPr>
        <w:t xml:space="preserve"> </w:t>
      </w:r>
      <m:oMath>
        <m:r>
          <w:rPr>
            <w:rFonts w:ascii="Cambria Math" w:hAnsi="Cambria Math"/>
            <w:szCs w:val="24"/>
          </w:rPr>
          <m:t>Cc</m:t>
        </m:r>
      </m:oMath>
      <w:r w:rsidR="00006B25">
        <w:rPr>
          <w:szCs w:val="24"/>
        </w:rPr>
        <w:t xml:space="preserve"> pode ser definid</w:t>
      </w:r>
      <w:r w:rsidR="004A1D51">
        <w:rPr>
          <w:szCs w:val="24"/>
        </w:rPr>
        <w:t>o</w:t>
      </w:r>
      <w:r w:rsidR="00006B25">
        <w:rPr>
          <w:szCs w:val="24"/>
        </w:rPr>
        <w:t xml:space="preserve"> pela equação</w:t>
      </w:r>
      <w:ins w:id="41" w:author="alto" w:date="2018-04-02T18:24:00Z">
        <w:r w:rsidR="00C87B47">
          <w:rPr>
            <w:szCs w:val="24"/>
          </w:rPr>
          <w:t>:</w:t>
        </w:r>
      </w:ins>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7"/>
        <w:gridCol w:w="567"/>
      </w:tblGrid>
      <w:tr w:rsidR="0094168B" w14:paraId="4D4F765C" w14:textId="77777777" w:rsidTr="00B233F0">
        <w:tc>
          <w:tcPr>
            <w:tcW w:w="567" w:type="dxa"/>
            <w:vAlign w:val="center"/>
          </w:tcPr>
          <w:p w14:paraId="53F35C9E" w14:textId="77777777" w:rsidR="0094168B" w:rsidRDefault="0094168B" w:rsidP="003A53C2">
            <w:pPr>
              <w:spacing w:line="240" w:lineRule="auto"/>
              <w:jc w:val="center"/>
              <w:rPr>
                <w:rFonts w:cs="Arial"/>
                <w:szCs w:val="24"/>
              </w:rPr>
            </w:pPr>
          </w:p>
        </w:tc>
        <w:tc>
          <w:tcPr>
            <w:tcW w:w="7937" w:type="dxa"/>
            <w:vAlign w:val="center"/>
          </w:tcPr>
          <w:p w14:paraId="3A350DC4" w14:textId="1F611534" w:rsidR="0094168B" w:rsidRPr="004D741F" w:rsidRDefault="002F22BA" w:rsidP="004D741F">
            <w:pPr>
              <w:jc w:val="center"/>
              <w:rPr>
                <w:szCs w:val="24"/>
              </w:rPr>
            </w:pPr>
            <m:oMath>
              <m:sSub>
                <m:sSubPr>
                  <m:ctrlPr>
                    <w:rPr>
                      <w:rFonts w:ascii="Cambria Math" w:hAnsi="Cambria Math" w:cs="Arial"/>
                      <w:i/>
                      <w:sz w:val="28"/>
                      <w:szCs w:val="28"/>
                    </w:rPr>
                  </m:ctrlPr>
                </m:sSubPr>
                <m:e>
                  <m:r>
                    <w:rPr>
                      <w:rFonts w:ascii="Cambria Math" w:hAnsi="Cambria Math" w:cs="Arial"/>
                      <w:sz w:val="28"/>
                      <w:szCs w:val="28"/>
                    </w:rPr>
                    <m:t>Cc</m:t>
                  </m:r>
                </m:e>
                <m:sub>
                  <m:r>
                    <w:rPr>
                      <w:rFonts w:ascii="Cambria Math" w:hAnsi="Cambria Math" w:cs="Arial"/>
                      <w:sz w:val="28"/>
                      <w:szCs w:val="28"/>
                    </w:rPr>
                    <m:t>p</m:t>
                  </m:r>
                </m:sub>
              </m:sSub>
              <m:r>
                <w:rPr>
                  <w:rFonts w:ascii="Cambria Math" w:hAnsi="Cambria Math" w:cs="Arial"/>
                  <w:sz w:val="28"/>
                  <w:szCs w:val="28"/>
                </w:rPr>
                <m:t>=</m:t>
              </m:r>
              <m:rad>
                <m:radPr>
                  <m:degHide m:val="1"/>
                  <m:ctrlPr>
                    <w:rPr>
                      <w:rFonts w:ascii="Cambria Math" w:hAnsi="Cambria Math" w:cs="Arial"/>
                      <w:i/>
                      <w:sz w:val="28"/>
                      <w:szCs w:val="28"/>
                    </w:rPr>
                  </m:ctrlPr>
                </m:radPr>
                <m:deg/>
                <m:e>
                  <m:f>
                    <m:fPr>
                      <m:ctrlPr>
                        <w:rPr>
                          <w:rFonts w:ascii="Cambria Math" w:hAnsi="Cambria Math" w:cs="Arial"/>
                          <w:i/>
                          <w:sz w:val="28"/>
                          <w:szCs w:val="28"/>
                        </w:rPr>
                      </m:ctrlPr>
                    </m:fPr>
                    <m:num>
                      <m:r>
                        <w:rPr>
                          <w:rFonts w:ascii="Cambria Math" w:hAnsi="Cambria Math" w:cs="Arial"/>
                          <w:sz w:val="28"/>
                          <w:szCs w:val="28"/>
                        </w:rPr>
                        <m:t>ft</m:t>
                      </m:r>
                    </m:num>
                    <m:den>
                      <m:sSub>
                        <m:sSubPr>
                          <m:ctrlPr>
                            <w:rPr>
                              <w:rFonts w:ascii="Cambria Math" w:hAnsi="Cambria Math" w:cs="Arial"/>
                              <w:i/>
                              <w:sz w:val="28"/>
                              <w:szCs w:val="28"/>
                            </w:rPr>
                          </m:ctrlPr>
                        </m:sSubPr>
                        <m:e>
                          <m:r>
                            <w:rPr>
                              <w:rFonts w:ascii="Cambria Math" w:hAnsi="Cambria Math" w:cs="Arial"/>
                              <w:sz w:val="28"/>
                              <w:szCs w:val="28"/>
                            </w:rPr>
                            <m:t>tc</m:t>
                          </m:r>
                        </m:e>
                        <m:sub>
                          <m:r>
                            <w:rPr>
                              <w:rFonts w:ascii="Cambria Math" w:hAnsi="Cambria Math" w:cs="Arial"/>
                              <w:sz w:val="28"/>
                              <w:szCs w:val="28"/>
                            </w:rPr>
                            <m:t>p</m:t>
                          </m:r>
                        </m:sub>
                      </m:sSub>
                    </m:den>
                  </m:f>
                </m:e>
              </m:rad>
            </m:oMath>
            <w:r w:rsidR="0068333E">
              <w:rPr>
                <w:sz w:val="28"/>
                <w:szCs w:val="28"/>
              </w:rPr>
              <w:t xml:space="preserve">  </w:t>
            </w:r>
            <w:r w:rsidR="00F21312">
              <w:rPr>
                <w:szCs w:val="24"/>
              </w:rPr>
              <w:t>,</w:t>
            </w:r>
          </w:p>
        </w:tc>
        <w:tc>
          <w:tcPr>
            <w:tcW w:w="567" w:type="dxa"/>
            <w:vAlign w:val="center"/>
          </w:tcPr>
          <w:p w14:paraId="205DE60E" w14:textId="7194D433" w:rsidR="0094168B" w:rsidRDefault="0094168B" w:rsidP="003A53C2">
            <w:pPr>
              <w:spacing w:line="240" w:lineRule="auto"/>
              <w:jc w:val="right"/>
              <w:rPr>
                <w:rFonts w:cs="Arial"/>
                <w:szCs w:val="24"/>
              </w:rPr>
            </w:pPr>
            <w:bookmarkStart w:id="42" w:name="_Ref509826254"/>
            <w:r>
              <w:rPr>
                <w:rFonts w:cs="Arial"/>
                <w:szCs w:val="24"/>
              </w:rPr>
              <w:t>(</w:t>
            </w:r>
            <w:fldSimple w:instr=" SEQ Equação \* ARABIC ">
              <w:r w:rsidR="00D05DD2">
                <w:rPr>
                  <w:noProof/>
                </w:rPr>
                <w:t>9</w:t>
              </w:r>
            </w:fldSimple>
            <w:r>
              <w:rPr>
                <w:rFonts w:cs="Arial"/>
                <w:szCs w:val="24"/>
              </w:rPr>
              <w:t>)</w:t>
            </w:r>
            <w:bookmarkEnd w:id="42"/>
          </w:p>
        </w:tc>
      </w:tr>
    </w:tbl>
    <w:p w14:paraId="722F36F6" w14:textId="67142D3A" w:rsidR="0094168B" w:rsidRDefault="00611505" w:rsidP="00B233F0">
      <w:pPr>
        <w:rPr>
          <w:szCs w:val="24"/>
        </w:rPr>
      </w:pPr>
      <w:r>
        <w:rPr>
          <w:szCs w:val="24"/>
        </w:rPr>
        <w:t xml:space="preserve">onde </w:t>
      </w:r>
      <m:oMath>
        <m:r>
          <w:rPr>
            <w:rFonts w:ascii="Cambria Math" w:hAnsi="Cambria Math"/>
            <w:szCs w:val="24"/>
          </w:rPr>
          <m:t>ft</m:t>
        </m:r>
      </m:oMath>
      <w:r w:rsidR="00051AA1">
        <w:rPr>
          <w:szCs w:val="24"/>
        </w:rPr>
        <w:t xml:space="preserve"> representa o somatório de todos os va</w:t>
      </w:r>
      <w:r w:rsidR="0017207E">
        <w:rPr>
          <w:szCs w:val="24"/>
        </w:rPr>
        <w:t xml:space="preserve">lores da matriz de padrão de respostas </w:t>
      </w:r>
      <m:oMath>
        <m:r>
          <w:rPr>
            <w:rFonts w:ascii="Cambria Math" w:hAnsi="Cambria Math"/>
            <w:szCs w:val="24"/>
          </w:rPr>
          <m:t>F</m:t>
        </m:r>
      </m:oMath>
      <w:r w:rsidR="0013491C">
        <w:rPr>
          <w:szCs w:val="24"/>
        </w:rPr>
        <w:t>.</w:t>
      </w:r>
      <w:r w:rsidR="00DE5FED">
        <w:rPr>
          <w:szCs w:val="24"/>
        </w:rPr>
        <w:t xml:space="preserve"> Uma vez conhecid</w:t>
      </w:r>
      <w:r w:rsidR="007F298E">
        <w:rPr>
          <w:szCs w:val="24"/>
        </w:rPr>
        <w:t>o o vetor</w:t>
      </w:r>
      <w:r w:rsidR="00047DC1">
        <w:rPr>
          <w:szCs w:val="24"/>
        </w:rPr>
        <w:t xml:space="preserve"> de</w:t>
      </w:r>
      <w:r w:rsidR="00DE5FED">
        <w:rPr>
          <w:szCs w:val="24"/>
        </w:rPr>
        <w:t xml:space="preserve"> multiplicador</w:t>
      </w:r>
      <w:r w:rsidR="00047DC1">
        <w:rPr>
          <w:szCs w:val="24"/>
        </w:rPr>
        <w:t>es</w:t>
      </w:r>
      <w:r w:rsidR="00DE5FED">
        <w:rPr>
          <w:szCs w:val="24"/>
        </w:rPr>
        <w:t xml:space="preserve"> </w:t>
      </w:r>
      <m:oMath>
        <m:r>
          <w:rPr>
            <w:rFonts w:ascii="Cambria Math" w:hAnsi="Cambria Math"/>
            <w:szCs w:val="24"/>
          </w:rPr>
          <m:t>Cc</m:t>
        </m:r>
      </m:oMath>
      <w:r w:rsidR="003C6AB1">
        <w:rPr>
          <w:szCs w:val="24"/>
        </w:rPr>
        <w:t xml:space="preserve">, calculamos então </w:t>
      </w:r>
      <w:r w:rsidR="00080E5A">
        <w:rPr>
          <w:szCs w:val="24"/>
        </w:rPr>
        <w:t xml:space="preserve">a matriz de </w:t>
      </w:r>
      <w:r w:rsidR="003C6AB1">
        <w:rPr>
          <w:szCs w:val="24"/>
        </w:rPr>
        <w:t>peso</w:t>
      </w:r>
      <w:r w:rsidR="0068333E">
        <w:rPr>
          <w:szCs w:val="24"/>
        </w:rPr>
        <w:t>s</w:t>
      </w:r>
      <w:r w:rsidR="003C6AB1">
        <w:rPr>
          <w:szCs w:val="24"/>
        </w:rPr>
        <w:t xml:space="preserve"> padrão</w:t>
      </w:r>
      <w:r w:rsidR="00080E5A">
        <w:rPr>
          <w:szCs w:val="24"/>
        </w:rPr>
        <w:t xml:space="preserve">, representada por </w:t>
      </w:r>
      <m:oMath>
        <m:r>
          <w:rPr>
            <w:rFonts w:ascii="Cambria Math" w:hAnsi="Cambria Math"/>
            <w:szCs w:val="24"/>
          </w:rPr>
          <m:t>N</m:t>
        </m:r>
      </m:oMath>
      <w:r w:rsidR="00080E5A">
        <w:rPr>
          <w:szCs w:val="24"/>
        </w:rPr>
        <w:t>, e dada pela equação</w:t>
      </w:r>
      <w:ins w:id="43" w:author="alto" w:date="2018-04-02T18:24:00Z">
        <w:r w:rsidR="00C87B47">
          <w:rPr>
            <w:szCs w:val="24"/>
          </w:rPr>
          <w:t>:</w:t>
        </w:r>
      </w:ins>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70" w:type="dxa"/>
        </w:tblCellMar>
        <w:tblLook w:val="04A0" w:firstRow="1" w:lastRow="0" w:firstColumn="1" w:lastColumn="0" w:noHBand="0" w:noVBand="1"/>
      </w:tblPr>
      <w:tblGrid>
        <w:gridCol w:w="563"/>
        <w:gridCol w:w="7865"/>
        <w:gridCol w:w="643"/>
      </w:tblGrid>
      <w:tr w:rsidR="00057A70" w14:paraId="08C3FFAB" w14:textId="77777777" w:rsidTr="00B121E9">
        <w:trPr>
          <w:trHeight w:val="454"/>
        </w:trPr>
        <w:tc>
          <w:tcPr>
            <w:tcW w:w="567" w:type="dxa"/>
            <w:vAlign w:val="center"/>
          </w:tcPr>
          <w:p w14:paraId="644E31C2" w14:textId="77777777" w:rsidR="00057A70" w:rsidRDefault="00057A70" w:rsidP="003A53C2">
            <w:pPr>
              <w:spacing w:line="240" w:lineRule="auto"/>
              <w:jc w:val="center"/>
              <w:rPr>
                <w:rFonts w:cs="Arial"/>
                <w:szCs w:val="24"/>
              </w:rPr>
            </w:pPr>
          </w:p>
        </w:tc>
        <w:tc>
          <w:tcPr>
            <w:tcW w:w="7937" w:type="dxa"/>
            <w:vAlign w:val="center"/>
          </w:tcPr>
          <w:p w14:paraId="26D7C635" w14:textId="285AA8C8" w:rsidR="000968CA" w:rsidRPr="00683359" w:rsidRDefault="002F22BA" w:rsidP="008508EB">
            <w:pPr>
              <w:spacing w:line="240" w:lineRule="auto"/>
              <w:jc w:val="center"/>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i, p</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Vf</m:t>
                  </m:r>
                </m:e>
                <m:sub>
                  <m:r>
                    <w:rPr>
                      <w:rFonts w:ascii="Cambria Math" w:hAnsi="Cambria Math" w:cs="Arial"/>
                      <w:sz w:val="28"/>
                      <w:szCs w:val="28"/>
                    </w:rPr>
                    <m:t>i,p</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Cc</m:t>
                  </m:r>
                </m:e>
                <m:sub>
                  <m:r>
                    <w:rPr>
                      <w:rFonts w:ascii="Cambria Math" w:hAnsi="Cambria Math" w:cs="Arial"/>
                      <w:sz w:val="28"/>
                      <w:szCs w:val="28"/>
                    </w:rPr>
                    <m:t>p</m:t>
                  </m:r>
                </m:sub>
              </m:sSub>
            </m:oMath>
            <w:r w:rsidR="00B43E1D" w:rsidRPr="00002512">
              <w:rPr>
                <w:rFonts w:cs="Arial"/>
                <w:szCs w:val="24"/>
              </w:rPr>
              <w:t>.</w:t>
            </w:r>
          </w:p>
        </w:tc>
        <w:tc>
          <w:tcPr>
            <w:tcW w:w="567" w:type="dxa"/>
            <w:vAlign w:val="center"/>
          </w:tcPr>
          <w:p w14:paraId="3EDB93DB" w14:textId="1BC2A1B7" w:rsidR="00057A70" w:rsidRDefault="00057A70" w:rsidP="003A53C2">
            <w:pPr>
              <w:spacing w:line="240" w:lineRule="auto"/>
              <w:jc w:val="right"/>
              <w:rPr>
                <w:rFonts w:cs="Arial"/>
                <w:szCs w:val="24"/>
              </w:rPr>
            </w:pPr>
            <w:bookmarkStart w:id="44" w:name="_Ref509826960"/>
            <w:r>
              <w:rPr>
                <w:rFonts w:cs="Arial"/>
                <w:szCs w:val="24"/>
              </w:rPr>
              <w:t>(</w:t>
            </w:r>
            <w:fldSimple w:instr=" SEQ Equação \* ARABIC ">
              <w:r w:rsidR="00D05DD2">
                <w:rPr>
                  <w:noProof/>
                </w:rPr>
                <w:t>10</w:t>
              </w:r>
            </w:fldSimple>
            <w:r>
              <w:rPr>
                <w:rFonts w:cs="Arial"/>
                <w:szCs w:val="24"/>
              </w:rPr>
              <w:t>)</w:t>
            </w:r>
            <w:bookmarkEnd w:id="44"/>
          </w:p>
        </w:tc>
      </w:tr>
    </w:tbl>
    <w:p w14:paraId="79ADF8F0" w14:textId="325ED196" w:rsidR="009B7547" w:rsidRPr="009B7547" w:rsidRDefault="007E3287" w:rsidP="009B7547">
      <w:pPr>
        <w:ind w:firstLine="1134"/>
        <w:rPr>
          <w:rFonts w:cs="Arial"/>
          <w:szCs w:val="24"/>
        </w:rPr>
      </w:pPr>
      <w:r>
        <w:rPr>
          <w:rFonts w:cs="Arial"/>
          <w:szCs w:val="24"/>
        </w:rPr>
        <w:t>As coordenadas finais de cada um dos itens</w:t>
      </w:r>
      <w:r w:rsidR="002F644A">
        <w:rPr>
          <w:rFonts w:cs="Arial"/>
          <w:szCs w:val="24"/>
        </w:rPr>
        <w:t xml:space="preserve"> no espaço-solução</w:t>
      </w:r>
      <w:r>
        <w:rPr>
          <w:rFonts w:cs="Arial"/>
          <w:szCs w:val="24"/>
        </w:rPr>
        <w:t xml:space="preserve"> </w:t>
      </w:r>
      <w:r w:rsidR="0055794E">
        <w:rPr>
          <w:rFonts w:cs="Arial"/>
          <w:szCs w:val="24"/>
        </w:rPr>
        <w:t>são</w:t>
      </w:r>
      <w:r w:rsidR="002D42AE">
        <w:rPr>
          <w:rFonts w:cs="Arial"/>
          <w:szCs w:val="24"/>
        </w:rPr>
        <w:t xml:space="preserve"> dada</w:t>
      </w:r>
      <w:r w:rsidR="0055794E">
        <w:rPr>
          <w:rFonts w:cs="Arial"/>
          <w:szCs w:val="24"/>
        </w:rPr>
        <w:t>s</w:t>
      </w:r>
      <w:r w:rsidR="002D42AE">
        <w:rPr>
          <w:rFonts w:cs="Arial"/>
          <w:szCs w:val="24"/>
        </w:rPr>
        <w:t xml:space="preserve"> pela matriz de pesos projetados (</w:t>
      </w:r>
      <w:r w:rsidR="002D42AE" w:rsidRPr="006A5704">
        <w:rPr>
          <w:rFonts w:cs="Arial"/>
          <w:i/>
          <w:szCs w:val="24"/>
        </w:rPr>
        <w:t>projected weights</w:t>
      </w:r>
      <w:r w:rsidR="002D42AE">
        <w:rPr>
          <w:rFonts w:cs="Arial"/>
          <w:szCs w:val="24"/>
        </w:rPr>
        <w:t xml:space="preserve">), </w:t>
      </w:r>
      <w:r w:rsidR="0041171E">
        <w:rPr>
          <w:rFonts w:cs="Arial"/>
          <w:szCs w:val="24"/>
        </w:rPr>
        <w:t xml:space="preserve">representada por </w:t>
      </w:r>
      <m:oMath>
        <m:r>
          <w:rPr>
            <w:rFonts w:ascii="Cambria Math" w:hAnsi="Cambria Math" w:cs="Arial"/>
            <w:szCs w:val="24"/>
          </w:rPr>
          <m:t>P</m:t>
        </m:r>
      </m:oMath>
      <w:r w:rsidR="0041171E">
        <w:rPr>
          <w:rFonts w:cs="Arial"/>
          <w:szCs w:val="24"/>
        </w:rPr>
        <w:t xml:space="preserve"> e </w:t>
      </w:r>
      <w:r w:rsidR="004931C4">
        <w:rPr>
          <w:rFonts w:cs="Arial"/>
          <w:szCs w:val="24"/>
        </w:rPr>
        <w:t>obtida</w:t>
      </w:r>
      <w:r w:rsidR="0041171E">
        <w:rPr>
          <w:rFonts w:cs="Arial"/>
          <w:szCs w:val="24"/>
        </w:rPr>
        <w:t xml:space="preserve"> pela equação</w:t>
      </w:r>
      <w:ins w:id="45" w:author="alto" w:date="2018-04-02T18:24:00Z">
        <w:r w:rsidR="00C87B47">
          <w:rPr>
            <w:rFonts w:cs="Arial"/>
            <w:szCs w:val="24"/>
          </w:rPr>
          <w:t>:</w:t>
        </w:r>
      </w:ins>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70" w:type="dxa"/>
        </w:tblCellMar>
        <w:tblLook w:val="04A0" w:firstRow="1" w:lastRow="0" w:firstColumn="1" w:lastColumn="0" w:noHBand="0" w:noVBand="1"/>
      </w:tblPr>
      <w:tblGrid>
        <w:gridCol w:w="563"/>
        <w:gridCol w:w="7865"/>
        <w:gridCol w:w="643"/>
      </w:tblGrid>
      <w:tr w:rsidR="0041171E" w14:paraId="68378E4B" w14:textId="77777777" w:rsidTr="00B121E9">
        <w:trPr>
          <w:trHeight w:val="454"/>
        </w:trPr>
        <w:tc>
          <w:tcPr>
            <w:tcW w:w="567" w:type="dxa"/>
            <w:vAlign w:val="center"/>
          </w:tcPr>
          <w:p w14:paraId="2EB1A9D6" w14:textId="77777777" w:rsidR="0041171E" w:rsidRDefault="0041171E" w:rsidP="003A53C2">
            <w:pPr>
              <w:spacing w:line="240" w:lineRule="auto"/>
              <w:jc w:val="center"/>
              <w:rPr>
                <w:rFonts w:cs="Arial"/>
                <w:szCs w:val="24"/>
              </w:rPr>
            </w:pPr>
          </w:p>
        </w:tc>
        <w:tc>
          <w:tcPr>
            <w:tcW w:w="7937" w:type="dxa"/>
            <w:vAlign w:val="center"/>
          </w:tcPr>
          <w:p w14:paraId="70CD4CE8" w14:textId="47586B1B" w:rsidR="00683359" w:rsidRPr="009B7547" w:rsidRDefault="002F22BA" w:rsidP="008508EB">
            <w:pPr>
              <w:spacing w:line="240" w:lineRule="auto"/>
              <w:jc w:val="center"/>
              <w:rPr>
                <w:rFonts w:cs="Arial"/>
                <w:sz w:val="28"/>
                <w:szCs w:val="28"/>
              </w:rPr>
            </w:pP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i,p</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i,p</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ρ</m:t>
                  </m:r>
                </m:e>
                <m:sub>
                  <m:r>
                    <w:rPr>
                      <w:rFonts w:ascii="Cambria Math" w:hAnsi="Cambria Math" w:cs="Arial"/>
                      <w:sz w:val="28"/>
                      <w:szCs w:val="28"/>
                    </w:rPr>
                    <m:t>p</m:t>
                  </m:r>
                </m:sub>
              </m:sSub>
            </m:oMath>
            <w:r w:rsidR="009B7547">
              <w:rPr>
                <w:rFonts w:cs="Arial"/>
                <w:sz w:val="28"/>
                <w:szCs w:val="28"/>
              </w:rPr>
              <w:t xml:space="preserve"> </w:t>
            </w:r>
            <w:r w:rsidR="009B7547" w:rsidRPr="00F22D63">
              <w:rPr>
                <w:rFonts w:cs="Arial"/>
                <w:szCs w:val="24"/>
              </w:rPr>
              <w:t>,</w:t>
            </w:r>
          </w:p>
        </w:tc>
        <w:tc>
          <w:tcPr>
            <w:tcW w:w="567" w:type="dxa"/>
            <w:vAlign w:val="center"/>
          </w:tcPr>
          <w:p w14:paraId="0F0C5C24" w14:textId="2CB76B94" w:rsidR="0041171E" w:rsidRDefault="0041171E" w:rsidP="003A53C2">
            <w:pPr>
              <w:spacing w:line="240" w:lineRule="auto"/>
              <w:jc w:val="right"/>
              <w:rPr>
                <w:rFonts w:cs="Arial"/>
                <w:szCs w:val="24"/>
              </w:rPr>
            </w:pPr>
            <w:bookmarkStart w:id="46" w:name="_Ref509827868"/>
            <w:r>
              <w:rPr>
                <w:rFonts w:cs="Arial"/>
                <w:szCs w:val="24"/>
              </w:rPr>
              <w:t>(</w:t>
            </w:r>
            <w:fldSimple w:instr=" SEQ Equação \* ARABIC ">
              <w:r w:rsidR="00D05DD2">
                <w:rPr>
                  <w:noProof/>
                </w:rPr>
                <w:t>11</w:t>
              </w:r>
            </w:fldSimple>
            <w:r>
              <w:rPr>
                <w:rFonts w:cs="Arial"/>
                <w:szCs w:val="24"/>
              </w:rPr>
              <w:t>)</w:t>
            </w:r>
            <w:bookmarkEnd w:id="46"/>
          </w:p>
        </w:tc>
      </w:tr>
    </w:tbl>
    <w:p w14:paraId="4E3DAA0E" w14:textId="5887E10F" w:rsidR="0041171E" w:rsidRDefault="00F22D63" w:rsidP="00F22D63">
      <w:pPr>
        <w:rPr>
          <w:szCs w:val="24"/>
        </w:rPr>
      </w:pPr>
      <w:r>
        <w:rPr>
          <w:rFonts w:cs="Arial"/>
          <w:szCs w:val="24"/>
        </w:rPr>
        <w:t xml:space="preserve">onde </w:t>
      </w:r>
      <m:oMath>
        <m:r>
          <w:rPr>
            <w:rFonts w:ascii="Cambria Math" w:hAnsi="Cambria Math" w:cs="Arial"/>
            <w:szCs w:val="24"/>
          </w:rPr>
          <m:t>ρ</m:t>
        </m:r>
      </m:oMath>
      <w:r>
        <w:rPr>
          <w:rFonts w:cs="Arial"/>
          <w:szCs w:val="24"/>
        </w:rPr>
        <w:t xml:space="preserve"> é um </w:t>
      </w:r>
      <w:r w:rsidR="002A721B">
        <w:rPr>
          <w:rFonts w:cs="Arial"/>
          <w:szCs w:val="24"/>
        </w:rPr>
        <w:t xml:space="preserve">vetor </w:t>
      </w:r>
      <w:r w:rsidR="00972ED2">
        <w:rPr>
          <w:rFonts w:cs="Arial"/>
          <w:szCs w:val="24"/>
        </w:rPr>
        <w:t xml:space="preserve">que contém </w:t>
      </w:r>
      <w:r w:rsidR="002A721B">
        <w:rPr>
          <w:rFonts w:cs="Arial"/>
          <w:szCs w:val="24"/>
        </w:rPr>
        <w:t xml:space="preserve">os </w:t>
      </w:r>
      <w:r w:rsidR="00972ED2">
        <w:rPr>
          <w:rFonts w:cs="Arial"/>
          <w:szCs w:val="24"/>
        </w:rPr>
        <w:t>multiplicadores</w:t>
      </w:r>
      <w:r w:rsidR="00C10188">
        <w:rPr>
          <w:rFonts w:cs="Arial"/>
          <w:szCs w:val="24"/>
        </w:rPr>
        <w:t xml:space="preserve"> </w:t>
      </w:r>
      <w:r w:rsidR="00C10188">
        <w:rPr>
          <w:szCs w:val="24"/>
        </w:rPr>
        <w:t xml:space="preserve">para as colunas da matriz de pesos padrão </w:t>
      </w:r>
      <m:oMath>
        <m:r>
          <w:rPr>
            <w:rFonts w:ascii="Cambria Math" w:hAnsi="Cambria Math"/>
            <w:szCs w:val="24"/>
          </w:rPr>
          <m:t>N</m:t>
        </m:r>
      </m:oMath>
      <w:r w:rsidR="0068333E">
        <w:rPr>
          <w:szCs w:val="24"/>
        </w:rPr>
        <w:t>, definido</w:t>
      </w:r>
      <w:r w:rsidR="009E751F">
        <w:rPr>
          <w:szCs w:val="24"/>
        </w:rPr>
        <w:t xml:space="preserve"> pela equação</w:t>
      </w:r>
      <w:ins w:id="47" w:author="alto" w:date="2018-04-02T18:24:00Z">
        <w:r w:rsidR="00C87B47">
          <w:rPr>
            <w:szCs w:val="24"/>
          </w:rPr>
          <w:t>:</w:t>
        </w:r>
      </w:ins>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
        <w:gridCol w:w="7864"/>
        <w:gridCol w:w="643"/>
      </w:tblGrid>
      <w:tr w:rsidR="009E751F" w14:paraId="42794644" w14:textId="77777777" w:rsidTr="007B40EF">
        <w:trPr>
          <w:trHeight w:val="454"/>
        </w:trPr>
        <w:tc>
          <w:tcPr>
            <w:tcW w:w="567" w:type="dxa"/>
            <w:vAlign w:val="center"/>
          </w:tcPr>
          <w:p w14:paraId="0BE3B506" w14:textId="77777777" w:rsidR="009E751F" w:rsidRDefault="009E751F" w:rsidP="003A53C2">
            <w:pPr>
              <w:spacing w:line="240" w:lineRule="auto"/>
              <w:jc w:val="center"/>
              <w:rPr>
                <w:rFonts w:cs="Arial"/>
                <w:szCs w:val="24"/>
              </w:rPr>
            </w:pPr>
          </w:p>
        </w:tc>
        <w:tc>
          <w:tcPr>
            <w:tcW w:w="7937" w:type="dxa"/>
            <w:vAlign w:val="center"/>
          </w:tcPr>
          <w:p w14:paraId="39A45C61" w14:textId="2E52B6BC" w:rsidR="009E751F" w:rsidRPr="00DA08E4" w:rsidRDefault="002F22BA" w:rsidP="003A53C2">
            <w:pPr>
              <w:spacing w:line="240" w:lineRule="auto"/>
              <w:jc w:val="center"/>
              <w:rPr>
                <w:rFonts w:cs="Arial"/>
                <w:sz w:val="28"/>
                <w:szCs w:val="28"/>
              </w:rPr>
            </w:pPr>
            <m:oMath>
              <m:sSub>
                <m:sSubPr>
                  <m:ctrlPr>
                    <w:rPr>
                      <w:rFonts w:ascii="Cambria Math" w:hAnsi="Cambria Math" w:cs="Arial"/>
                      <w:i/>
                      <w:sz w:val="28"/>
                      <w:szCs w:val="28"/>
                    </w:rPr>
                  </m:ctrlPr>
                </m:sSubPr>
                <m:e>
                  <m:r>
                    <w:rPr>
                      <w:rFonts w:ascii="Cambria Math" w:hAnsi="Cambria Math" w:cs="Arial"/>
                      <w:sz w:val="28"/>
                      <w:szCs w:val="28"/>
                    </w:rPr>
                    <m:t>ρ</m:t>
                  </m:r>
                </m:e>
                <m:sub>
                  <m:r>
                    <w:rPr>
                      <w:rFonts w:ascii="Cambria Math" w:hAnsi="Cambria Math" w:cs="Arial"/>
                      <w:sz w:val="28"/>
                      <w:szCs w:val="28"/>
                    </w:rPr>
                    <m:t>i</m:t>
                  </m:r>
                </m:sub>
              </m:sSub>
              <m:r>
                <w:rPr>
                  <w:rFonts w:ascii="Cambria Math" w:hAnsi="Cambria Math" w:cs="Arial"/>
                  <w:sz w:val="28"/>
                  <w:szCs w:val="28"/>
                </w:rPr>
                <m:t>=</m:t>
              </m:r>
              <m:rad>
                <m:radPr>
                  <m:degHide m:val="1"/>
                  <m:ctrlPr>
                    <w:rPr>
                      <w:rFonts w:ascii="Cambria Math" w:hAnsi="Cambria Math" w:cs="Arial"/>
                      <w:i/>
                      <w:sz w:val="28"/>
                      <w:szCs w:val="28"/>
                    </w:rPr>
                  </m:ctrlPr>
                </m:radPr>
                <m:deg/>
                <m:e>
                  <m:sSub>
                    <m:sSubPr>
                      <m:ctrlPr>
                        <w:rPr>
                          <w:rFonts w:ascii="Cambria Math" w:hAnsi="Cambria Math"/>
                          <w:color w:val="000000"/>
                          <w:sz w:val="28"/>
                          <w:szCs w:val="28"/>
                          <w:shd w:val="clear" w:color="auto" w:fill="FFFFFF"/>
                        </w:rPr>
                      </m:ctrlPr>
                    </m:sSubPr>
                    <m:e>
                      <m:r>
                        <m:rPr>
                          <m:sty m:val="p"/>
                        </m:rPr>
                        <w:rPr>
                          <w:rFonts w:ascii="Cambria Math" w:hAnsi="Cambria Math"/>
                          <w:color w:val="000000"/>
                          <w:sz w:val="28"/>
                          <w:szCs w:val="28"/>
                          <w:shd w:val="clear" w:color="auto" w:fill="FFFFFF"/>
                        </w:rPr>
                        <m:t>λ</m:t>
                      </m:r>
                      <m:r>
                        <w:rPr>
                          <w:rFonts w:ascii="Cambria Math" w:hAnsi="Cambria Math"/>
                          <w:sz w:val="28"/>
                          <w:szCs w:val="28"/>
                        </w:rPr>
                        <m:t>f</m:t>
                      </m:r>
                    </m:e>
                    <m:sub>
                      <m:r>
                        <w:rPr>
                          <w:rFonts w:ascii="Cambria Math" w:hAnsi="Cambria Math" w:cs="Arial"/>
                          <w:sz w:val="28"/>
                          <w:szCs w:val="28"/>
                        </w:rPr>
                        <m:t>i</m:t>
                      </m:r>
                    </m:sub>
                  </m:sSub>
                </m:e>
              </m:rad>
            </m:oMath>
            <w:r w:rsidR="007B40EF">
              <w:rPr>
                <w:rFonts w:cs="Arial"/>
                <w:sz w:val="28"/>
                <w:szCs w:val="28"/>
              </w:rPr>
              <w:t xml:space="preserve"> </w:t>
            </w:r>
            <w:r w:rsidR="007B40EF" w:rsidRPr="00AD45BC">
              <w:rPr>
                <w:rFonts w:cs="Arial"/>
                <w:szCs w:val="24"/>
              </w:rPr>
              <w:t>.</w:t>
            </w:r>
          </w:p>
        </w:tc>
        <w:tc>
          <w:tcPr>
            <w:tcW w:w="567" w:type="dxa"/>
            <w:vAlign w:val="center"/>
          </w:tcPr>
          <w:p w14:paraId="7178CDBA" w14:textId="6EC3BDD8" w:rsidR="009E751F" w:rsidRDefault="009E751F" w:rsidP="003A53C2">
            <w:pPr>
              <w:spacing w:line="240" w:lineRule="auto"/>
              <w:jc w:val="right"/>
              <w:rPr>
                <w:rFonts w:cs="Arial"/>
                <w:szCs w:val="24"/>
              </w:rPr>
            </w:pPr>
            <w:bookmarkStart w:id="48" w:name="_Ref509827970"/>
            <w:r>
              <w:rPr>
                <w:rFonts w:cs="Arial"/>
                <w:szCs w:val="24"/>
              </w:rPr>
              <w:t>(</w:t>
            </w:r>
            <w:fldSimple w:instr=" SEQ Equação \* ARABIC ">
              <w:r w:rsidR="00D05DD2">
                <w:rPr>
                  <w:noProof/>
                </w:rPr>
                <w:t>12</w:t>
              </w:r>
            </w:fldSimple>
            <w:r>
              <w:rPr>
                <w:rFonts w:cs="Arial"/>
                <w:szCs w:val="24"/>
              </w:rPr>
              <w:t>)</w:t>
            </w:r>
            <w:bookmarkEnd w:id="48"/>
          </w:p>
        </w:tc>
      </w:tr>
    </w:tbl>
    <w:p w14:paraId="7CA1EEF7" w14:textId="77777777" w:rsidR="009E751F" w:rsidRDefault="009E751F" w:rsidP="00F22D63">
      <w:pPr>
        <w:rPr>
          <w:rFonts w:cs="Arial"/>
          <w:szCs w:val="24"/>
        </w:rPr>
      </w:pPr>
    </w:p>
    <w:p w14:paraId="7ED07E27" w14:textId="77777777" w:rsidR="00F22D63" w:rsidRDefault="00F22D63" w:rsidP="00440FFF">
      <w:pPr>
        <w:ind w:firstLine="1134"/>
        <w:rPr>
          <w:rFonts w:cs="Arial"/>
          <w:szCs w:val="24"/>
        </w:rPr>
      </w:pPr>
    </w:p>
    <w:p w14:paraId="2A43322A" w14:textId="43EC55A6" w:rsidR="008C5093" w:rsidDel="002F22BA" w:rsidRDefault="000C65BB" w:rsidP="008C5093">
      <w:pPr>
        <w:ind w:firstLine="1134"/>
        <w:rPr>
          <w:del w:id="49" w:author="alto" w:date="2018-04-02T18:21:00Z"/>
          <w:rFonts w:cs="Arial"/>
          <w:szCs w:val="24"/>
        </w:rPr>
      </w:pPr>
      <w:del w:id="50" w:author="alto" w:date="2018-04-02T18:21:00Z">
        <w:r w:rsidRPr="00D94E9F" w:rsidDel="002F22BA">
          <w:rPr>
            <w:rFonts w:cs="Arial"/>
            <w:szCs w:val="24"/>
          </w:rPr>
          <w:delText>Uma vez calculad</w:delText>
        </w:r>
        <w:r w:rsidR="00AD45BC" w:rsidDel="002F22BA">
          <w:rPr>
            <w:rFonts w:cs="Arial"/>
            <w:szCs w:val="24"/>
          </w:rPr>
          <w:delText>as as coordenadas dos itens no espaço-solução</w:delText>
        </w:r>
        <w:r w:rsidR="003461A2" w:rsidRPr="00D94E9F" w:rsidDel="002F22BA">
          <w:rPr>
            <w:rFonts w:cs="Arial"/>
            <w:szCs w:val="24"/>
          </w:rPr>
          <w:delText xml:space="preserve">, </w:delText>
        </w:r>
        <w:r w:rsidR="00D94E9F" w:rsidRPr="00D94E9F" w:rsidDel="002F22BA">
          <w:rPr>
            <w:rFonts w:cs="Arial"/>
            <w:szCs w:val="24"/>
          </w:rPr>
          <w:delText xml:space="preserve">o </w:delText>
        </w:r>
        <w:r w:rsidR="00D94E9F" w:rsidRPr="00654021" w:rsidDel="002F22BA">
          <w:rPr>
            <w:rFonts w:cs="Arial"/>
            <w:i/>
            <w:szCs w:val="24"/>
          </w:rPr>
          <w:delText>Dual Scaling</w:delText>
        </w:r>
        <w:r w:rsidR="00D94E9F" w:rsidDel="002F22BA">
          <w:rPr>
            <w:rFonts w:cs="Arial"/>
            <w:szCs w:val="24"/>
          </w:rPr>
          <w:delText xml:space="preserve"> utiliza a métrica </w:delText>
        </w:r>
        <w:r w:rsidR="001E4D80" w:rsidRPr="00654021" w:rsidDel="002F22BA">
          <w:rPr>
            <w:rFonts w:ascii="Cambria Math" w:hAnsi="Cambria Math" w:cs="Arial"/>
            <w:position w:val="-6"/>
            <w:szCs w:val="24"/>
          </w:rPr>
          <w:delText>𝒳</w:delText>
        </w:r>
        <w:r w:rsidDel="002F22BA">
          <w:rPr>
            <w:rFonts w:ascii="Cambria Math" w:hAnsi="Cambria Math" w:cs="Arial"/>
            <w:position w:val="-6"/>
            <w:szCs w:val="24"/>
          </w:rPr>
          <w:delText xml:space="preserve"> </w:delText>
        </w:r>
        <w:r w:rsidR="00654021" w:rsidRPr="000C65BB" w:rsidDel="002F22BA">
          <w:rPr>
            <w:rFonts w:cs="Arial"/>
            <w:szCs w:val="24"/>
          </w:rPr>
          <w:delText>-quadrado</w:delText>
        </w:r>
        <w:r w:rsidR="00325935" w:rsidDel="002F22BA">
          <w:rPr>
            <w:rFonts w:cs="Arial"/>
            <w:szCs w:val="24"/>
          </w:rPr>
          <w:delText xml:space="preserve"> para definir a distância</w:delText>
        </w:r>
        <w:r w:rsidR="00694E46" w:rsidDel="002F22BA">
          <w:rPr>
            <w:rFonts w:cs="Arial"/>
            <w:szCs w:val="24"/>
          </w:rPr>
          <w:delText xml:space="preserve"> quadrada</w:delText>
        </w:r>
        <w:r w:rsidR="00325935" w:rsidDel="002F22BA">
          <w:rPr>
            <w:rFonts w:cs="Arial"/>
            <w:szCs w:val="24"/>
          </w:rPr>
          <w:delText xml:space="preserve"> entre os itens</w:delText>
        </w:r>
        <w:r w:rsidR="00073822" w:rsidDel="002F22BA">
          <w:rPr>
            <w:rFonts w:cs="Arial"/>
            <w:szCs w:val="24"/>
          </w:rPr>
          <w:delText>, conforme equação</w:delText>
        </w:r>
      </w:del>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66"/>
        <w:gridCol w:w="643"/>
      </w:tblGrid>
      <w:tr w:rsidR="00073822" w:rsidDel="002F22BA" w14:paraId="04FF955B" w14:textId="1C48DD27" w:rsidTr="009567FD">
        <w:trPr>
          <w:del w:id="51" w:author="alto" w:date="2018-04-02T18:21:00Z"/>
        </w:trPr>
        <w:tc>
          <w:tcPr>
            <w:tcW w:w="562" w:type="dxa"/>
            <w:vAlign w:val="center"/>
          </w:tcPr>
          <w:p w14:paraId="5F5BE26E" w14:textId="5C9EAB8D" w:rsidR="00073822" w:rsidDel="002F22BA" w:rsidRDefault="00073822" w:rsidP="003A53C2">
            <w:pPr>
              <w:spacing w:line="240" w:lineRule="auto"/>
              <w:jc w:val="center"/>
              <w:rPr>
                <w:del w:id="52" w:author="alto" w:date="2018-04-02T18:21:00Z"/>
                <w:rFonts w:cs="Arial"/>
                <w:szCs w:val="24"/>
              </w:rPr>
            </w:pPr>
          </w:p>
        </w:tc>
        <w:tc>
          <w:tcPr>
            <w:tcW w:w="7866" w:type="dxa"/>
            <w:vAlign w:val="center"/>
          </w:tcPr>
          <w:p w14:paraId="5D2B4044" w14:textId="407D2334" w:rsidR="0033329E" w:rsidRPr="00E23E32" w:rsidDel="002F22BA" w:rsidRDefault="002F22BA" w:rsidP="0033329E">
            <w:pPr>
              <w:jc w:val="center"/>
              <w:rPr>
                <w:del w:id="53" w:author="alto" w:date="2018-04-02T18:21:00Z"/>
                <w:rFonts w:eastAsiaTheme="minorEastAsia"/>
                <w:szCs w:val="24"/>
              </w:rPr>
            </w:pPr>
            <m:oMath>
              <m:sSubSup>
                <m:sSubSupPr>
                  <m:ctrlPr>
                    <w:del w:id="54" w:author="alto" w:date="2018-04-02T18:21:00Z">
                      <w:rPr>
                        <w:rFonts w:ascii="Cambria Math" w:hAnsi="Cambria Math"/>
                        <w:i/>
                        <w:sz w:val="28"/>
                        <w:szCs w:val="28"/>
                      </w:rPr>
                    </w:del>
                  </m:ctrlPr>
                </m:sSubSupPr>
                <m:e>
                  <m:r>
                    <w:del w:id="55" w:author="alto" w:date="2018-04-02T18:21:00Z">
                      <w:rPr>
                        <w:rFonts w:ascii="Cambria Math" w:hAnsi="Cambria Math"/>
                        <w:sz w:val="28"/>
                        <w:szCs w:val="28"/>
                      </w:rPr>
                      <m:t>d</m:t>
                    </w:del>
                  </m:r>
                </m:e>
                <m:sub>
                  <m:r>
                    <w:del w:id="56" w:author="alto" w:date="2018-04-02T18:21:00Z">
                      <w:rPr>
                        <w:rFonts w:ascii="Cambria Math" w:hAnsi="Cambria Math"/>
                        <w:sz w:val="28"/>
                        <w:szCs w:val="28"/>
                      </w:rPr>
                      <m:t>i,</m:t>
                    </w:del>
                  </m:r>
                  <m:sSup>
                    <m:sSupPr>
                      <m:ctrlPr>
                        <w:del w:id="57" w:author="alto" w:date="2018-04-02T18:21:00Z">
                          <w:rPr>
                            <w:rFonts w:ascii="Cambria Math" w:hAnsi="Cambria Math"/>
                            <w:i/>
                            <w:sz w:val="28"/>
                            <w:szCs w:val="28"/>
                          </w:rPr>
                        </w:del>
                      </m:ctrlPr>
                    </m:sSupPr>
                    <m:e>
                      <m:r>
                        <w:del w:id="58" w:author="alto" w:date="2018-04-02T18:21:00Z">
                          <w:rPr>
                            <w:rFonts w:ascii="Cambria Math" w:hAnsi="Cambria Math"/>
                            <w:sz w:val="28"/>
                            <w:szCs w:val="28"/>
                          </w:rPr>
                          <m:t>i</m:t>
                        </w:del>
                      </m:r>
                    </m:e>
                    <m:sup>
                      <m:r>
                        <w:del w:id="59" w:author="alto" w:date="2018-04-02T18:21:00Z">
                          <w:rPr>
                            <w:rFonts w:ascii="Cambria Math" w:hAnsi="Cambria Math"/>
                            <w:sz w:val="28"/>
                            <w:szCs w:val="28"/>
                          </w:rPr>
                          <m:t>'</m:t>
                        </w:del>
                      </m:r>
                    </m:sup>
                  </m:sSup>
                </m:sub>
                <m:sup>
                  <m:r>
                    <w:del w:id="60" w:author="alto" w:date="2018-04-02T18:21:00Z">
                      <w:rPr>
                        <w:rFonts w:ascii="Cambria Math" w:hAnsi="Cambria Math"/>
                        <w:sz w:val="28"/>
                        <w:szCs w:val="28"/>
                      </w:rPr>
                      <m:t>2</m:t>
                    </w:del>
                  </m:r>
                </m:sup>
              </m:sSubSup>
              <m:r>
                <w:del w:id="61" w:author="alto" w:date="2018-04-02T18:21:00Z">
                  <w:rPr>
                    <w:rFonts w:ascii="Cambria Math" w:eastAsiaTheme="minorEastAsia" w:hAnsi="Cambria Math"/>
                    <w:sz w:val="28"/>
                    <w:szCs w:val="28"/>
                  </w:rPr>
                  <m:t xml:space="preserve">= </m:t>
                </w:del>
              </m:r>
              <m:nary>
                <m:naryPr>
                  <m:chr m:val="∑"/>
                  <m:limLoc m:val="undOvr"/>
                  <m:ctrlPr>
                    <w:del w:id="62" w:author="alto" w:date="2018-04-02T18:21:00Z">
                      <w:rPr>
                        <w:rFonts w:ascii="Cambria Math" w:eastAsiaTheme="minorEastAsia" w:hAnsi="Cambria Math"/>
                        <w:i/>
                        <w:sz w:val="28"/>
                        <w:szCs w:val="28"/>
                      </w:rPr>
                    </w:del>
                  </m:ctrlPr>
                </m:naryPr>
                <m:sub>
                  <m:r>
                    <w:del w:id="63" w:author="alto" w:date="2018-04-02T18:21:00Z">
                      <w:rPr>
                        <w:rFonts w:ascii="Cambria Math" w:eastAsiaTheme="minorEastAsia" w:hAnsi="Cambria Math"/>
                        <w:sz w:val="28"/>
                        <w:szCs w:val="28"/>
                      </w:rPr>
                      <m:t>k=1</m:t>
                    </w:del>
                  </m:r>
                </m:sub>
                <m:sup>
                  <m:sSub>
                    <m:sSubPr>
                      <m:ctrlPr>
                        <w:del w:id="64" w:author="alto" w:date="2018-04-02T18:21:00Z">
                          <w:rPr>
                            <w:rFonts w:ascii="Cambria Math" w:eastAsiaTheme="minorEastAsia" w:hAnsi="Cambria Math"/>
                            <w:i/>
                            <w:sz w:val="28"/>
                            <w:szCs w:val="28"/>
                          </w:rPr>
                        </w:del>
                      </m:ctrlPr>
                    </m:sSubPr>
                    <m:e>
                      <m:r>
                        <w:del w:id="65" w:author="alto" w:date="2018-04-02T18:21:00Z">
                          <w:rPr>
                            <w:rFonts w:ascii="Cambria Math" w:eastAsiaTheme="minorEastAsia" w:hAnsi="Cambria Math"/>
                            <w:sz w:val="28"/>
                            <w:szCs w:val="28"/>
                          </w:rPr>
                          <m:t>n</m:t>
                        </w:del>
                      </m:r>
                    </m:e>
                    <m:sub>
                      <m:r>
                        <w:del w:id="66" w:author="alto" w:date="2018-04-02T18:21:00Z">
                          <w:rPr>
                            <w:rFonts w:ascii="Cambria Math" w:eastAsiaTheme="minorEastAsia" w:hAnsi="Cambria Math"/>
                            <w:sz w:val="28"/>
                            <w:szCs w:val="28"/>
                          </w:rPr>
                          <m:t>s</m:t>
                        </w:del>
                      </m:r>
                    </m:sub>
                  </m:sSub>
                </m:sup>
                <m:e>
                  <m:sSub>
                    <m:sSubPr>
                      <m:ctrlPr>
                        <w:del w:id="67" w:author="alto" w:date="2018-04-02T18:21:00Z">
                          <w:rPr>
                            <w:rFonts w:ascii="Cambria Math" w:eastAsiaTheme="minorEastAsia" w:hAnsi="Cambria Math"/>
                            <w:i/>
                            <w:sz w:val="28"/>
                            <w:szCs w:val="28"/>
                          </w:rPr>
                        </w:del>
                      </m:ctrlPr>
                    </m:sSubPr>
                    <m:e>
                      <m:r>
                        <w:del w:id="68" w:author="alto" w:date="2018-04-02T18:21:00Z">
                          <w:rPr>
                            <w:rFonts w:ascii="Cambria Math" w:eastAsiaTheme="minorEastAsia" w:hAnsi="Cambria Math"/>
                            <w:sz w:val="28"/>
                            <w:szCs w:val="28"/>
                          </w:rPr>
                          <m:t>ρ</m:t>
                        </w:del>
                      </m:r>
                    </m:e>
                    <m:sub>
                      <m:r>
                        <w:del w:id="69" w:author="alto" w:date="2018-04-02T18:21:00Z">
                          <w:rPr>
                            <w:rFonts w:ascii="Cambria Math" w:eastAsiaTheme="minorEastAsia" w:hAnsi="Cambria Math"/>
                            <w:sz w:val="28"/>
                            <w:szCs w:val="28"/>
                          </w:rPr>
                          <m:t>k</m:t>
                        </w:del>
                      </m:r>
                    </m:sub>
                  </m:sSub>
                </m:e>
              </m:nary>
              <m:d>
                <m:dPr>
                  <m:ctrlPr>
                    <w:del w:id="70" w:author="alto" w:date="2018-04-02T18:21:00Z">
                      <w:rPr>
                        <w:rFonts w:ascii="Cambria Math" w:eastAsiaTheme="minorEastAsia" w:hAnsi="Cambria Math"/>
                        <w:i/>
                        <w:sz w:val="28"/>
                        <w:szCs w:val="28"/>
                      </w:rPr>
                    </w:del>
                  </m:ctrlPr>
                </m:dPr>
                <m:e>
                  <m:sSup>
                    <m:sSupPr>
                      <m:ctrlPr>
                        <w:del w:id="71" w:author="alto" w:date="2018-04-02T18:21:00Z">
                          <w:rPr>
                            <w:rFonts w:ascii="Cambria Math" w:eastAsiaTheme="minorEastAsia" w:hAnsi="Cambria Math"/>
                            <w:i/>
                            <w:sz w:val="28"/>
                            <w:szCs w:val="28"/>
                          </w:rPr>
                        </w:del>
                      </m:ctrlPr>
                    </m:sSupPr>
                    <m:e>
                      <m:d>
                        <m:dPr>
                          <m:ctrlPr>
                            <w:del w:id="72" w:author="alto" w:date="2018-04-02T18:21:00Z">
                              <w:rPr>
                                <w:rFonts w:ascii="Cambria Math" w:eastAsiaTheme="minorEastAsia" w:hAnsi="Cambria Math"/>
                                <w:i/>
                                <w:sz w:val="28"/>
                                <w:szCs w:val="28"/>
                              </w:rPr>
                            </w:del>
                          </m:ctrlPr>
                        </m:dPr>
                        <m:e>
                          <m:f>
                            <m:fPr>
                              <m:ctrlPr>
                                <w:del w:id="73" w:author="alto" w:date="2018-04-02T18:21:00Z">
                                  <w:rPr>
                                    <w:rFonts w:ascii="Cambria Math" w:eastAsiaTheme="minorEastAsia" w:hAnsi="Cambria Math"/>
                                    <w:i/>
                                    <w:sz w:val="28"/>
                                    <w:szCs w:val="28"/>
                                  </w:rPr>
                                </w:del>
                              </m:ctrlPr>
                            </m:fPr>
                            <m:num>
                              <m:sSub>
                                <m:sSubPr>
                                  <m:ctrlPr>
                                    <w:del w:id="74" w:author="alto" w:date="2018-04-02T18:21:00Z">
                                      <w:rPr>
                                        <w:rFonts w:ascii="Cambria Math" w:eastAsiaTheme="minorEastAsia" w:hAnsi="Cambria Math"/>
                                        <w:i/>
                                        <w:sz w:val="28"/>
                                        <w:szCs w:val="28"/>
                                      </w:rPr>
                                    </w:del>
                                  </m:ctrlPr>
                                </m:sSubPr>
                                <m:e>
                                  <m:r>
                                    <w:del w:id="75" w:author="alto" w:date="2018-04-02T18:21:00Z">
                                      <w:rPr>
                                        <w:rFonts w:ascii="Cambria Math" w:eastAsiaTheme="minorEastAsia" w:hAnsi="Cambria Math"/>
                                        <w:sz w:val="28"/>
                                        <w:szCs w:val="28"/>
                                      </w:rPr>
                                      <m:t>P</m:t>
                                    </w:del>
                                  </m:r>
                                </m:e>
                                <m:sub>
                                  <m:r>
                                    <w:del w:id="76" w:author="alto" w:date="2018-04-02T18:21:00Z">
                                      <w:rPr>
                                        <w:rFonts w:ascii="Cambria Math" w:eastAsiaTheme="minorEastAsia" w:hAnsi="Cambria Math"/>
                                        <w:sz w:val="28"/>
                                        <w:szCs w:val="28"/>
                                      </w:rPr>
                                      <m:t>i,k</m:t>
                                    </w:del>
                                  </m:r>
                                </m:sub>
                              </m:sSub>
                            </m:num>
                            <m:den>
                              <m:rad>
                                <m:radPr>
                                  <m:degHide m:val="1"/>
                                  <m:ctrlPr>
                                    <w:del w:id="77" w:author="alto" w:date="2018-04-02T18:21:00Z">
                                      <w:rPr>
                                        <w:rFonts w:ascii="Cambria Math" w:eastAsiaTheme="minorEastAsia" w:hAnsi="Cambria Math"/>
                                        <w:i/>
                                        <w:sz w:val="28"/>
                                        <w:szCs w:val="28"/>
                                      </w:rPr>
                                    </w:del>
                                  </m:ctrlPr>
                                </m:radPr>
                                <m:deg/>
                                <m:e>
                                  <m:f>
                                    <m:fPr>
                                      <m:ctrlPr>
                                        <w:del w:id="78" w:author="alto" w:date="2018-04-02T18:21:00Z">
                                          <w:rPr>
                                            <w:rFonts w:ascii="Cambria Math" w:eastAsiaTheme="minorEastAsia" w:hAnsi="Cambria Math"/>
                                            <w:i/>
                                            <w:sz w:val="28"/>
                                            <w:szCs w:val="28"/>
                                          </w:rPr>
                                        </w:del>
                                      </m:ctrlPr>
                                    </m:fPr>
                                    <m:num>
                                      <m:sSub>
                                        <m:sSubPr>
                                          <m:ctrlPr>
                                            <w:del w:id="79" w:author="alto" w:date="2018-04-02T18:21:00Z">
                                              <w:rPr>
                                                <w:rFonts w:ascii="Cambria Math" w:eastAsiaTheme="minorEastAsia" w:hAnsi="Cambria Math"/>
                                                <w:i/>
                                                <w:sz w:val="28"/>
                                                <w:szCs w:val="28"/>
                                              </w:rPr>
                                            </w:del>
                                          </m:ctrlPr>
                                        </m:sSubPr>
                                        <m:e>
                                          <m:r>
                                            <w:del w:id="80" w:author="alto" w:date="2018-04-02T18:21:00Z">
                                              <w:rPr>
                                                <w:rFonts w:ascii="Cambria Math" w:eastAsiaTheme="minorEastAsia" w:hAnsi="Cambria Math"/>
                                                <w:sz w:val="28"/>
                                                <w:szCs w:val="28"/>
                                              </w:rPr>
                                              <m:t>fc</m:t>
                                            </w:del>
                                          </m:r>
                                        </m:e>
                                        <m:sub>
                                          <m:r>
                                            <w:del w:id="81" w:author="alto" w:date="2018-04-02T18:21:00Z">
                                              <w:rPr>
                                                <w:rFonts w:ascii="Cambria Math" w:eastAsiaTheme="minorEastAsia" w:hAnsi="Cambria Math"/>
                                                <w:sz w:val="28"/>
                                                <w:szCs w:val="28"/>
                                              </w:rPr>
                                              <m:t>i</m:t>
                                            </w:del>
                                          </m:r>
                                        </m:sub>
                                      </m:sSub>
                                    </m:num>
                                    <m:den>
                                      <m:r>
                                        <w:del w:id="82" w:author="alto" w:date="2018-04-02T18:21:00Z">
                                          <w:rPr>
                                            <w:rFonts w:ascii="Cambria Math" w:eastAsiaTheme="minorEastAsia" w:hAnsi="Cambria Math"/>
                                            <w:sz w:val="28"/>
                                            <w:szCs w:val="28"/>
                                          </w:rPr>
                                          <m:t>n</m:t>
                                        </w:del>
                                      </m:r>
                                    </m:den>
                                  </m:f>
                                </m:e>
                              </m:rad>
                            </m:den>
                          </m:f>
                          <m:r>
                            <w:del w:id="83" w:author="alto" w:date="2018-04-02T18:21:00Z">
                              <w:rPr>
                                <w:rFonts w:ascii="Cambria Math" w:eastAsiaTheme="minorEastAsia" w:hAnsi="Cambria Math"/>
                                <w:sz w:val="28"/>
                                <w:szCs w:val="28"/>
                              </w:rPr>
                              <m:t>-</m:t>
                            </w:del>
                          </m:r>
                          <m:f>
                            <m:fPr>
                              <m:ctrlPr>
                                <w:del w:id="84" w:author="alto" w:date="2018-04-02T18:21:00Z">
                                  <w:rPr>
                                    <w:rFonts w:ascii="Cambria Math" w:eastAsiaTheme="minorEastAsia" w:hAnsi="Cambria Math"/>
                                    <w:i/>
                                    <w:sz w:val="28"/>
                                    <w:szCs w:val="28"/>
                                  </w:rPr>
                                </w:del>
                              </m:ctrlPr>
                            </m:fPr>
                            <m:num>
                              <m:sSub>
                                <m:sSubPr>
                                  <m:ctrlPr>
                                    <w:del w:id="85" w:author="alto" w:date="2018-04-02T18:21:00Z">
                                      <w:rPr>
                                        <w:rFonts w:ascii="Cambria Math" w:eastAsiaTheme="minorEastAsia" w:hAnsi="Cambria Math"/>
                                        <w:i/>
                                        <w:sz w:val="28"/>
                                        <w:szCs w:val="28"/>
                                      </w:rPr>
                                    </w:del>
                                  </m:ctrlPr>
                                </m:sSubPr>
                                <m:e>
                                  <m:r>
                                    <w:del w:id="86" w:author="alto" w:date="2018-04-02T18:21:00Z">
                                      <w:rPr>
                                        <w:rFonts w:ascii="Cambria Math" w:eastAsiaTheme="minorEastAsia" w:hAnsi="Cambria Math"/>
                                        <w:sz w:val="28"/>
                                        <w:szCs w:val="28"/>
                                      </w:rPr>
                                      <m:t>P</m:t>
                                    </w:del>
                                  </m:r>
                                </m:e>
                                <m:sub>
                                  <m:sSup>
                                    <m:sSupPr>
                                      <m:ctrlPr>
                                        <w:del w:id="87" w:author="alto" w:date="2018-04-02T18:21:00Z">
                                          <w:rPr>
                                            <w:rFonts w:ascii="Cambria Math" w:eastAsiaTheme="minorEastAsia" w:hAnsi="Cambria Math"/>
                                            <w:i/>
                                            <w:sz w:val="28"/>
                                            <w:szCs w:val="28"/>
                                          </w:rPr>
                                        </w:del>
                                      </m:ctrlPr>
                                    </m:sSupPr>
                                    <m:e>
                                      <m:r>
                                        <w:del w:id="88" w:author="alto" w:date="2018-04-02T18:21:00Z">
                                          <w:rPr>
                                            <w:rFonts w:ascii="Cambria Math" w:eastAsiaTheme="minorEastAsia" w:hAnsi="Cambria Math"/>
                                            <w:sz w:val="28"/>
                                            <w:szCs w:val="28"/>
                                          </w:rPr>
                                          <m:t>i</m:t>
                                        </w:del>
                                      </m:r>
                                    </m:e>
                                    <m:sup>
                                      <m:r>
                                        <w:del w:id="89" w:author="alto" w:date="2018-04-02T18:21:00Z">
                                          <w:rPr>
                                            <w:rFonts w:ascii="Cambria Math" w:eastAsiaTheme="minorEastAsia" w:hAnsi="Cambria Math"/>
                                            <w:sz w:val="28"/>
                                            <w:szCs w:val="28"/>
                                          </w:rPr>
                                          <m:t>'</m:t>
                                        </w:del>
                                      </m:r>
                                    </m:sup>
                                  </m:sSup>
                                  <m:r>
                                    <w:del w:id="90" w:author="alto" w:date="2018-04-02T18:21:00Z">
                                      <w:rPr>
                                        <w:rFonts w:ascii="Cambria Math" w:eastAsiaTheme="minorEastAsia" w:hAnsi="Cambria Math"/>
                                        <w:sz w:val="28"/>
                                        <w:szCs w:val="28"/>
                                      </w:rPr>
                                      <m:t>,k</m:t>
                                    </w:del>
                                  </m:r>
                                </m:sub>
                              </m:sSub>
                            </m:num>
                            <m:den>
                              <m:rad>
                                <m:radPr>
                                  <m:degHide m:val="1"/>
                                  <m:ctrlPr>
                                    <w:del w:id="91" w:author="alto" w:date="2018-04-02T18:21:00Z">
                                      <w:rPr>
                                        <w:rFonts w:ascii="Cambria Math" w:eastAsiaTheme="minorEastAsia" w:hAnsi="Cambria Math"/>
                                        <w:i/>
                                        <w:sz w:val="28"/>
                                        <w:szCs w:val="28"/>
                                      </w:rPr>
                                    </w:del>
                                  </m:ctrlPr>
                                </m:radPr>
                                <m:deg/>
                                <m:e>
                                  <m:f>
                                    <m:fPr>
                                      <m:ctrlPr>
                                        <w:del w:id="92" w:author="alto" w:date="2018-04-02T18:21:00Z">
                                          <w:rPr>
                                            <w:rFonts w:ascii="Cambria Math" w:eastAsiaTheme="minorEastAsia" w:hAnsi="Cambria Math"/>
                                            <w:i/>
                                            <w:sz w:val="28"/>
                                            <w:szCs w:val="28"/>
                                          </w:rPr>
                                        </w:del>
                                      </m:ctrlPr>
                                    </m:fPr>
                                    <m:num>
                                      <m:sSub>
                                        <m:sSubPr>
                                          <m:ctrlPr>
                                            <w:del w:id="93" w:author="alto" w:date="2018-04-02T18:21:00Z">
                                              <w:rPr>
                                                <w:rFonts w:ascii="Cambria Math" w:eastAsiaTheme="minorEastAsia" w:hAnsi="Cambria Math"/>
                                                <w:i/>
                                                <w:sz w:val="28"/>
                                                <w:szCs w:val="28"/>
                                              </w:rPr>
                                            </w:del>
                                          </m:ctrlPr>
                                        </m:sSubPr>
                                        <m:e>
                                          <m:r>
                                            <w:del w:id="94" w:author="alto" w:date="2018-04-02T18:21:00Z">
                                              <w:rPr>
                                                <w:rFonts w:ascii="Cambria Math" w:eastAsiaTheme="minorEastAsia" w:hAnsi="Cambria Math"/>
                                                <w:sz w:val="28"/>
                                                <w:szCs w:val="28"/>
                                              </w:rPr>
                                              <m:t>fc</m:t>
                                            </w:del>
                                          </m:r>
                                        </m:e>
                                        <m:sub>
                                          <m:sSup>
                                            <m:sSupPr>
                                              <m:ctrlPr>
                                                <w:del w:id="95" w:author="alto" w:date="2018-04-02T18:21:00Z">
                                                  <w:rPr>
                                                    <w:rFonts w:ascii="Cambria Math" w:eastAsiaTheme="minorEastAsia" w:hAnsi="Cambria Math"/>
                                                    <w:i/>
                                                    <w:sz w:val="28"/>
                                                    <w:szCs w:val="28"/>
                                                  </w:rPr>
                                                </w:del>
                                              </m:ctrlPr>
                                            </m:sSupPr>
                                            <m:e>
                                              <m:r>
                                                <w:del w:id="96" w:author="alto" w:date="2018-04-02T18:21:00Z">
                                                  <w:rPr>
                                                    <w:rFonts w:ascii="Cambria Math" w:eastAsiaTheme="minorEastAsia" w:hAnsi="Cambria Math"/>
                                                    <w:sz w:val="28"/>
                                                    <w:szCs w:val="28"/>
                                                  </w:rPr>
                                                  <m:t>i</m:t>
                                                </w:del>
                                              </m:r>
                                            </m:e>
                                            <m:sup>
                                              <m:r>
                                                <w:del w:id="97" w:author="alto" w:date="2018-04-02T18:21:00Z">
                                                  <w:rPr>
                                                    <w:rFonts w:ascii="Cambria Math" w:eastAsiaTheme="minorEastAsia" w:hAnsi="Cambria Math"/>
                                                    <w:sz w:val="28"/>
                                                    <w:szCs w:val="28"/>
                                                  </w:rPr>
                                                  <m:t>'</m:t>
                                                </w:del>
                                              </m:r>
                                            </m:sup>
                                          </m:sSup>
                                        </m:sub>
                                      </m:sSub>
                                    </m:num>
                                    <m:den>
                                      <m:r>
                                        <w:del w:id="98" w:author="alto" w:date="2018-04-02T18:21:00Z">
                                          <w:rPr>
                                            <w:rFonts w:ascii="Cambria Math" w:eastAsiaTheme="minorEastAsia" w:hAnsi="Cambria Math"/>
                                            <w:sz w:val="28"/>
                                            <w:szCs w:val="28"/>
                                          </w:rPr>
                                          <m:t>n</m:t>
                                        </w:del>
                                      </m:r>
                                    </m:den>
                                  </m:f>
                                </m:e>
                              </m:rad>
                            </m:den>
                          </m:f>
                        </m:e>
                      </m:d>
                    </m:e>
                    <m:sup>
                      <m:r>
                        <w:del w:id="99" w:author="alto" w:date="2018-04-02T18:21:00Z">
                          <w:rPr>
                            <w:rFonts w:ascii="Cambria Math" w:eastAsiaTheme="minorEastAsia" w:hAnsi="Cambria Math"/>
                            <w:sz w:val="28"/>
                            <w:szCs w:val="28"/>
                          </w:rPr>
                          <m:t>2</m:t>
                        </w:del>
                      </m:r>
                    </m:sup>
                  </m:sSup>
                </m:e>
              </m:d>
            </m:oMath>
            <w:del w:id="100" w:author="alto" w:date="2018-04-02T18:21:00Z">
              <w:r w:rsidR="0033329E" w:rsidRPr="00E23E32" w:rsidDel="002F22BA">
                <w:rPr>
                  <w:rFonts w:eastAsiaTheme="minorEastAsia"/>
                  <w:szCs w:val="24"/>
                </w:rPr>
                <w:delText>,</w:delText>
              </w:r>
            </w:del>
          </w:p>
          <w:p w14:paraId="630A7C76" w14:textId="1BBC5523" w:rsidR="00073822" w:rsidDel="002F22BA" w:rsidRDefault="00073822" w:rsidP="003A53C2">
            <w:pPr>
              <w:spacing w:line="240" w:lineRule="auto"/>
              <w:jc w:val="center"/>
              <w:rPr>
                <w:del w:id="101" w:author="alto" w:date="2018-04-02T18:21:00Z"/>
                <w:rFonts w:cs="Arial"/>
                <w:szCs w:val="24"/>
              </w:rPr>
            </w:pPr>
          </w:p>
        </w:tc>
        <w:tc>
          <w:tcPr>
            <w:tcW w:w="643" w:type="dxa"/>
            <w:vAlign w:val="center"/>
          </w:tcPr>
          <w:p w14:paraId="2455A74A" w14:textId="75FA3ED1" w:rsidR="00073822" w:rsidDel="002F22BA" w:rsidRDefault="00073822" w:rsidP="003A53C2">
            <w:pPr>
              <w:spacing w:line="240" w:lineRule="auto"/>
              <w:jc w:val="right"/>
              <w:rPr>
                <w:del w:id="102" w:author="alto" w:date="2018-04-02T18:21:00Z"/>
                <w:rFonts w:cs="Arial"/>
                <w:szCs w:val="24"/>
              </w:rPr>
            </w:pPr>
            <w:bookmarkStart w:id="103" w:name="_Ref509829859"/>
            <w:del w:id="104" w:author="alto" w:date="2018-04-02T18:21:00Z">
              <w:r w:rsidDel="002F22BA">
                <w:rPr>
                  <w:rFonts w:cs="Arial"/>
                  <w:szCs w:val="24"/>
                </w:rPr>
                <w:delText>(</w:delText>
              </w:r>
              <w:r w:rsidR="002F22BA" w:rsidDel="002F22BA">
                <w:fldChar w:fldCharType="begin"/>
              </w:r>
              <w:r w:rsidR="002F22BA" w:rsidDel="002F22BA">
                <w:delInstrText xml:space="preserve"> SEQ Equação \* ARABIC </w:delInstrText>
              </w:r>
              <w:r w:rsidR="002F22BA" w:rsidDel="002F22BA">
                <w:fldChar w:fldCharType="separate"/>
              </w:r>
              <w:r w:rsidR="00D05DD2" w:rsidDel="002F22BA">
                <w:rPr>
                  <w:noProof/>
                </w:rPr>
                <w:delText>13</w:delText>
              </w:r>
              <w:r w:rsidR="002F22BA" w:rsidDel="002F22BA">
                <w:rPr>
                  <w:noProof/>
                </w:rPr>
                <w:fldChar w:fldCharType="end"/>
              </w:r>
              <w:r w:rsidDel="002F22BA">
                <w:rPr>
                  <w:rFonts w:cs="Arial"/>
                  <w:szCs w:val="24"/>
                </w:rPr>
                <w:delText>)</w:delText>
              </w:r>
              <w:bookmarkEnd w:id="103"/>
            </w:del>
          </w:p>
        </w:tc>
      </w:tr>
    </w:tbl>
    <w:p w14:paraId="5AF481D6" w14:textId="3258D325" w:rsidR="00073822" w:rsidDel="002F22BA" w:rsidRDefault="00073822" w:rsidP="008C5093">
      <w:pPr>
        <w:ind w:firstLine="1134"/>
        <w:rPr>
          <w:del w:id="105" w:author="alto" w:date="2018-04-02T18:21:00Z"/>
          <w:rFonts w:cs="Arial"/>
          <w:szCs w:val="24"/>
        </w:rPr>
      </w:pPr>
    </w:p>
    <w:p w14:paraId="568AB31C" w14:textId="0190073A" w:rsidR="00EF307A" w:rsidRPr="00E919CA" w:rsidRDefault="00E23E32" w:rsidP="00F82941">
      <w:pPr>
        <w:rPr>
          <w:rFonts w:eastAsiaTheme="minorEastAsia"/>
          <w:szCs w:val="24"/>
        </w:rPr>
      </w:pPr>
      <w:del w:id="106" w:author="alto" w:date="2018-04-02T18:21:00Z">
        <w:r w:rsidDel="002F22BA">
          <w:rPr>
            <w:rFonts w:eastAsiaTheme="minorEastAsia"/>
            <w:szCs w:val="24"/>
          </w:rPr>
          <w:lastRenderedPageBreak/>
          <w:delText>o</w:delText>
        </w:r>
        <w:r w:rsidR="002153C5" w:rsidRPr="00E23E32" w:rsidDel="002F22BA">
          <w:rPr>
            <w:rFonts w:eastAsiaTheme="minorEastAsia"/>
            <w:szCs w:val="24"/>
          </w:rPr>
          <w:delText>nde</w:delText>
        </w:r>
        <w:r w:rsidR="005A5129" w:rsidDel="002F22BA">
          <w:rPr>
            <w:rFonts w:eastAsiaTheme="minorEastAsia"/>
            <w:szCs w:val="24"/>
          </w:rPr>
          <w:delText xml:space="preserve"> </w:delText>
        </w: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i,k</m:t>
              </m:r>
            </m:sub>
          </m:sSub>
        </m:oMath>
        <w:r w:rsidR="00747F90" w:rsidDel="002F22BA">
          <w:rPr>
            <w:rFonts w:eastAsiaTheme="minorEastAsia"/>
            <w:szCs w:val="24"/>
          </w:rPr>
          <w:delText xml:space="preserve"> e </w:delText>
        </w:r>
        <m:oMath>
          <m:sSub>
            <m:sSubPr>
              <m:ctrlPr>
                <w:rPr>
                  <w:rFonts w:ascii="Cambria Math" w:eastAsiaTheme="minorEastAsia" w:hAnsi="Cambria Math"/>
                  <w:i/>
                  <w:szCs w:val="24"/>
                </w:rPr>
              </m:ctrlPr>
            </m:sSubPr>
            <m:e>
              <m:r>
                <w:rPr>
                  <w:rFonts w:ascii="Cambria Math" w:eastAsiaTheme="minorEastAsia" w:hAnsi="Cambria Math"/>
                  <w:szCs w:val="24"/>
                </w:rPr>
                <m:t>P</m:t>
              </m:r>
            </m:e>
            <m:sub>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r>
                <w:rPr>
                  <w:rFonts w:ascii="Cambria Math" w:eastAsiaTheme="minorEastAsia" w:hAnsi="Cambria Math"/>
                  <w:szCs w:val="24"/>
                </w:rPr>
                <m:t>,k</m:t>
              </m:r>
            </m:sub>
          </m:sSub>
        </m:oMath>
        <w:r w:rsidR="00747F90" w:rsidDel="002F22BA">
          <w:rPr>
            <w:rFonts w:eastAsiaTheme="minorEastAsia"/>
            <w:szCs w:val="24"/>
          </w:rPr>
          <w:delText xml:space="preserve"> são as </w:delText>
        </w:r>
        <m:oMath>
          <m:r>
            <w:rPr>
              <w:rFonts w:ascii="Cambria Math" w:eastAsiaTheme="minorEastAsia" w:hAnsi="Cambria Math"/>
              <w:szCs w:val="24"/>
            </w:rPr>
            <m:t>k</m:t>
          </m:r>
        </m:oMath>
        <w:r w:rsidR="00480030" w:rsidDel="002F22BA">
          <w:rPr>
            <w:rFonts w:eastAsiaTheme="minorEastAsia"/>
            <w:szCs w:val="24"/>
          </w:rPr>
          <w:delText xml:space="preserve">-ésimas coordenadas dos </w:delText>
        </w:r>
        <w:r w:rsidR="00CD7B9C" w:rsidDel="002F22BA">
          <w:rPr>
            <w:rFonts w:eastAsiaTheme="minorEastAsia"/>
            <w:szCs w:val="24"/>
          </w:rPr>
          <w:delText>itens</w:delText>
        </w:r>
        <w:r w:rsidR="00650EA4" w:rsidDel="002F22BA">
          <w:rPr>
            <w:rFonts w:eastAsiaTheme="minorEastAsia"/>
            <w:szCs w:val="24"/>
          </w:rPr>
          <w:delText xml:space="preserve"> indexados por </w:delText>
        </w:r>
        <m:oMath>
          <m:r>
            <w:rPr>
              <w:rFonts w:ascii="Cambria Math" w:eastAsiaTheme="minorEastAsia" w:hAnsi="Cambria Math"/>
              <w:szCs w:val="24"/>
            </w:rPr>
            <m:t>i</m:t>
          </m:r>
        </m:oMath>
        <w:r w:rsidR="00650EA4" w:rsidDel="002F22BA">
          <w:rPr>
            <w:rFonts w:eastAsiaTheme="minorEastAsia"/>
            <w:szCs w:val="24"/>
          </w:rPr>
          <w:delText xml:space="preserve"> e </w:delText>
        </w:r>
        <m:oMath>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oMath>
        <w:r w:rsidR="00650EA4" w:rsidDel="002F22BA">
          <w:rPr>
            <w:rFonts w:eastAsiaTheme="minorEastAsia"/>
            <w:szCs w:val="24"/>
          </w:rPr>
          <w:delText>, respectivamente</w:delText>
        </w:r>
        <w:r w:rsidR="009738F2" w:rsidDel="002F22BA">
          <w:rPr>
            <w:rFonts w:eastAsiaTheme="minorEastAsia"/>
            <w:szCs w:val="24"/>
          </w:rPr>
          <w:delText xml:space="preserve">, </w:delText>
        </w:r>
        <m:oMath>
          <m:sSub>
            <m:sSubPr>
              <m:ctrlPr>
                <w:rPr>
                  <w:rFonts w:ascii="Cambria Math" w:eastAsiaTheme="minorEastAsia" w:hAnsi="Cambria Math"/>
                  <w:i/>
                  <w:szCs w:val="24"/>
                </w:rPr>
              </m:ctrlPr>
            </m:sSubPr>
            <m:e>
              <m:r>
                <w:rPr>
                  <w:rFonts w:ascii="Cambria Math" w:eastAsiaTheme="minorEastAsia" w:hAnsi="Cambria Math"/>
                  <w:szCs w:val="24"/>
                </w:rPr>
                <m:t>fc</m:t>
              </m:r>
            </m:e>
            <m:sub>
              <m:r>
                <w:rPr>
                  <w:rFonts w:ascii="Cambria Math" w:eastAsiaTheme="minorEastAsia" w:hAnsi="Cambria Math"/>
                  <w:szCs w:val="24"/>
                </w:rPr>
                <m:t>i</m:t>
              </m:r>
            </m:sub>
          </m:sSub>
        </m:oMath>
        <w:r w:rsidR="003B37AA" w:rsidDel="002F22BA">
          <w:rPr>
            <w:rFonts w:eastAsiaTheme="minorEastAsia"/>
            <w:szCs w:val="24"/>
          </w:rPr>
          <w:delText xml:space="preserve"> e </w:delText>
        </w:r>
        <m:oMath>
          <m:sSub>
            <m:sSubPr>
              <m:ctrlPr>
                <w:rPr>
                  <w:rFonts w:ascii="Cambria Math" w:eastAsiaTheme="minorEastAsia" w:hAnsi="Cambria Math"/>
                  <w:i/>
                  <w:szCs w:val="24"/>
                </w:rPr>
              </m:ctrlPr>
            </m:sSubPr>
            <m:e>
              <m:r>
                <w:rPr>
                  <w:rFonts w:ascii="Cambria Math" w:eastAsiaTheme="minorEastAsia" w:hAnsi="Cambria Math"/>
                  <w:szCs w:val="24"/>
                </w:rPr>
                <m:t>fc</m:t>
              </m:r>
            </m:e>
            <m:sub>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sub>
          </m:sSub>
        </m:oMath>
        <w:r w:rsidR="003B37AA" w:rsidDel="002F22BA">
          <w:rPr>
            <w:rFonts w:eastAsiaTheme="minorEastAsia"/>
            <w:szCs w:val="24"/>
          </w:rPr>
          <w:delText xml:space="preserve"> são os k-ésimos índices do vetor de </w:delText>
        </w:r>
        <w:r w:rsidR="003238A3" w:rsidDel="002F22BA">
          <w:rPr>
            <w:rFonts w:eastAsiaTheme="minorEastAsia"/>
            <w:szCs w:val="24"/>
          </w:rPr>
          <w:delText>frequência</w:delText>
        </w:r>
        <w:r w:rsidR="003B37AA" w:rsidDel="002F22BA">
          <w:rPr>
            <w:rFonts w:eastAsiaTheme="minorEastAsia"/>
            <w:szCs w:val="24"/>
          </w:rPr>
          <w:delText xml:space="preserve"> de colunas </w:delText>
        </w:r>
        <w:r w:rsidR="003238A3" w:rsidDel="002F22BA">
          <w:rPr>
            <w:rFonts w:eastAsiaTheme="minorEastAsia"/>
            <w:szCs w:val="24"/>
          </w:rPr>
          <w:delText xml:space="preserve">e </w:delText>
        </w:r>
        <m:oMath>
          <m:r>
            <w:rPr>
              <w:rFonts w:ascii="Cambria Math" w:eastAsiaTheme="minorEastAsia" w:hAnsi="Cambria Math"/>
              <w:szCs w:val="24"/>
            </w:rPr>
            <m:t>n</m:t>
          </m:r>
        </m:oMath>
        <w:r w:rsidR="003238A3" w:rsidDel="002F22BA">
          <w:rPr>
            <w:rFonts w:eastAsiaTheme="minorEastAsia"/>
            <w:szCs w:val="24"/>
          </w:rPr>
          <w:delText xml:space="preserve"> é o número de </w:delText>
        </w:r>
        <w:r w:rsidR="00E87E7C" w:rsidDel="002F22BA">
          <w:rPr>
            <w:rFonts w:eastAsiaTheme="minorEastAsia"/>
            <w:szCs w:val="24"/>
          </w:rPr>
          <w:delText>linhas</w:delText>
        </w:r>
        <w:r w:rsidR="004E03FC" w:rsidDel="002F22BA">
          <w:rPr>
            <w:rFonts w:eastAsiaTheme="minorEastAsia"/>
            <w:szCs w:val="24"/>
          </w:rPr>
          <w:delText xml:space="preserve"> da matriz de padrão de respostas </w:delText>
        </w:r>
        <m:oMath>
          <m:r>
            <w:rPr>
              <w:rFonts w:ascii="Cambria Math" w:eastAsiaTheme="minorEastAsia" w:hAnsi="Cambria Math"/>
              <w:szCs w:val="24"/>
            </w:rPr>
            <m:t/>
          </m:r>
        </m:oMath>
      </w:del>
      <m:oMath>
        <m:r>
          <m:rPr>
            <m:sty m:val="p"/>
          </m:rPr>
          <w:rPr>
            <w:rStyle w:val="Refdecomentrio"/>
          </w:rPr>
          <w:commentReference w:id="107"/>
        </m:r>
        <m:r>
          <w:del w:id="108" w:author="alto" w:date="2018-04-02T18:21:00Z">
            <w:rPr>
              <w:rFonts w:ascii="Cambria Math" w:eastAsiaTheme="minorEastAsia" w:hAnsi="Cambria Math"/>
              <w:szCs w:val="24"/>
            </w:rPr>
            <m:t/>
          </w:del>
        </m:r>
      </m:oMath>
      <w:del w:id="109" w:author="alto" w:date="2018-04-02T18:21:00Z">
        <w:r w:rsidR="004E03FC" w:rsidDel="002F22BA">
          <w:rPr>
            <w:rFonts w:eastAsiaTheme="minorEastAsia"/>
            <w:szCs w:val="24"/>
          </w:rPr>
          <w:delText xml:space="preserve">. </w:delText>
        </w:r>
      </w:del>
      <w:ins w:id="110" w:author="alto" w:date="2018-04-02T18:21:00Z">
        <w:r w:rsidR="002F22BA">
          <w:rPr>
            <w:rFonts w:cs="Arial"/>
            <w:szCs w:val="24"/>
          </w:rPr>
          <w:t xml:space="preserve"> </w:t>
        </w:r>
      </w:ins>
    </w:p>
    <w:p w14:paraId="15A9D5CB" w14:textId="76A3F3BC" w:rsidR="00E919CA" w:rsidRDefault="00E919CA" w:rsidP="000011DD">
      <w:pPr>
        <w:ind w:firstLine="1134"/>
        <w:rPr>
          <w:rFonts w:eastAsiaTheme="minorEastAsia"/>
          <w:szCs w:val="24"/>
        </w:rPr>
      </w:pPr>
      <w:r>
        <w:rPr>
          <w:rFonts w:eastAsiaTheme="minorEastAsia"/>
          <w:szCs w:val="24"/>
        </w:rPr>
        <w:t xml:space="preserve">O último passo do </w:t>
      </w:r>
      <w:r w:rsidRPr="00E919CA">
        <w:rPr>
          <w:rFonts w:eastAsiaTheme="minorEastAsia"/>
          <w:i/>
          <w:szCs w:val="24"/>
        </w:rPr>
        <w:t>Dual Scaling</w:t>
      </w:r>
      <w:r>
        <w:rPr>
          <w:rFonts w:eastAsiaTheme="minorEastAsia"/>
          <w:szCs w:val="24"/>
        </w:rPr>
        <w:t xml:space="preserve"> é calcular </w:t>
      </w:r>
      <m:oMath>
        <m:sSub>
          <m:sSubPr>
            <m:ctrlPr>
              <w:rPr>
                <w:rFonts w:ascii="Cambria Math" w:eastAsiaTheme="minorEastAsia" w:hAnsi="Cambria Math"/>
                <w:i/>
                <w:szCs w:val="24"/>
              </w:rPr>
            </m:ctrlPr>
          </m:sSubPr>
          <m:e>
            <m:r>
              <w:rPr>
                <w:rFonts w:ascii="Cambria Math" w:eastAsiaTheme="minorEastAsia" w:hAnsi="Cambria Math"/>
                <w:szCs w:val="24"/>
              </w:rPr>
              <m:t>δ</m:t>
            </m:r>
          </m:e>
          <m:sub>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s</m:t>
                </m:r>
              </m:sub>
            </m:sSub>
          </m:sub>
        </m:sSub>
      </m:oMath>
      <w:r w:rsidR="007A77EF">
        <w:rPr>
          <w:rFonts w:eastAsiaTheme="minorEastAsia"/>
          <w:szCs w:val="24"/>
        </w:rPr>
        <w:t xml:space="preserve">, </w:t>
      </w:r>
      <w:r w:rsidR="004E03FC">
        <w:rPr>
          <w:rFonts w:eastAsiaTheme="minorEastAsia"/>
          <w:szCs w:val="24"/>
        </w:rPr>
        <w:t>vetor</w:t>
      </w:r>
      <w:r w:rsidR="00625241">
        <w:rPr>
          <w:rFonts w:eastAsiaTheme="minorEastAsia"/>
          <w:szCs w:val="24"/>
        </w:rPr>
        <w:t xml:space="preserve"> com os valores do percentual de representatividade de cada uma das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s</m:t>
            </m:r>
          </m:sub>
        </m:sSub>
      </m:oMath>
      <w:r w:rsidR="001E5C53">
        <w:rPr>
          <w:rFonts w:eastAsiaTheme="minorEastAsia"/>
          <w:szCs w:val="24"/>
        </w:rPr>
        <w:t xml:space="preserve"> dimensões do espaço-solução </w:t>
      </w:r>
      <w:r w:rsidR="000011DD">
        <w:rPr>
          <w:rFonts w:eastAsiaTheme="minorEastAsia"/>
          <w:szCs w:val="24"/>
        </w:rPr>
        <w:t xml:space="preserve">na solução como um todo. O cálculo de </w:t>
      </w:r>
      <m:oMath>
        <m:r>
          <w:rPr>
            <w:rFonts w:ascii="Cambria Math" w:eastAsiaTheme="minorEastAsia" w:hAnsi="Cambria Math"/>
            <w:szCs w:val="24"/>
          </w:rPr>
          <m:t>δ</m:t>
        </m:r>
      </m:oMath>
      <w:r w:rsidR="000011DD">
        <w:rPr>
          <w:rFonts w:eastAsiaTheme="minorEastAsia"/>
          <w:szCs w:val="24"/>
        </w:rPr>
        <w:t xml:space="preserve"> acontece através da equação</w:t>
      </w:r>
    </w:p>
    <w:tbl>
      <w:tblPr>
        <w:tblStyle w:val="Tabelacomgrade"/>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
        <w:gridCol w:w="7865"/>
        <w:gridCol w:w="643"/>
      </w:tblGrid>
      <w:tr w:rsidR="000D66BC" w14:paraId="0257601F" w14:textId="77777777" w:rsidTr="00281CDD">
        <w:trPr>
          <w:trHeight w:val="850"/>
        </w:trPr>
        <w:tc>
          <w:tcPr>
            <w:tcW w:w="563" w:type="dxa"/>
            <w:vAlign w:val="center"/>
          </w:tcPr>
          <w:p w14:paraId="542A5314" w14:textId="77777777" w:rsidR="000D66BC" w:rsidRDefault="000D66BC" w:rsidP="000D66BC">
            <w:pPr>
              <w:spacing w:line="240" w:lineRule="auto"/>
              <w:jc w:val="center"/>
              <w:rPr>
                <w:rFonts w:cs="Arial"/>
                <w:szCs w:val="24"/>
              </w:rPr>
            </w:pPr>
          </w:p>
        </w:tc>
        <w:tc>
          <w:tcPr>
            <w:tcW w:w="7865" w:type="dxa"/>
          </w:tcPr>
          <w:p w14:paraId="76C2196D" w14:textId="19B66F11" w:rsidR="000D66BC" w:rsidRPr="00D237C8" w:rsidRDefault="002F22BA" w:rsidP="000D66BC">
            <w:pPr>
              <w:spacing w:line="240" w:lineRule="auto"/>
              <w:jc w:val="center"/>
              <w:rPr>
                <w:rFonts w:cs="Arial"/>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λf</m:t>
                  </m:r>
                </m:e>
                <m:sub>
                  <m:r>
                    <w:rPr>
                      <w:rFonts w:ascii="Cambria Math" w:eastAsiaTheme="minorEastAsia" w:hAnsi="Cambria Math"/>
                      <w:sz w:val="28"/>
                      <w:szCs w:val="28"/>
                    </w:rPr>
                    <m:t>i</m:t>
                  </m:r>
                </m:sub>
              </m:sSub>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100</m:t>
                      </m:r>
                    </m:num>
                    <m:den>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s</m:t>
                              </m:r>
                            </m:sub>
                          </m:sSub>
                        </m:sup>
                        <m:e>
                          <m:r>
                            <w:rPr>
                              <w:rFonts w:ascii="Cambria Math" w:eastAsiaTheme="minorEastAsia" w:hAnsi="Cambria Math"/>
                              <w:sz w:val="28"/>
                              <w:szCs w:val="28"/>
                            </w:rPr>
                            <m:t>λf</m:t>
                          </m:r>
                        </m:e>
                      </m:nary>
                    </m:den>
                  </m:f>
                </m:e>
              </m:d>
            </m:oMath>
            <w:r w:rsidR="006234EC">
              <w:rPr>
                <w:rFonts w:cs="Arial"/>
                <w:sz w:val="28"/>
                <w:szCs w:val="28"/>
              </w:rPr>
              <w:t xml:space="preserve"> .</w:t>
            </w:r>
          </w:p>
        </w:tc>
        <w:tc>
          <w:tcPr>
            <w:tcW w:w="643" w:type="dxa"/>
            <w:vAlign w:val="center"/>
          </w:tcPr>
          <w:p w14:paraId="0F5671C6" w14:textId="6E7F92C4" w:rsidR="000D66BC" w:rsidRDefault="00810D0A" w:rsidP="00850920">
            <w:pPr>
              <w:spacing w:line="240" w:lineRule="auto"/>
              <w:jc w:val="right"/>
              <w:rPr>
                <w:rFonts w:cs="Arial"/>
                <w:szCs w:val="24"/>
              </w:rPr>
            </w:pPr>
            <w:bookmarkStart w:id="111" w:name="_Ref509836931"/>
            <w:r>
              <w:rPr>
                <w:rFonts w:cs="Arial"/>
                <w:szCs w:val="24"/>
              </w:rPr>
              <w:t>(</w:t>
            </w:r>
            <w:fldSimple w:instr=" SEQ Equação \* ARABIC ">
              <w:r w:rsidR="00D05DD2">
                <w:rPr>
                  <w:noProof/>
                </w:rPr>
                <w:t>14</w:t>
              </w:r>
            </w:fldSimple>
            <w:r>
              <w:rPr>
                <w:rFonts w:cs="Arial"/>
                <w:szCs w:val="24"/>
              </w:rPr>
              <w:t>)</w:t>
            </w:r>
            <w:bookmarkEnd w:id="111"/>
          </w:p>
        </w:tc>
      </w:tr>
    </w:tbl>
    <w:p w14:paraId="7092E402" w14:textId="77777777" w:rsidR="000D66BC" w:rsidRPr="00E23E32" w:rsidRDefault="000D66BC" w:rsidP="000011DD">
      <w:pPr>
        <w:ind w:firstLine="1134"/>
        <w:rPr>
          <w:rFonts w:eastAsiaTheme="minorEastAsia"/>
          <w:szCs w:val="24"/>
        </w:rPr>
      </w:pPr>
    </w:p>
    <w:p w14:paraId="0BF2DCF7" w14:textId="77777777" w:rsidR="006F6C51" w:rsidRPr="009977A1" w:rsidRDefault="006F6C51" w:rsidP="00C41DA2">
      <w:pPr>
        <w:pStyle w:val="Ttulo2"/>
        <w:rPr>
          <w:rFonts w:cs="Arial"/>
          <w:b w:val="0"/>
          <w:szCs w:val="24"/>
        </w:rPr>
      </w:pPr>
      <w:bookmarkStart w:id="112" w:name="_Toc509838628"/>
      <w:r w:rsidRPr="009977A1">
        <w:rPr>
          <w:rFonts w:cs="Arial"/>
          <w:b w:val="0"/>
          <w:szCs w:val="24"/>
        </w:rPr>
        <w:t>Exemplo Prático</w:t>
      </w:r>
      <w:bookmarkEnd w:id="112"/>
    </w:p>
    <w:p w14:paraId="7A227465" w14:textId="485600E6" w:rsidR="00C41DA2" w:rsidRDefault="006F6C51" w:rsidP="006F6C51">
      <w:pPr>
        <w:ind w:firstLine="1134"/>
        <w:rPr>
          <w:rFonts w:cs="Arial"/>
          <w:szCs w:val="24"/>
        </w:rPr>
      </w:pPr>
      <w:r>
        <w:rPr>
          <w:rFonts w:cs="Arial"/>
          <w:szCs w:val="24"/>
        </w:rPr>
        <w:t>Vamos a um exemplo prático para entender melhor como funciona a análise dos dados de múltipla escolha</w:t>
      </w:r>
      <w:r w:rsidR="00FE47E5">
        <w:rPr>
          <w:rFonts w:cs="Arial"/>
          <w:szCs w:val="24"/>
        </w:rPr>
        <w:t xml:space="preserve"> utilizando </w:t>
      </w:r>
      <w:r w:rsidR="00FE47E5" w:rsidRPr="00FE47E5">
        <w:rPr>
          <w:rFonts w:cs="Arial"/>
          <w:i/>
          <w:szCs w:val="24"/>
        </w:rPr>
        <w:t>Dual Scaling</w:t>
      </w:r>
      <w:r>
        <w:rPr>
          <w:rFonts w:cs="Arial"/>
          <w:szCs w:val="24"/>
        </w:rPr>
        <w:t>. Imagine um questionário médico composto por seis perguntas com o objetivo de avaliar a pressão arterial de pacientes</w:t>
      </w:r>
      <w:r w:rsidR="006D673B">
        <w:rPr>
          <w:rFonts w:cs="Arial"/>
          <w:szCs w:val="24"/>
        </w:rPr>
        <w:t xml:space="preserve"> (v</w:t>
      </w:r>
      <w:r w:rsidR="00A2370D">
        <w:rPr>
          <w:rFonts w:cs="Arial"/>
          <w:szCs w:val="24"/>
        </w:rPr>
        <w:t xml:space="preserve">ale ressaltar </w:t>
      </w:r>
      <w:r w:rsidR="006D673B">
        <w:rPr>
          <w:rFonts w:cs="Arial"/>
          <w:szCs w:val="24"/>
        </w:rPr>
        <w:t>que este exemplo foi fornecido por Nishisato para entendimento da técnica)</w:t>
      </w:r>
      <w:sdt>
        <w:sdtPr>
          <w:rPr>
            <w:rFonts w:cs="Arial"/>
            <w:szCs w:val="24"/>
          </w:rPr>
          <w:id w:val="-1503815598"/>
          <w:citation/>
        </w:sdtPr>
        <w:sdtContent>
          <w:r w:rsidR="00D62DB0">
            <w:rPr>
              <w:rFonts w:cs="Arial"/>
              <w:szCs w:val="24"/>
            </w:rPr>
            <w:fldChar w:fldCharType="begin"/>
          </w:r>
          <w:r w:rsidR="00D62DB0">
            <w:rPr>
              <w:rFonts w:cs="Arial"/>
              <w:szCs w:val="24"/>
            </w:rPr>
            <w:instrText xml:space="preserve"> CITATION Shi93 \l 1046 </w:instrText>
          </w:r>
          <w:r w:rsidR="00D62DB0">
            <w:rPr>
              <w:rFonts w:cs="Arial"/>
              <w:szCs w:val="24"/>
            </w:rPr>
            <w:fldChar w:fldCharType="separate"/>
          </w:r>
          <w:r w:rsidR="00D05DD2">
            <w:rPr>
              <w:rFonts w:cs="Arial"/>
              <w:noProof/>
              <w:szCs w:val="24"/>
            </w:rPr>
            <w:t xml:space="preserve"> </w:t>
          </w:r>
          <w:r w:rsidR="00D05DD2" w:rsidRPr="00D05DD2">
            <w:rPr>
              <w:rFonts w:cs="Arial"/>
              <w:noProof/>
              <w:szCs w:val="24"/>
            </w:rPr>
            <w:t>(Nishisato, 1993)</w:t>
          </w:r>
          <w:r w:rsidR="00D62DB0">
            <w:rPr>
              <w:rFonts w:cs="Arial"/>
              <w:szCs w:val="24"/>
            </w:rPr>
            <w:fldChar w:fldCharType="end"/>
          </w:r>
        </w:sdtContent>
      </w:sdt>
      <w:r w:rsidR="006D673B">
        <w:rPr>
          <w:rFonts w:cs="Arial"/>
          <w:szCs w:val="24"/>
        </w:rPr>
        <w:t>.</w:t>
      </w:r>
      <w:r>
        <w:rPr>
          <w:rFonts w:cs="Arial"/>
          <w:szCs w:val="24"/>
        </w:rPr>
        <w:t xml:space="preserve"> Teríamos então o seguinte questionário, mostrado abaixo:</w:t>
      </w:r>
    </w:p>
    <w:p w14:paraId="00A08254" w14:textId="77777777" w:rsidR="00C41DA2" w:rsidRDefault="00C41DA2" w:rsidP="006F6C51">
      <w:pPr>
        <w:ind w:firstLine="1134"/>
        <w:rPr>
          <w:rFonts w:cs="Arial"/>
          <w:szCs w:val="24"/>
        </w:rPr>
      </w:pPr>
    </w:p>
    <w:p w14:paraId="310F86EB" w14:textId="48FF8585" w:rsidR="006F6C51"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Como você avalia a sua pressão sanguínea? (Baixa, Normal, Alta) </w:t>
      </w:r>
      <w:r w:rsidR="003F5DF3">
        <w:rPr>
          <w:rFonts w:ascii="Arial" w:hAnsi="Arial" w:cs="Arial"/>
          <w:sz w:val="24"/>
          <w:szCs w:val="24"/>
        </w:rPr>
        <w:br/>
      </w:r>
      <w:r w:rsidR="00214757">
        <w:rPr>
          <w:rFonts w:ascii="Arial" w:hAnsi="Arial" w:cs="Arial"/>
          <w:sz w:val="24"/>
          <w:szCs w:val="24"/>
        </w:rPr>
        <w:t>Itens</w:t>
      </w:r>
      <w:r>
        <w:rPr>
          <w:rFonts w:ascii="Arial" w:hAnsi="Arial" w:cs="Arial"/>
          <w:sz w:val="24"/>
          <w:szCs w:val="24"/>
        </w:rPr>
        <w:t>: 1, 2, 3</w:t>
      </w:r>
    </w:p>
    <w:p w14:paraId="3BB7A07D" w14:textId="1E1E7CD3" w:rsidR="006F6C51"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Você tem enxaquecas com que frequência? (Raramente, Algumas Vezes, Sempre) </w:t>
      </w:r>
      <w:r w:rsidR="00214757">
        <w:rPr>
          <w:rFonts w:ascii="Arial" w:hAnsi="Arial" w:cs="Arial"/>
          <w:sz w:val="24"/>
          <w:szCs w:val="24"/>
        </w:rPr>
        <w:t>Itens</w:t>
      </w:r>
      <w:r>
        <w:rPr>
          <w:rFonts w:ascii="Arial" w:hAnsi="Arial" w:cs="Arial"/>
          <w:sz w:val="24"/>
          <w:szCs w:val="24"/>
        </w:rPr>
        <w:t xml:space="preserve">: </w:t>
      </w:r>
      <w:r w:rsidR="00214757">
        <w:rPr>
          <w:rFonts w:ascii="Arial" w:hAnsi="Arial" w:cs="Arial"/>
          <w:sz w:val="24"/>
          <w:szCs w:val="24"/>
        </w:rPr>
        <w:t>4</w:t>
      </w:r>
      <w:r>
        <w:rPr>
          <w:rFonts w:ascii="Arial" w:hAnsi="Arial" w:cs="Arial"/>
          <w:sz w:val="24"/>
          <w:szCs w:val="24"/>
        </w:rPr>
        <w:t xml:space="preserve">, </w:t>
      </w:r>
      <w:r w:rsidR="00214757">
        <w:rPr>
          <w:rFonts w:ascii="Arial" w:hAnsi="Arial" w:cs="Arial"/>
          <w:sz w:val="24"/>
          <w:szCs w:val="24"/>
        </w:rPr>
        <w:t>5</w:t>
      </w:r>
      <w:r>
        <w:rPr>
          <w:rFonts w:ascii="Arial" w:hAnsi="Arial" w:cs="Arial"/>
          <w:sz w:val="24"/>
          <w:szCs w:val="24"/>
        </w:rPr>
        <w:t xml:space="preserve">, </w:t>
      </w:r>
      <w:r w:rsidR="00214757">
        <w:rPr>
          <w:rFonts w:ascii="Arial" w:hAnsi="Arial" w:cs="Arial"/>
          <w:sz w:val="24"/>
          <w:szCs w:val="24"/>
        </w:rPr>
        <w:t>6</w:t>
      </w:r>
    </w:p>
    <w:p w14:paraId="0E94C151" w14:textId="2D29AB67" w:rsidR="006F6C51"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Qual a sua idade? (20-34, 35-49, 50-65) </w:t>
      </w:r>
      <w:r w:rsidR="00214757">
        <w:rPr>
          <w:rFonts w:ascii="Arial" w:hAnsi="Arial" w:cs="Arial"/>
          <w:sz w:val="24"/>
          <w:szCs w:val="24"/>
        </w:rPr>
        <w:t>Itens</w:t>
      </w:r>
      <w:r>
        <w:rPr>
          <w:rFonts w:ascii="Arial" w:hAnsi="Arial" w:cs="Arial"/>
          <w:sz w:val="24"/>
          <w:szCs w:val="24"/>
        </w:rPr>
        <w:t xml:space="preserve">: </w:t>
      </w:r>
      <w:r w:rsidR="00214757">
        <w:rPr>
          <w:rFonts w:ascii="Arial" w:hAnsi="Arial" w:cs="Arial"/>
          <w:sz w:val="24"/>
          <w:szCs w:val="24"/>
        </w:rPr>
        <w:t>7</w:t>
      </w:r>
      <w:r>
        <w:rPr>
          <w:rFonts w:ascii="Arial" w:hAnsi="Arial" w:cs="Arial"/>
          <w:sz w:val="24"/>
          <w:szCs w:val="24"/>
        </w:rPr>
        <w:t xml:space="preserve">, </w:t>
      </w:r>
      <w:r w:rsidR="00214757">
        <w:rPr>
          <w:rFonts w:ascii="Arial" w:hAnsi="Arial" w:cs="Arial"/>
          <w:sz w:val="24"/>
          <w:szCs w:val="24"/>
        </w:rPr>
        <w:t>8</w:t>
      </w:r>
      <w:r>
        <w:rPr>
          <w:rFonts w:ascii="Arial" w:hAnsi="Arial" w:cs="Arial"/>
          <w:sz w:val="24"/>
          <w:szCs w:val="24"/>
        </w:rPr>
        <w:t xml:space="preserve">, </w:t>
      </w:r>
      <w:r w:rsidR="00214757">
        <w:rPr>
          <w:rFonts w:ascii="Arial" w:hAnsi="Arial" w:cs="Arial"/>
          <w:sz w:val="24"/>
          <w:szCs w:val="24"/>
        </w:rPr>
        <w:t>9</w:t>
      </w:r>
    </w:p>
    <w:p w14:paraId="7BC8F519" w14:textId="10352966" w:rsidR="006F6C51"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Como você avalia seu nível diário de ansiedade? (Baixa, Normal, Alta) </w:t>
      </w:r>
      <w:r w:rsidR="003F5DF3">
        <w:rPr>
          <w:rFonts w:ascii="Arial" w:hAnsi="Arial" w:cs="Arial"/>
          <w:sz w:val="24"/>
          <w:szCs w:val="24"/>
        </w:rPr>
        <w:br/>
      </w:r>
      <w:r w:rsidR="00214757">
        <w:rPr>
          <w:rFonts w:ascii="Arial" w:hAnsi="Arial" w:cs="Arial"/>
          <w:sz w:val="24"/>
          <w:szCs w:val="24"/>
        </w:rPr>
        <w:t>Itens</w:t>
      </w:r>
      <w:r>
        <w:rPr>
          <w:rFonts w:ascii="Arial" w:hAnsi="Arial" w:cs="Arial"/>
          <w:sz w:val="24"/>
          <w:szCs w:val="24"/>
        </w:rPr>
        <w:t>: 1</w:t>
      </w:r>
      <w:r w:rsidR="00214757">
        <w:rPr>
          <w:rFonts w:ascii="Arial" w:hAnsi="Arial" w:cs="Arial"/>
          <w:sz w:val="24"/>
          <w:szCs w:val="24"/>
        </w:rPr>
        <w:t>0</w:t>
      </w:r>
      <w:r>
        <w:rPr>
          <w:rFonts w:ascii="Arial" w:hAnsi="Arial" w:cs="Arial"/>
          <w:sz w:val="24"/>
          <w:szCs w:val="24"/>
        </w:rPr>
        <w:t xml:space="preserve">, </w:t>
      </w:r>
      <w:r w:rsidR="00214757">
        <w:rPr>
          <w:rFonts w:ascii="Arial" w:hAnsi="Arial" w:cs="Arial"/>
          <w:sz w:val="24"/>
          <w:szCs w:val="24"/>
        </w:rPr>
        <w:t>11</w:t>
      </w:r>
      <w:r>
        <w:rPr>
          <w:rFonts w:ascii="Arial" w:hAnsi="Arial" w:cs="Arial"/>
          <w:sz w:val="24"/>
          <w:szCs w:val="24"/>
        </w:rPr>
        <w:t xml:space="preserve">, </w:t>
      </w:r>
      <w:r w:rsidR="00214757">
        <w:rPr>
          <w:rFonts w:ascii="Arial" w:hAnsi="Arial" w:cs="Arial"/>
          <w:sz w:val="24"/>
          <w:szCs w:val="24"/>
        </w:rPr>
        <w:t>12</w:t>
      </w:r>
    </w:p>
    <w:p w14:paraId="676FB485" w14:textId="16ED8185" w:rsidR="006F6C51"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Como você avalia o seu peso? (Abaixo do Peso, Normal, Acima do Peso) </w:t>
      </w:r>
      <w:r w:rsidR="003F5DF3">
        <w:rPr>
          <w:rFonts w:ascii="Arial" w:hAnsi="Arial" w:cs="Arial"/>
          <w:sz w:val="24"/>
          <w:szCs w:val="24"/>
        </w:rPr>
        <w:br/>
      </w:r>
      <w:r w:rsidR="00214757">
        <w:rPr>
          <w:rFonts w:ascii="Arial" w:hAnsi="Arial" w:cs="Arial"/>
          <w:sz w:val="24"/>
          <w:szCs w:val="24"/>
        </w:rPr>
        <w:t>Itens</w:t>
      </w:r>
      <w:r>
        <w:rPr>
          <w:rFonts w:ascii="Arial" w:hAnsi="Arial" w:cs="Arial"/>
          <w:sz w:val="24"/>
          <w:szCs w:val="24"/>
        </w:rPr>
        <w:t>: 1</w:t>
      </w:r>
      <w:r w:rsidR="00214757">
        <w:rPr>
          <w:rFonts w:ascii="Arial" w:hAnsi="Arial" w:cs="Arial"/>
          <w:sz w:val="24"/>
          <w:szCs w:val="24"/>
        </w:rPr>
        <w:t>3</w:t>
      </w:r>
      <w:r>
        <w:rPr>
          <w:rFonts w:ascii="Arial" w:hAnsi="Arial" w:cs="Arial"/>
          <w:sz w:val="24"/>
          <w:szCs w:val="24"/>
        </w:rPr>
        <w:t xml:space="preserve">, </w:t>
      </w:r>
      <w:r w:rsidR="00214757">
        <w:rPr>
          <w:rFonts w:ascii="Arial" w:hAnsi="Arial" w:cs="Arial"/>
          <w:sz w:val="24"/>
          <w:szCs w:val="24"/>
        </w:rPr>
        <w:t>14</w:t>
      </w:r>
      <w:r>
        <w:rPr>
          <w:rFonts w:ascii="Arial" w:hAnsi="Arial" w:cs="Arial"/>
          <w:sz w:val="24"/>
          <w:szCs w:val="24"/>
        </w:rPr>
        <w:t xml:space="preserve">, </w:t>
      </w:r>
      <w:r w:rsidR="00214757">
        <w:rPr>
          <w:rFonts w:ascii="Arial" w:hAnsi="Arial" w:cs="Arial"/>
          <w:sz w:val="24"/>
          <w:szCs w:val="24"/>
        </w:rPr>
        <w:t>15</w:t>
      </w:r>
    </w:p>
    <w:p w14:paraId="436D36A5" w14:textId="629CBBF0" w:rsidR="006F6C51" w:rsidRPr="00F02A6C" w:rsidRDefault="006F6C51" w:rsidP="003F5DF3">
      <w:pPr>
        <w:pStyle w:val="PargrafodaLista"/>
        <w:numPr>
          <w:ilvl w:val="0"/>
          <w:numId w:val="30"/>
        </w:numPr>
        <w:spacing w:line="360" w:lineRule="auto"/>
        <w:ind w:left="142" w:hanging="284"/>
        <w:jc w:val="both"/>
        <w:rPr>
          <w:rFonts w:ascii="Arial" w:hAnsi="Arial" w:cs="Arial"/>
          <w:sz w:val="24"/>
          <w:szCs w:val="24"/>
        </w:rPr>
      </w:pPr>
      <w:r>
        <w:rPr>
          <w:rFonts w:ascii="Arial" w:hAnsi="Arial" w:cs="Arial"/>
          <w:sz w:val="24"/>
          <w:szCs w:val="24"/>
        </w:rPr>
        <w:t xml:space="preserve">Como você avalia a sua altura? (Baixo, Mediano, Alto) </w:t>
      </w:r>
      <w:r w:rsidR="00214757">
        <w:rPr>
          <w:rFonts w:ascii="Arial" w:hAnsi="Arial" w:cs="Arial"/>
          <w:sz w:val="24"/>
          <w:szCs w:val="24"/>
        </w:rPr>
        <w:t>Itens</w:t>
      </w:r>
      <w:r>
        <w:rPr>
          <w:rFonts w:ascii="Arial" w:hAnsi="Arial" w:cs="Arial"/>
          <w:sz w:val="24"/>
          <w:szCs w:val="24"/>
        </w:rPr>
        <w:t>: 1</w:t>
      </w:r>
      <w:r w:rsidR="00214757">
        <w:rPr>
          <w:rFonts w:ascii="Arial" w:hAnsi="Arial" w:cs="Arial"/>
          <w:sz w:val="24"/>
          <w:szCs w:val="24"/>
        </w:rPr>
        <w:t>6</w:t>
      </w:r>
      <w:r>
        <w:rPr>
          <w:rFonts w:ascii="Arial" w:hAnsi="Arial" w:cs="Arial"/>
          <w:sz w:val="24"/>
          <w:szCs w:val="24"/>
        </w:rPr>
        <w:t xml:space="preserve">, </w:t>
      </w:r>
      <w:r w:rsidR="00214757">
        <w:rPr>
          <w:rFonts w:ascii="Arial" w:hAnsi="Arial" w:cs="Arial"/>
          <w:sz w:val="24"/>
          <w:szCs w:val="24"/>
        </w:rPr>
        <w:t>17</w:t>
      </w:r>
      <w:r>
        <w:rPr>
          <w:rFonts w:ascii="Arial" w:hAnsi="Arial" w:cs="Arial"/>
          <w:sz w:val="24"/>
          <w:szCs w:val="24"/>
        </w:rPr>
        <w:t xml:space="preserve">, </w:t>
      </w:r>
      <w:r w:rsidR="00214757">
        <w:rPr>
          <w:rFonts w:ascii="Arial" w:hAnsi="Arial" w:cs="Arial"/>
          <w:sz w:val="24"/>
          <w:szCs w:val="24"/>
        </w:rPr>
        <w:t>18</w:t>
      </w:r>
    </w:p>
    <w:p w14:paraId="3E58CB6F" w14:textId="77777777" w:rsidR="00E950E8" w:rsidRDefault="00E950E8" w:rsidP="006F6C51">
      <w:pPr>
        <w:ind w:firstLine="1134"/>
        <w:rPr>
          <w:rFonts w:cs="Arial"/>
          <w:szCs w:val="24"/>
        </w:rPr>
      </w:pPr>
    </w:p>
    <w:p w14:paraId="687FA8F9" w14:textId="427F0366" w:rsidR="006F6C51" w:rsidRDefault="002341A3" w:rsidP="006F6C51">
      <w:pPr>
        <w:ind w:firstLine="1134"/>
        <w:rPr>
          <w:rFonts w:cs="Arial"/>
          <w:szCs w:val="24"/>
        </w:rPr>
      </w:pPr>
      <w:r>
        <w:rPr>
          <w:rFonts w:cs="Arial"/>
          <w:szCs w:val="24"/>
        </w:rPr>
        <w:lastRenderedPageBreak/>
        <w:t>Para a</w:t>
      </w:r>
      <w:r w:rsidR="006F6C51">
        <w:rPr>
          <w:rFonts w:cs="Arial"/>
          <w:szCs w:val="24"/>
        </w:rPr>
        <w:t xml:space="preserve"> análise não linear do </w:t>
      </w:r>
      <w:r w:rsidR="006F6C51" w:rsidRPr="00DC35FD">
        <w:rPr>
          <w:rFonts w:cs="Arial"/>
          <w:i/>
          <w:szCs w:val="24"/>
        </w:rPr>
        <w:t>Dual Scaling</w:t>
      </w:r>
      <w:r w:rsidR="006F6C51">
        <w:rPr>
          <w:rFonts w:cs="Arial"/>
          <w:szCs w:val="24"/>
        </w:rPr>
        <w:t xml:space="preserve">, utilizaremos a </w:t>
      </w:r>
      <w:r w:rsidR="00DB6BD1">
        <w:rPr>
          <w:rFonts w:cs="Arial"/>
          <w:szCs w:val="24"/>
        </w:rPr>
        <w:t>tabela</w:t>
      </w:r>
      <w:r w:rsidR="006F6C51">
        <w:rPr>
          <w:rFonts w:cs="Arial"/>
          <w:szCs w:val="24"/>
        </w:rPr>
        <w:t xml:space="preserve"> de padrão de respostas de 0</w:t>
      </w:r>
      <w:r w:rsidR="009E638B">
        <w:rPr>
          <w:rFonts w:cs="Arial"/>
          <w:szCs w:val="24"/>
        </w:rPr>
        <w:t>s</w:t>
      </w:r>
      <w:r w:rsidR="006F6C51">
        <w:rPr>
          <w:rFonts w:cs="Arial"/>
          <w:szCs w:val="24"/>
        </w:rPr>
        <w:t xml:space="preserve"> e 1</w:t>
      </w:r>
      <w:r w:rsidR="009E638B">
        <w:rPr>
          <w:rFonts w:cs="Arial"/>
          <w:szCs w:val="24"/>
        </w:rPr>
        <w:t>s</w:t>
      </w:r>
      <w:r w:rsidR="006F6C51">
        <w:rPr>
          <w:rFonts w:cs="Arial"/>
          <w:szCs w:val="24"/>
        </w:rPr>
        <w:t xml:space="preserve">.  </w:t>
      </w:r>
      <w:r w:rsidR="00683928">
        <w:rPr>
          <w:rFonts w:cs="Arial"/>
          <w:szCs w:val="24"/>
        </w:rPr>
        <w:t>As respostas</w:t>
      </w:r>
      <w:r w:rsidR="00B0090B">
        <w:rPr>
          <w:rFonts w:cs="Arial"/>
          <w:szCs w:val="24"/>
        </w:rPr>
        <w:t xml:space="preserve"> </w:t>
      </w:r>
      <w:r w:rsidR="00683928">
        <w:rPr>
          <w:rFonts w:cs="Arial"/>
          <w:szCs w:val="24"/>
        </w:rPr>
        <w:t>do questionário</w:t>
      </w:r>
      <w:r w:rsidR="00B0090B">
        <w:rPr>
          <w:rFonts w:cs="Arial"/>
          <w:szCs w:val="24"/>
        </w:rPr>
        <w:t>, respondido por 15 indivíduos, pode</w:t>
      </w:r>
      <w:r w:rsidR="009016F1">
        <w:rPr>
          <w:rFonts w:cs="Arial"/>
          <w:szCs w:val="24"/>
        </w:rPr>
        <w:t>m</w:t>
      </w:r>
      <w:r w:rsidR="00B0090B">
        <w:rPr>
          <w:rFonts w:cs="Arial"/>
          <w:szCs w:val="24"/>
        </w:rPr>
        <w:t xml:space="preserve"> </w:t>
      </w:r>
      <w:r w:rsidR="006F6C51">
        <w:rPr>
          <w:rFonts w:cs="Arial"/>
          <w:szCs w:val="24"/>
        </w:rPr>
        <w:t>ser visualizad</w:t>
      </w:r>
      <w:r w:rsidR="009016F1">
        <w:rPr>
          <w:rFonts w:cs="Arial"/>
          <w:szCs w:val="24"/>
        </w:rPr>
        <w:t>as</w:t>
      </w:r>
      <w:r w:rsidR="006F6C51">
        <w:rPr>
          <w:rFonts w:cs="Arial"/>
          <w:szCs w:val="24"/>
        </w:rPr>
        <w:t xml:space="preserve"> na</w:t>
      </w:r>
      <w:r w:rsidR="00ED333D">
        <w:rPr>
          <w:rFonts w:cs="Arial"/>
          <w:szCs w:val="24"/>
        </w:rPr>
        <w:t xml:space="preserve"> </w:t>
      </w:r>
      <w:r w:rsidR="00ED333D">
        <w:rPr>
          <w:rFonts w:cs="Arial"/>
          <w:szCs w:val="24"/>
        </w:rPr>
        <w:fldChar w:fldCharType="begin"/>
      </w:r>
      <w:r w:rsidR="00ED333D">
        <w:rPr>
          <w:rFonts w:cs="Arial"/>
          <w:szCs w:val="24"/>
        </w:rPr>
        <w:instrText xml:space="preserve"> REF _Ref509413999 \h </w:instrText>
      </w:r>
      <w:r w:rsidR="00ED333D">
        <w:rPr>
          <w:rFonts w:cs="Arial"/>
          <w:szCs w:val="24"/>
        </w:rPr>
      </w:r>
      <w:r w:rsidR="00ED333D">
        <w:rPr>
          <w:rFonts w:cs="Arial"/>
          <w:szCs w:val="24"/>
        </w:rPr>
        <w:fldChar w:fldCharType="separate"/>
      </w:r>
      <w:r w:rsidR="001A2446">
        <w:t>t</w:t>
      </w:r>
      <w:r w:rsidR="00D05DD2">
        <w:t xml:space="preserve">abela </w:t>
      </w:r>
      <w:r w:rsidR="00D05DD2">
        <w:rPr>
          <w:noProof/>
        </w:rPr>
        <w:t>1</w:t>
      </w:r>
      <w:r w:rsidR="00ED333D">
        <w:rPr>
          <w:rFonts w:cs="Arial"/>
          <w:szCs w:val="24"/>
        </w:rPr>
        <w:fldChar w:fldCharType="end"/>
      </w:r>
      <w:r w:rsidR="00C951B8">
        <w:rPr>
          <w:rFonts w:cs="Arial"/>
          <w:szCs w:val="24"/>
        </w:rPr>
        <w:t>.</w:t>
      </w:r>
    </w:p>
    <w:p w14:paraId="01F1BD05" w14:textId="77777777" w:rsidR="00802235" w:rsidRDefault="00802235" w:rsidP="006F6C51">
      <w:pPr>
        <w:ind w:firstLine="1134"/>
        <w:rPr>
          <w:rFonts w:cs="Arial"/>
          <w:szCs w:val="24"/>
        </w:rPr>
      </w:pPr>
    </w:p>
    <w:p w14:paraId="65D73CFD" w14:textId="1B3F0237" w:rsidR="00ED333D" w:rsidRDefault="00ED333D" w:rsidP="00ED333D">
      <w:pPr>
        <w:pStyle w:val="Legenda"/>
        <w:keepNext/>
      </w:pPr>
      <w:bookmarkStart w:id="113" w:name="_Ref509413999"/>
      <w:bookmarkStart w:id="114" w:name="_Toc509838589"/>
      <w:r>
        <w:t xml:space="preserve">Tabela </w:t>
      </w:r>
      <w:fldSimple w:instr=" SEQ Tabela \* ARABIC ">
        <w:r w:rsidR="00D05DD2">
          <w:rPr>
            <w:noProof/>
          </w:rPr>
          <w:t>1</w:t>
        </w:r>
      </w:fldSimple>
      <w:bookmarkEnd w:id="113"/>
      <w:r>
        <w:t xml:space="preserve"> - Tabela de padrão de respostas do questionário de exemplo.</w:t>
      </w:r>
      <w:bookmarkEnd w:id="114"/>
    </w:p>
    <w:tbl>
      <w:tblPr>
        <w:tblStyle w:val="TabeladeLista1Clara-nfase3"/>
        <w:tblW w:w="9072" w:type="dxa"/>
        <w:tblLayout w:type="fixed"/>
        <w:tblLook w:val="04A0" w:firstRow="1" w:lastRow="0" w:firstColumn="1" w:lastColumn="0" w:noHBand="0" w:noVBand="1"/>
      </w:tblPr>
      <w:tblGrid>
        <w:gridCol w:w="1296"/>
        <w:gridCol w:w="1296"/>
        <w:gridCol w:w="1296"/>
        <w:gridCol w:w="1296"/>
        <w:gridCol w:w="1296"/>
        <w:gridCol w:w="1296"/>
        <w:gridCol w:w="1296"/>
      </w:tblGrid>
      <w:tr w:rsidR="00802235" w:rsidRPr="00A62009" w14:paraId="152265B0" w14:textId="77777777" w:rsidTr="00EB10B0">
        <w:trPr>
          <w:cnfStyle w:val="100000000000" w:firstRow="1" w:lastRow="0" w:firstColumn="0" w:lastColumn="0" w:oddVBand="0" w:evenVBand="0" w:oddHBand="0"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tcBorders>
              <w:top w:val="single" w:sz="12" w:space="0" w:color="auto"/>
              <w:bottom w:val="none" w:sz="0" w:space="0" w:color="auto"/>
            </w:tcBorders>
            <w:shd w:val="clear" w:color="auto" w:fill="auto"/>
            <w:vAlign w:val="center"/>
          </w:tcPr>
          <w:p w14:paraId="725BAB7C" w14:textId="77777777" w:rsidR="00802235" w:rsidRPr="00A62009" w:rsidRDefault="00802235" w:rsidP="00996739">
            <w:pPr>
              <w:spacing w:line="240" w:lineRule="auto"/>
              <w:jc w:val="center"/>
              <w:rPr>
                <w:rFonts w:cs="Arial"/>
                <w:sz w:val="16"/>
                <w:szCs w:val="16"/>
              </w:rPr>
            </w:pPr>
          </w:p>
        </w:tc>
        <w:tc>
          <w:tcPr>
            <w:tcW w:w="7776" w:type="dxa"/>
            <w:gridSpan w:val="6"/>
            <w:tcBorders>
              <w:top w:val="single" w:sz="12" w:space="0" w:color="auto"/>
              <w:bottom w:val="single" w:sz="2" w:space="0" w:color="auto"/>
            </w:tcBorders>
            <w:shd w:val="clear" w:color="auto" w:fill="auto"/>
            <w:vAlign w:val="center"/>
          </w:tcPr>
          <w:p w14:paraId="180F1196" w14:textId="4B8200AD" w:rsidR="00802235" w:rsidRPr="008745C8" w:rsidRDefault="009E638B" w:rsidP="009967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Cs w:val="0"/>
                <w:color w:val="000000"/>
                <w:sz w:val="16"/>
                <w:szCs w:val="16"/>
              </w:rPr>
            </w:pPr>
            <w:r>
              <w:rPr>
                <w:rFonts w:cs="Arial"/>
                <w:bCs w:val="0"/>
                <w:color w:val="000000"/>
                <w:sz w:val="16"/>
                <w:szCs w:val="16"/>
              </w:rPr>
              <w:t xml:space="preserve">Tabela Padrão de Respostas do </w:t>
            </w:r>
            <w:r w:rsidR="00802235" w:rsidRPr="008745C8">
              <w:rPr>
                <w:rFonts w:cs="Arial"/>
                <w:bCs w:val="0"/>
                <w:color w:val="000000"/>
                <w:sz w:val="16"/>
                <w:szCs w:val="16"/>
              </w:rPr>
              <w:t>Dual Scaling</w:t>
            </w:r>
          </w:p>
        </w:tc>
      </w:tr>
      <w:tr w:rsidR="00ED333D" w:rsidRPr="00A62009" w14:paraId="7CF60FC7"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63A3BB45" w14:textId="77777777" w:rsidR="00A62009" w:rsidRPr="00A62009" w:rsidRDefault="00A62009" w:rsidP="00996739">
            <w:pPr>
              <w:spacing w:line="240" w:lineRule="auto"/>
              <w:jc w:val="center"/>
              <w:rPr>
                <w:rFonts w:cs="Arial"/>
                <w:sz w:val="16"/>
                <w:szCs w:val="16"/>
              </w:rPr>
            </w:pPr>
          </w:p>
        </w:tc>
        <w:tc>
          <w:tcPr>
            <w:tcW w:w="1296" w:type="dxa"/>
            <w:tcBorders>
              <w:top w:val="single" w:sz="2" w:space="0" w:color="auto"/>
            </w:tcBorders>
            <w:shd w:val="clear" w:color="auto" w:fill="auto"/>
            <w:vAlign w:val="center"/>
          </w:tcPr>
          <w:p w14:paraId="1B5437F6" w14:textId="6EBE84CD"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Pressão</w:t>
            </w:r>
          </w:p>
        </w:tc>
        <w:tc>
          <w:tcPr>
            <w:tcW w:w="1296" w:type="dxa"/>
            <w:tcBorders>
              <w:top w:val="single" w:sz="2" w:space="0" w:color="auto"/>
            </w:tcBorders>
            <w:shd w:val="clear" w:color="auto" w:fill="auto"/>
            <w:vAlign w:val="center"/>
          </w:tcPr>
          <w:p w14:paraId="08F38F71" w14:textId="1DF995C0"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Enxaqueca</w:t>
            </w:r>
          </w:p>
        </w:tc>
        <w:tc>
          <w:tcPr>
            <w:tcW w:w="1296" w:type="dxa"/>
            <w:tcBorders>
              <w:top w:val="single" w:sz="2" w:space="0" w:color="auto"/>
            </w:tcBorders>
            <w:shd w:val="clear" w:color="auto" w:fill="auto"/>
            <w:vAlign w:val="center"/>
          </w:tcPr>
          <w:p w14:paraId="02D2A8F0" w14:textId="0AF2A22C"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Idade</w:t>
            </w:r>
          </w:p>
        </w:tc>
        <w:tc>
          <w:tcPr>
            <w:tcW w:w="1296" w:type="dxa"/>
            <w:tcBorders>
              <w:top w:val="single" w:sz="2" w:space="0" w:color="auto"/>
            </w:tcBorders>
            <w:shd w:val="clear" w:color="auto" w:fill="auto"/>
            <w:vAlign w:val="center"/>
          </w:tcPr>
          <w:p w14:paraId="66A7AC38" w14:textId="19442709"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Ansiedade</w:t>
            </w:r>
          </w:p>
        </w:tc>
        <w:tc>
          <w:tcPr>
            <w:tcW w:w="1296" w:type="dxa"/>
            <w:tcBorders>
              <w:top w:val="single" w:sz="2" w:space="0" w:color="auto"/>
            </w:tcBorders>
            <w:shd w:val="clear" w:color="auto" w:fill="auto"/>
            <w:vAlign w:val="center"/>
          </w:tcPr>
          <w:p w14:paraId="4986C08E" w14:textId="669A4ED2"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Peso</w:t>
            </w:r>
          </w:p>
        </w:tc>
        <w:tc>
          <w:tcPr>
            <w:tcW w:w="1296" w:type="dxa"/>
            <w:tcBorders>
              <w:top w:val="single" w:sz="2" w:space="0" w:color="auto"/>
            </w:tcBorders>
            <w:shd w:val="clear" w:color="auto" w:fill="auto"/>
            <w:vAlign w:val="center"/>
          </w:tcPr>
          <w:p w14:paraId="5195DAC1" w14:textId="48CEC43A" w:rsidR="00A62009" w:rsidRPr="008745C8"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8745C8">
              <w:rPr>
                <w:rFonts w:cs="Arial"/>
                <w:b/>
                <w:sz w:val="16"/>
                <w:szCs w:val="16"/>
              </w:rPr>
              <w:t>Altura</w:t>
            </w:r>
          </w:p>
        </w:tc>
      </w:tr>
      <w:tr w:rsidR="00A62009" w:rsidRPr="00A62009" w14:paraId="112B0897"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tcBorders>
              <w:bottom w:val="single" w:sz="2" w:space="0" w:color="auto"/>
            </w:tcBorders>
            <w:shd w:val="clear" w:color="auto" w:fill="auto"/>
            <w:vAlign w:val="center"/>
          </w:tcPr>
          <w:p w14:paraId="06C83431" w14:textId="080CDAD7" w:rsidR="00A62009" w:rsidRPr="00A62009" w:rsidRDefault="00ED333D" w:rsidP="00996739">
            <w:pPr>
              <w:spacing w:line="240" w:lineRule="auto"/>
              <w:jc w:val="center"/>
              <w:rPr>
                <w:rFonts w:cs="Arial"/>
                <w:sz w:val="16"/>
                <w:szCs w:val="16"/>
              </w:rPr>
            </w:pPr>
            <w:r>
              <w:rPr>
                <w:rFonts w:cs="Arial"/>
                <w:sz w:val="16"/>
                <w:szCs w:val="16"/>
              </w:rPr>
              <w:t>Indivíduo</w:t>
            </w:r>
          </w:p>
        </w:tc>
        <w:tc>
          <w:tcPr>
            <w:tcW w:w="1296" w:type="dxa"/>
            <w:tcBorders>
              <w:bottom w:val="single" w:sz="2" w:space="0" w:color="auto"/>
            </w:tcBorders>
            <w:shd w:val="clear" w:color="auto" w:fill="auto"/>
            <w:vAlign w:val="center"/>
          </w:tcPr>
          <w:p w14:paraId="4986E8AF" w14:textId="3F47FD71"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1</w:t>
            </w:r>
          </w:p>
        </w:tc>
        <w:tc>
          <w:tcPr>
            <w:tcW w:w="1296" w:type="dxa"/>
            <w:tcBorders>
              <w:bottom w:val="single" w:sz="2" w:space="0" w:color="auto"/>
            </w:tcBorders>
            <w:shd w:val="clear" w:color="auto" w:fill="auto"/>
            <w:vAlign w:val="center"/>
          </w:tcPr>
          <w:p w14:paraId="579953D8" w14:textId="47D2B5C9"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2</w:t>
            </w:r>
          </w:p>
        </w:tc>
        <w:tc>
          <w:tcPr>
            <w:tcW w:w="1296" w:type="dxa"/>
            <w:tcBorders>
              <w:bottom w:val="single" w:sz="2" w:space="0" w:color="auto"/>
            </w:tcBorders>
            <w:shd w:val="clear" w:color="auto" w:fill="auto"/>
            <w:vAlign w:val="center"/>
          </w:tcPr>
          <w:p w14:paraId="3032703E" w14:textId="7994C2C6"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3</w:t>
            </w:r>
          </w:p>
        </w:tc>
        <w:tc>
          <w:tcPr>
            <w:tcW w:w="1296" w:type="dxa"/>
            <w:tcBorders>
              <w:bottom w:val="single" w:sz="2" w:space="0" w:color="auto"/>
            </w:tcBorders>
            <w:shd w:val="clear" w:color="auto" w:fill="auto"/>
            <w:vAlign w:val="center"/>
          </w:tcPr>
          <w:p w14:paraId="1A08CE25" w14:textId="5B010F34"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4</w:t>
            </w:r>
          </w:p>
        </w:tc>
        <w:tc>
          <w:tcPr>
            <w:tcW w:w="1296" w:type="dxa"/>
            <w:tcBorders>
              <w:bottom w:val="single" w:sz="2" w:space="0" w:color="auto"/>
            </w:tcBorders>
            <w:shd w:val="clear" w:color="auto" w:fill="auto"/>
            <w:vAlign w:val="center"/>
          </w:tcPr>
          <w:p w14:paraId="5ED93031" w14:textId="52B11FAC"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5</w:t>
            </w:r>
          </w:p>
        </w:tc>
        <w:tc>
          <w:tcPr>
            <w:tcW w:w="1296" w:type="dxa"/>
            <w:tcBorders>
              <w:bottom w:val="single" w:sz="2" w:space="0" w:color="auto"/>
            </w:tcBorders>
            <w:shd w:val="clear" w:color="auto" w:fill="auto"/>
            <w:vAlign w:val="center"/>
          </w:tcPr>
          <w:p w14:paraId="4D1A9DF8" w14:textId="7018E4E5" w:rsidR="00A62009" w:rsidRPr="008745C8"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16"/>
                <w:szCs w:val="16"/>
              </w:rPr>
            </w:pPr>
            <w:r w:rsidRPr="008745C8">
              <w:rPr>
                <w:rFonts w:cs="Arial"/>
                <w:b/>
                <w:sz w:val="16"/>
                <w:szCs w:val="16"/>
              </w:rPr>
              <w:t>P</w:t>
            </w:r>
            <w:r w:rsidRPr="008745C8">
              <w:rPr>
                <w:rFonts w:cs="Arial"/>
                <w:b/>
                <w:sz w:val="16"/>
                <w:szCs w:val="16"/>
                <w:vertAlign w:val="subscript"/>
              </w:rPr>
              <w:t>6</w:t>
            </w:r>
          </w:p>
        </w:tc>
      </w:tr>
      <w:tr w:rsidR="00A62009" w:rsidRPr="00A62009" w14:paraId="76E9C73C"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tcBorders>
              <w:top w:val="single" w:sz="2" w:space="0" w:color="auto"/>
            </w:tcBorders>
            <w:shd w:val="clear" w:color="auto" w:fill="auto"/>
            <w:vAlign w:val="center"/>
          </w:tcPr>
          <w:p w14:paraId="3AF545FF" w14:textId="70342658" w:rsidR="00A62009" w:rsidRPr="00A62009" w:rsidRDefault="00ED333D" w:rsidP="00996739">
            <w:pPr>
              <w:spacing w:line="240" w:lineRule="auto"/>
              <w:jc w:val="center"/>
              <w:rPr>
                <w:rFonts w:cs="Arial"/>
                <w:sz w:val="16"/>
                <w:szCs w:val="16"/>
              </w:rPr>
            </w:pPr>
            <w:r>
              <w:rPr>
                <w:rFonts w:cs="Arial"/>
                <w:sz w:val="16"/>
                <w:szCs w:val="16"/>
              </w:rPr>
              <w:t>1</w:t>
            </w:r>
          </w:p>
        </w:tc>
        <w:tc>
          <w:tcPr>
            <w:tcW w:w="1296" w:type="dxa"/>
            <w:tcBorders>
              <w:top w:val="single" w:sz="2" w:space="0" w:color="auto"/>
            </w:tcBorders>
            <w:shd w:val="clear" w:color="auto" w:fill="auto"/>
            <w:vAlign w:val="center"/>
          </w:tcPr>
          <w:p w14:paraId="6E8B29DD" w14:textId="7B2E6A52"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tcBorders>
              <w:top w:val="single" w:sz="2" w:space="0" w:color="auto"/>
            </w:tcBorders>
            <w:shd w:val="clear" w:color="auto" w:fill="auto"/>
            <w:vAlign w:val="center"/>
          </w:tcPr>
          <w:p w14:paraId="6BD20881" w14:textId="3EB1BB0F"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top w:val="single" w:sz="2" w:space="0" w:color="auto"/>
            </w:tcBorders>
            <w:shd w:val="clear" w:color="auto" w:fill="auto"/>
            <w:vAlign w:val="center"/>
          </w:tcPr>
          <w:p w14:paraId="739D3B90" w14:textId="4361FE3F"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top w:val="single" w:sz="2" w:space="0" w:color="auto"/>
            </w:tcBorders>
            <w:shd w:val="clear" w:color="auto" w:fill="auto"/>
            <w:vAlign w:val="center"/>
          </w:tcPr>
          <w:p w14:paraId="72030982" w14:textId="2163A1E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top w:val="single" w:sz="2" w:space="0" w:color="auto"/>
            </w:tcBorders>
            <w:shd w:val="clear" w:color="auto" w:fill="auto"/>
            <w:vAlign w:val="center"/>
          </w:tcPr>
          <w:p w14:paraId="7990A65A" w14:textId="064643A1"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tcBorders>
              <w:top w:val="single" w:sz="2" w:space="0" w:color="auto"/>
            </w:tcBorders>
            <w:shd w:val="clear" w:color="auto" w:fill="auto"/>
            <w:vAlign w:val="center"/>
          </w:tcPr>
          <w:p w14:paraId="3D4ABAB7" w14:textId="509D39E0"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r>
      <w:tr w:rsidR="00A62009" w:rsidRPr="00A62009" w14:paraId="6500F98A"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018D30F4" w14:textId="1BAFFFAC" w:rsidR="00A62009" w:rsidRPr="00A62009" w:rsidRDefault="00ED333D" w:rsidP="00996739">
            <w:pPr>
              <w:spacing w:line="240" w:lineRule="auto"/>
              <w:jc w:val="center"/>
              <w:rPr>
                <w:rFonts w:cs="Arial"/>
                <w:sz w:val="16"/>
                <w:szCs w:val="16"/>
              </w:rPr>
            </w:pPr>
            <w:r>
              <w:rPr>
                <w:rFonts w:cs="Arial"/>
                <w:sz w:val="16"/>
                <w:szCs w:val="16"/>
              </w:rPr>
              <w:t>2</w:t>
            </w:r>
          </w:p>
        </w:tc>
        <w:tc>
          <w:tcPr>
            <w:tcW w:w="1296" w:type="dxa"/>
            <w:shd w:val="clear" w:color="auto" w:fill="auto"/>
            <w:vAlign w:val="center"/>
          </w:tcPr>
          <w:p w14:paraId="209BA056" w14:textId="3AC21DA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0D62D6B8" w14:textId="43F8F40D"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23D3F6CC" w14:textId="40B762C6"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15AFB6CF" w14:textId="56552DC7"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1104D1FF" w14:textId="1CCA220F"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00F8D49B" w14:textId="1189491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r>
      <w:tr w:rsidR="00A62009" w:rsidRPr="00A62009" w14:paraId="5CD2116E"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7172004E" w14:textId="49F02D25" w:rsidR="00A62009" w:rsidRPr="00A62009" w:rsidRDefault="00ED333D" w:rsidP="00996739">
            <w:pPr>
              <w:spacing w:line="240" w:lineRule="auto"/>
              <w:jc w:val="center"/>
              <w:rPr>
                <w:rFonts w:cs="Arial"/>
                <w:sz w:val="16"/>
                <w:szCs w:val="16"/>
              </w:rPr>
            </w:pPr>
            <w:r>
              <w:rPr>
                <w:rFonts w:cs="Arial"/>
                <w:sz w:val="16"/>
                <w:szCs w:val="16"/>
              </w:rPr>
              <w:t>3</w:t>
            </w:r>
          </w:p>
        </w:tc>
        <w:tc>
          <w:tcPr>
            <w:tcW w:w="1296" w:type="dxa"/>
            <w:shd w:val="clear" w:color="auto" w:fill="auto"/>
            <w:vAlign w:val="center"/>
          </w:tcPr>
          <w:p w14:paraId="3D82A3E0" w14:textId="5AC6585D"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57D5A5CF" w14:textId="0638D389"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3A46E372" w14:textId="4D17E9E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4C905FCF" w14:textId="29748F5E"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59B86868" w14:textId="77ACE42F"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128A4051" w14:textId="3EBAD38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r>
      <w:tr w:rsidR="00A62009" w:rsidRPr="00A62009" w14:paraId="0131D2BF"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01F39709" w14:textId="1E00BF1B" w:rsidR="00A62009" w:rsidRPr="00A62009" w:rsidRDefault="00ED333D" w:rsidP="00996739">
            <w:pPr>
              <w:spacing w:line="240" w:lineRule="auto"/>
              <w:jc w:val="center"/>
              <w:rPr>
                <w:rFonts w:cs="Arial"/>
                <w:sz w:val="16"/>
                <w:szCs w:val="16"/>
              </w:rPr>
            </w:pPr>
            <w:r>
              <w:rPr>
                <w:rFonts w:cs="Arial"/>
                <w:sz w:val="16"/>
                <w:szCs w:val="16"/>
              </w:rPr>
              <w:t>4</w:t>
            </w:r>
          </w:p>
        </w:tc>
        <w:tc>
          <w:tcPr>
            <w:tcW w:w="1296" w:type="dxa"/>
            <w:shd w:val="clear" w:color="auto" w:fill="auto"/>
            <w:vAlign w:val="center"/>
          </w:tcPr>
          <w:p w14:paraId="78F5E139" w14:textId="20512CEC"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0BCE4751" w14:textId="65351586"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03929F5C" w14:textId="4087B3EF"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2AF830FD" w14:textId="310EB423"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0E7C25F7" w14:textId="1C21742A"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4BC93638" w14:textId="4A7233BE"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r>
      <w:tr w:rsidR="00A62009" w:rsidRPr="00A62009" w14:paraId="4E523CFA"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6F6E990A" w14:textId="1DB04068" w:rsidR="00A62009" w:rsidRPr="00A62009" w:rsidRDefault="00ED333D" w:rsidP="00996739">
            <w:pPr>
              <w:spacing w:line="240" w:lineRule="auto"/>
              <w:jc w:val="center"/>
              <w:rPr>
                <w:rFonts w:cs="Arial"/>
                <w:sz w:val="16"/>
                <w:szCs w:val="16"/>
              </w:rPr>
            </w:pPr>
            <w:r>
              <w:rPr>
                <w:rFonts w:cs="Arial"/>
                <w:sz w:val="16"/>
                <w:szCs w:val="16"/>
              </w:rPr>
              <w:t>5</w:t>
            </w:r>
          </w:p>
        </w:tc>
        <w:tc>
          <w:tcPr>
            <w:tcW w:w="1296" w:type="dxa"/>
            <w:shd w:val="clear" w:color="auto" w:fill="auto"/>
            <w:vAlign w:val="center"/>
          </w:tcPr>
          <w:p w14:paraId="00F2028F" w14:textId="1A37DA9D"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5F58D295" w14:textId="6BCA83A9"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6D938587" w14:textId="5329E74D"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4F768AD2" w14:textId="099B4706"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11B88105" w14:textId="250060B0"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6E3A516A" w14:textId="1A89F98F"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r>
      <w:tr w:rsidR="00A62009" w:rsidRPr="00A62009" w14:paraId="76FF4B5C"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6A4E90B8" w14:textId="0DA3A835" w:rsidR="00A62009" w:rsidRPr="00A62009" w:rsidRDefault="00ED333D" w:rsidP="00996739">
            <w:pPr>
              <w:spacing w:line="240" w:lineRule="auto"/>
              <w:jc w:val="center"/>
              <w:rPr>
                <w:rFonts w:cs="Arial"/>
                <w:sz w:val="16"/>
                <w:szCs w:val="16"/>
              </w:rPr>
            </w:pPr>
            <w:r>
              <w:rPr>
                <w:rFonts w:cs="Arial"/>
                <w:sz w:val="16"/>
                <w:szCs w:val="16"/>
              </w:rPr>
              <w:t>6</w:t>
            </w:r>
          </w:p>
        </w:tc>
        <w:tc>
          <w:tcPr>
            <w:tcW w:w="1296" w:type="dxa"/>
            <w:shd w:val="clear" w:color="auto" w:fill="auto"/>
            <w:vAlign w:val="center"/>
          </w:tcPr>
          <w:p w14:paraId="6312CA65" w14:textId="3A37B093"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62EB5F94" w14:textId="057DD823"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7ABE9744" w14:textId="47D97D4C"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7CBDF81F" w14:textId="7DA8AA7E"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1EE4B72C" w14:textId="4AA19477"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4753DAD7" w14:textId="33C97A44"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r>
      <w:tr w:rsidR="00A62009" w:rsidRPr="00A62009" w14:paraId="11CBA584"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7A0C4DC2" w14:textId="5A78A53C" w:rsidR="00A62009" w:rsidRPr="00A62009" w:rsidRDefault="00ED333D" w:rsidP="00996739">
            <w:pPr>
              <w:spacing w:line="240" w:lineRule="auto"/>
              <w:jc w:val="center"/>
              <w:rPr>
                <w:rFonts w:cs="Arial"/>
                <w:sz w:val="16"/>
                <w:szCs w:val="16"/>
              </w:rPr>
            </w:pPr>
            <w:r>
              <w:rPr>
                <w:rFonts w:cs="Arial"/>
                <w:sz w:val="16"/>
                <w:szCs w:val="16"/>
              </w:rPr>
              <w:t>7</w:t>
            </w:r>
          </w:p>
        </w:tc>
        <w:tc>
          <w:tcPr>
            <w:tcW w:w="1296" w:type="dxa"/>
            <w:shd w:val="clear" w:color="auto" w:fill="auto"/>
            <w:vAlign w:val="center"/>
          </w:tcPr>
          <w:p w14:paraId="450FF1E7" w14:textId="53643ECB"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0FC01073" w14:textId="47C9E58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5643C3F9" w14:textId="27769E6B"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00C20A24" w14:textId="0CA841D2"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2F0BC306" w14:textId="2DF1CBB0"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71457CA4" w14:textId="301FF3D5"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r>
      <w:tr w:rsidR="00A62009" w:rsidRPr="00A62009" w14:paraId="0FE3AE95"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4E03ED17" w14:textId="6167E089" w:rsidR="00A62009" w:rsidRPr="00A62009" w:rsidRDefault="00ED333D" w:rsidP="00996739">
            <w:pPr>
              <w:spacing w:line="240" w:lineRule="auto"/>
              <w:jc w:val="center"/>
              <w:rPr>
                <w:rFonts w:cs="Arial"/>
                <w:sz w:val="16"/>
                <w:szCs w:val="16"/>
              </w:rPr>
            </w:pPr>
            <w:r>
              <w:rPr>
                <w:rFonts w:cs="Arial"/>
                <w:sz w:val="16"/>
                <w:szCs w:val="16"/>
              </w:rPr>
              <w:t>8</w:t>
            </w:r>
          </w:p>
        </w:tc>
        <w:tc>
          <w:tcPr>
            <w:tcW w:w="1296" w:type="dxa"/>
            <w:shd w:val="clear" w:color="auto" w:fill="auto"/>
            <w:vAlign w:val="center"/>
          </w:tcPr>
          <w:p w14:paraId="07AB76E2" w14:textId="54DA0480"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57FC6250" w14:textId="4AEB7F56"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08548955" w14:textId="4780E21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2E25356E" w14:textId="366EF3CF"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647F9599" w14:textId="598C2969"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0D9B0A38" w14:textId="711D797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r>
      <w:tr w:rsidR="00A62009" w:rsidRPr="00A62009" w14:paraId="53884608"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529F42D0" w14:textId="691DDDA1" w:rsidR="00A62009" w:rsidRPr="00A62009" w:rsidRDefault="00ED333D" w:rsidP="00996739">
            <w:pPr>
              <w:spacing w:line="240" w:lineRule="auto"/>
              <w:jc w:val="center"/>
              <w:rPr>
                <w:rFonts w:cs="Arial"/>
                <w:sz w:val="16"/>
                <w:szCs w:val="16"/>
              </w:rPr>
            </w:pPr>
            <w:r>
              <w:rPr>
                <w:rFonts w:cs="Arial"/>
                <w:sz w:val="16"/>
                <w:szCs w:val="16"/>
              </w:rPr>
              <w:t>9</w:t>
            </w:r>
          </w:p>
        </w:tc>
        <w:tc>
          <w:tcPr>
            <w:tcW w:w="1296" w:type="dxa"/>
            <w:shd w:val="clear" w:color="auto" w:fill="auto"/>
            <w:vAlign w:val="center"/>
          </w:tcPr>
          <w:p w14:paraId="42D30D57" w14:textId="12CA69CF"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35B38C09" w14:textId="7A49E311"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44100F69" w14:textId="7F98FE34"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372BF654" w14:textId="2B5D1AFC"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2C95BD6C" w14:textId="2DE10665"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0790A7F6" w14:textId="2CBF2A28"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r>
      <w:tr w:rsidR="00A62009" w:rsidRPr="00A62009" w14:paraId="5AA9685C"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50A8BBC6" w14:textId="39CC5EFA" w:rsidR="00A62009" w:rsidRPr="00A62009" w:rsidRDefault="00ED333D" w:rsidP="00996739">
            <w:pPr>
              <w:spacing w:line="240" w:lineRule="auto"/>
              <w:jc w:val="center"/>
              <w:rPr>
                <w:rFonts w:cs="Arial"/>
                <w:sz w:val="16"/>
                <w:szCs w:val="16"/>
              </w:rPr>
            </w:pPr>
            <w:r>
              <w:rPr>
                <w:rFonts w:cs="Arial"/>
                <w:sz w:val="16"/>
                <w:szCs w:val="16"/>
              </w:rPr>
              <w:t>10</w:t>
            </w:r>
          </w:p>
        </w:tc>
        <w:tc>
          <w:tcPr>
            <w:tcW w:w="1296" w:type="dxa"/>
            <w:shd w:val="clear" w:color="auto" w:fill="auto"/>
            <w:vAlign w:val="center"/>
          </w:tcPr>
          <w:p w14:paraId="74386DCC" w14:textId="3CC115BA"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33D92744" w14:textId="566B4833"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2CC434CB" w14:textId="6CBDBF3D"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7E2A2875" w14:textId="465E8AE2"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325F131B" w14:textId="3402E688"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046CBD5E" w14:textId="6E52AE7E"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r>
      <w:tr w:rsidR="00A62009" w:rsidRPr="00A62009" w14:paraId="22352FB0"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73F3AE8F" w14:textId="70646F77" w:rsidR="00A62009" w:rsidRPr="00A62009" w:rsidRDefault="00ED333D" w:rsidP="00996739">
            <w:pPr>
              <w:spacing w:line="240" w:lineRule="auto"/>
              <w:jc w:val="center"/>
              <w:rPr>
                <w:rFonts w:cs="Arial"/>
                <w:sz w:val="16"/>
                <w:szCs w:val="16"/>
              </w:rPr>
            </w:pPr>
            <w:r>
              <w:rPr>
                <w:rFonts w:cs="Arial"/>
                <w:sz w:val="16"/>
                <w:szCs w:val="16"/>
              </w:rPr>
              <w:t>11</w:t>
            </w:r>
          </w:p>
        </w:tc>
        <w:tc>
          <w:tcPr>
            <w:tcW w:w="1296" w:type="dxa"/>
            <w:shd w:val="clear" w:color="auto" w:fill="auto"/>
            <w:vAlign w:val="center"/>
          </w:tcPr>
          <w:p w14:paraId="667C867A" w14:textId="74FD15BA"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523FF121" w14:textId="2C37677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7A124DA9" w14:textId="6488696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2B3A41F5" w14:textId="603FE729"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75012DB1" w14:textId="0E93F4D4"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4942C966" w14:textId="5D240FD4"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r>
      <w:tr w:rsidR="00A62009" w:rsidRPr="00A62009" w14:paraId="6CDBE9DC"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4E4B2587" w14:textId="3AFFC736" w:rsidR="00A62009" w:rsidRPr="00A62009" w:rsidRDefault="00ED333D" w:rsidP="00996739">
            <w:pPr>
              <w:spacing w:line="240" w:lineRule="auto"/>
              <w:jc w:val="center"/>
              <w:rPr>
                <w:rFonts w:cs="Arial"/>
                <w:sz w:val="16"/>
                <w:szCs w:val="16"/>
              </w:rPr>
            </w:pPr>
            <w:r>
              <w:rPr>
                <w:rFonts w:cs="Arial"/>
                <w:sz w:val="16"/>
                <w:szCs w:val="16"/>
              </w:rPr>
              <w:t>12</w:t>
            </w:r>
          </w:p>
        </w:tc>
        <w:tc>
          <w:tcPr>
            <w:tcW w:w="1296" w:type="dxa"/>
            <w:shd w:val="clear" w:color="auto" w:fill="auto"/>
            <w:vAlign w:val="center"/>
          </w:tcPr>
          <w:p w14:paraId="33EB7D6B" w14:textId="4B80154D"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6C372F63" w14:textId="0BBE0A49"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1C21C7AD" w14:textId="149D47CC"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56F6021A" w14:textId="70D81634"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36BB7983" w14:textId="2CD8B277"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513156CD" w14:textId="10435686"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r>
      <w:tr w:rsidR="00A62009" w:rsidRPr="00A62009" w14:paraId="5426A6B7"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46D55C17" w14:textId="018A412E" w:rsidR="00A62009" w:rsidRPr="00A62009" w:rsidRDefault="00ED333D" w:rsidP="00996739">
            <w:pPr>
              <w:spacing w:line="240" w:lineRule="auto"/>
              <w:jc w:val="center"/>
              <w:rPr>
                <w:rFonts w:cs="Arial"/>
                <w:sz w:val="16"/>
                <w:szCs w:val="16"/>
              </w:rPr>
            </w:pPr>
            <w:r>
              <w:rPr>
                <w:rFonts w:cs="Arial"/>
                <w:sz w:val="16"/>
                <w:szCs w:val="16"/>
              </w:rPr>
              <w:t>13</w:t>
            </w:r>
          </w:p>
        </w:tc>
        <w:tc>
          <w:tcPr>
            <w:tcW w:w="1296" w:type="dxa"/>
            <w:shd w:val="clear" w:color="auto" w:fill="auto"/>
            <w:vAlign w:val="center"/>
          </w:tcPr>
          <w:p w14:paraId="023AAD42" w14:textId="025B1D9D"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20157AB8" w14:textId="7C8BB5B9"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7311B218" w14:textId="16C76210"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08EA3DFB" w14:textId="7A09C0EC"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1D587205" w14:textId="633B1804"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651AE741" w14:textId="6D153C1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r>
      <w:tr w:rsidR="00A62009" w:rsidRPr="00A62009" w14:paraId="405DAF8C" w14:textId="77777777" w:rsidTr="00EB10B0">
        <w:trPr>
          <w:cantSplit/>
          <w:trHeight w:val="284"/>
        </w:trPr>
        <w:tc>
          <w:tcPr>
            <w:cnfStyle w:val="001000000000" w:firstRow="0" w:lastRow="0" w:firstColumn="1" w:lastColumn="0" w:oddVBand="0" w:evenVBand="0" w:oddHBand="0" w:evenHBand="0" w:firstRowFirstColumn="0" w:firstRowLastColumn="0" w:lastRowFirstColumn="0" w:lastRowLastColumn="0"/>
            <w:tcW w:w="1296" w:type="dxa"/>
            <w:shd w:val="clear" w:color="auto" w:fill="auto"/>
            <w:vAlign w:val="center"/>
          </w:tcPr>
          <w:p w14:paraId="398FB38F" w14:textId="2FF33E08" w:rsidR="00A62009" w:rsidRPr="00A62009" w:rsidRDefault="00ED333D" w:rsidP="00996739">
            <w:pPr>
              <w:spacing w:line="240" w:lineRule="auto"/>
              <w:jc w:val="center"/>
              <w:rPr>
                <w:rFonts w:cs="Arial"/>
                <w:sz w:val="16"/>
                <w:szCs w:val="16"/>
              </w:rPr>
            </w:pPr>
            <w:r>
              <w:rPr>
                <w:rFonts w:cs="Arial"/>
                <w:sz w:val="16"/>
                <w:szCs w:val="16"/>
              </w:rPr>
              <w:t>14</w:t>
            </w:r>
          </w:p>
        </w:tc>
        <w:tc>
          <w:tcPr>
            <w:tcW w:w="1296" w:type="dxa"/>
            <w:shd w:val="clear" w:color="auto" w:fill="auto"/>
            <w:vAlign w:val="center"/>
          </w:tcPr>
          <w:p w14:paraId="58E83A55" w14:textId="62AE90F2"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6012B05C" w14:textId="5DFB916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shd w:val="clear" w:color="auto" w:fill="auto"/>
            <w:vAlign w:val="center"/>
          </w:tcPr>
          <w:p w14:paraId="48049F53" w14:textId="1706993B"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74610E30" w14:textId="73311A5D"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c>
          <w:tcPr>
            <w:tcW w:w="1296" w:type="dxa"/>
            <w:shd w:val="clear" w:color="auto" w:fill="auto"/>
            <w:vAlign w:val="center"/>
          </w:tcPr>
          <w:p w14:paraId="4A6A3BE0" w14:textId="3DCD48E3"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shd w:val="clear" w:color="auto" w:fill="auto"/>
            <w:vAlign w:val="center"/>
          </w:tcPr>
          <w:p w14:paraId="6887E4B4" w14:textId="077203E9" w:rsidR="00A62009" w:rsidRPr="00A62009" w:rsidRDefault="00A62009" w:rsidP="009967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r>
      <w:tr w:rsidR="00A62009" w:rsidRPr="00A62009" w14:paraId="4782EC31" w14:textId="77777777" w:rsidTr="00EB10B0">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1296" w:type="dxa"/>
            <w:tcBorders>
              <w:bottom w:val="single" w:sz="12" w:space="0" w:color="auto"/>
            </w:tcBorders>
            <w:shd w:val="clear" w:color="auto" w:fill="auto"/>
            <w:vAlign w:val="center"/>
          </w:tcPr>
          <w:p w14:paraId="1B3BE0C0" w14:textId="219F74DA" w:rsidR="00A62009" w:rsidRPr="00A62009" w:rsidRDefault="00ED333D" w:rsidP="00996739">
            <w:pPr>
              <w:spacing w:line="240" w:lineRule="auto"/>
              <w:jc w:val="center"/>
              <w:rPr>
                <w:rFonts w:cs="Arial"/>
                <w:sz w:val="16"/>
                <w:szCs w:val="16"/>
              </w:rPr>
            </w:pPr>
            <w:r>
              <w:rPr>
                <w:rFonts w:cs="Arial"/>
                <w:sz w:val="16"/>
                <w:szCs w:val="16"/>
              </w:rPr>
              <w:t>15</w:t>
            </w:r>
          </w:p>
        </w:tc>
        <w:tc>
          <w:tcPr>
            <w:tcW w:w="1296" w:type="dxa"/>
            <w:tcBorders>
              <w:bottom w:val="single" w:sz="12" w:space="0" w:color="auto"/>
            </w:tcBorders>
            <w:shd w:val="clear" w:color="auto" w:fill="auto"/>
            <w:vAlign w:val="center"/>
          </w:tcPr>
          <w:p w14:paraId="6329DFAB" w14:textId="3C0CB426"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bottom w:val="single" w:sz="12" w:space="0" w:color="auto"/>
            </w:tcBorders>
            <w:shd w:val="clear" w:color="auto" w:fill="auto"/>
            <w:vAlign w:val="center"/>
          </w:tcPr>
          <w:p w14:paraId="58768C9E" w14:textId="4E67D99D"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bottom w:val="single" w:sz="12" w:space="0" w:color="auto"/>
            </w:tcBorders>
            <w:shd w:val="clear" w:color="auto" w:fill="auto"/>
            <w:vAlign w:val="center"/>
          </w:tcPr>
          <w:p w14:paraId="56FD8002" w14:textId="011444A4"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bottom w:val="single" w:sz="12" w:space="0" w:color="auto"/>
            </w:tcBorders>
            <w:shd w:val="clear" w:color="auto" w:fill="auto"/>
            <w:vAlign w:val="center"/>
          </w:tcPr>
          <w:p w14:paraId="5624BB2B" w14:textId="0199EA93"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001</w:t>
            </w:r>
          </w:p>
        </w:tc>
        <w:tc>
          <w:tcPr>
            <w:tcW w:w="1296" w:type="dxa"/>
            <w:tcBorders>
              <w:bottom w:val="single" w:sz="12" w:space="0" w:color="auto"/>
            </w:tcBorders>
            <w:shd w:val="clear" w:color="auto" w:fill="auto"/>
            <w:vAlign w:val="center"/>
          </w:tcPr>
          <w:p w14:paraId="5A2D56C8" w14:textId="08C8B637"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100</w:t>
            </w:r>
          </w:p>
        </w:tc>
        <w:tc>
          <w:tcPr>
            <w:tcW w:w="1296" w:type="dxa"/>
            <w:tcBorders>
              <w:bottom w:val="single" w:sz="12" w:space="0" w:color="auto"/>
            </w:tcBorders>
            <w:shd w:val="clear" w:color="auto" w:fill="auto"/>
            <w:vAlign w:val="center"/>
          </w:tcPr>
          <w:p w14:paraId="186721A8" w14:textId="17030C6C" w:rsidR="00A62009" w:rsidRPr="00A62009" w:rsidRDefault="00A62009" w:rsidP="00996739">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Cs/>
                <w:color w:val="000000"/>
                <w:sz w:val="16"/>
                <w:szCs w:val="16"/>
              </w:rPr>
            </w:pPr>
            <w:r w:rsidRPr="00A62009">
              <w:rPr>
                <w:rFonts w:cs="Arial"/>
                <w:bCs/>
                <w:color w:val="000000"/>
                <w:sz w:val="16"/>
                <w:szCs w:val="16"/>
              </w:rPr>
              <w:t>010</w:t>
            </w:r>
          </w:p>
        </w:tc>
      </w:tr>
    </w:tbl>
    <w:p w14:paraId="76B6FE8C" w14:textId="77777777" w:rsidR="00802235" w:rsidRDefault="00802235" w:rsidP="00802235">
      <w:pPr>
        <w:rPr>
          <w:rFonts w:cs="Arial"/>
          <w:szCs w:val="24"/>
        </w:rPr>
      </w:pPr>
    </w:p>
    <w:p w14:paraId="47B541D9" w14:textId="593B99AC" w:rsidR="00ED333D" w:rsidRDefault="00DB6BD1" w:rsidP="006F6C51">
      <w:pPr>
        <w:ind w:firstLine="1134"/>
        <w:rPr>
          <w:rFonts w:cs="Arial"/>
          <w:szCs w:val="24"/>
        </w:rPr>
      </w:pPr>
      <w:r>
        <w:rPr>
          <w:rFonts w:cs="Arial"/>
          <w:szCs w:val="24"/>
        </w:rPr>
        <w:t xml:space="preserve">O primeiro passo então seria transformar nossa tabela de padrão de respostas em uma matriz de padrão de respostas, que chamaremos de </w:t>
      </w:r>
      <m:oMath>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n,m</m:t>
            </m:r>
          </m:sub>
        </m:sSub>
      </m:oMath>
      <w:r>
        <w:rPr>
          <w:rFonts w:cs="Arial"/>
          <w:szCs w:val="24"/>
        </w:rPr>
        <w:t>, onde n é o número de linhas</w:t>
      </w:r>
      <w:r w:rsidR="00F30ADF">
        <w:rPr>
          <w:rFonts w:cs="Arial"/>
          <w:szCs w:val="24"/>
        </w:rPr>
        <w:t>, que representam as transações</w:t>
      </w:r>
      <w:r>
        <w:rPr>
          <w:rFonts w:cs="Arial"/>
          <w:szCs w:val="24"/>
        </w:rPr>
        <w:t xml:space="preserve"> </w:t>
      </w:r>
      <w:r w:rsidR="00F30ADF">
        <w:rPr>
          <w:rFonts w:cs="Arial"/>
          <w:szCs w:val="24"/>
        </w:rPr>
        <w:t xml:space="preserve">(15), </w:t>
      </w:r>
      <w:r>
        <w:rPr>
          <w:rFonts w:cs="Arial"/>
          <w:szCs w:val="24"/>
        </w:rPr>
        <w:t>e m o número de colunas</w:t>
      </w:r>
      <w:r w:rsidR="00F30ADF">
        <w:rPr>
          <w:rFonts w:cs="Arial"/>
          <w:szCs w:val="24"/>
        </w:rPr>
        <w:t>, que representam os itens (18)</w:t>
      </w:r>
      <w:r>
        <w:rPr>
          <w:rFonts w:cs="Arial"/>
          <w:szCs w:val="24"/>
        </w:rPr>
        <w:t>. A matriz pode ser visualizada na</w:t>
      </w:r>
      <w:r w:rsidR="00A300A1">
        <w:rPr>
          <w:rFonts w:cs="Arial"/>
          <w:szCs w:val="24"/>
        </w:rPr>
        <w:t xml:space="preserve"> </w:t>
      </w:r>
      <w:r w:rsidR="00A300A1">
        <w:rPr>
          <w:rFonts w:cs="Arial"/>
          <w:szCs w:val="24"/>
        </w:rPr>
        <w:fldChar w:fldCharType="begin"/>
      </w:r>
      <w:r w:rsidR="00A300A1">
        <w:rPr>
          <w:rFonts w:cs="Arial"/>
          <w:szCs w:val="24"/>
        </w:rPr>
        <w:instrText xml:space="preserve"> REF _Ref509414893 \h </w:instrText>
      </w:r>
      <w:r w:rsidR="00A300A1">
        <w:rPr>
          <w:rFonts w:cs="Arial"/>
          <w:szCs w:val="24"/>
        </w:rPr>
      </w:r>
      <w:r w:rsidR="00A300A1">
        <w:rPr>
          <w:rFonts w:cs="Arial"/>
          <w:szCs w:val="24"/>
        </w:rPr>
        <w:fldChar w:fldCharType="separate"/>
      </w:r>
      <w:r w:rsidR="001A2446">
        <w:t>t</w:t>
      </w:r>
      <w:r w:rsidR="00D05DD2">
        <w:t xml:space="preserve">abela </w:t>
      </w:r>
      <w:r w:rsidR="00D05DD2">
        <w:rPr>
          <w:noProof/>
        </w:rPr>
        <w:t>2</w:t>
      </w:r>
      <w:r w:rsidR="00A300A1">
        <w:rPr>
          <w:rFonts w:cs="Arial"/>
          <w:szCs w:val="24"/>
        </w:rPr>
        <w:fldChar w:fldCharType="end"/>
      </w:r>
      <w:r>
        <w:rPr>
          <w:rFonts w:cs="Arial"/>
          <w:szCs w:val="24"/>
        </w:rPr>
        <w:t>.</w:t>
      </w:r>
    </w:p>
    <w:p w14:paraId="165CDCE9" w14:textId="77777777" w:rsidR="00EB10B0" w:rsidRDefault="00EB10B0" w:rsidP="006F6C51">
      <w:pPr>
        <w:ind w:firstLine="1134"/>
        <w:rPr>
          <w:rFonts w:cs="Arial"/>
          <w:szCs w:val="24"/>
        </w:rPr>
      </w:pPr>
    </w:p>
    <w:p w14:paraId="5B2028F2" w14:textId="3D7B5A89" w:rsidR="008745C8" w:rsidRDefault="008745C8" w:rsidP="008745C8">
      <w:pPr>
        <w:pStyle w:val="Legenda"/>
        <w:keepNext/>
      </w:pPr>
      <w:bookmarkStart w:id="115" w:name="_Ref509414893"/>
      <w:bookmarkStart w:id="116" w:name="_Toc509838590"/>
      <w:r>
        <w:t xml:space="preserve">Tabela </w:t>
      </w:r>
      <w:fldSimple w:instr=" SEQ Tabela \* ARABIC ">
        <w:r w:rsidR="00D05DD2">
          <w:rPr>
            <w:noProof/>
          </w:rPr>
          <w:t>2</w:t>
        </w:r>
      </w:fldSimple>
      <w:bookmarkEnd w:id="115"/>
      <w:r>
        <w:t xml:space="preserve"> - Matriz de padrão de respostas (</w:t>
      </w:r>
      <m:oMath>
        <m:sSub>
          <m:sSubPr>
            <m:ctrlPr>
              <w:rPr>
                <w:rFonts w:ascii="Cambria Math" w:hAnsi="Cambria Math"/>
                <w:i/>
              </w:rPr>
            </m:ctrlPr>
          </m:sSubPr>
          <m:e>
            <m:r>
              <w:rPr>
                <w:rFonts w:ascii="Cambria Math" w:hAnsi="Cambria Math"/>
              </w:rPr>
              <m:t>F</m:t>
            </m:r>
          </m:e>
          <m:sub>
            <m:r>
              <w:rPr>
                <w:rFonts w:ascii="Cambria Math" w:hAnsi="Cambria Math"/>
              </w:rPr>
              <m:t>n,m</m:t>
            </m:r>
          </m:sub>
        </m:sSub>
      </m:oMath>
      <w:r>
        <w:t>) gerada através da tabela de padrão de respostas.</w:t>
      </w:r>
      <w:bookmarkEnd w:id="116"/>
    </w:p>
    <w:tbl>
      <w:tblPr>
        <w:tblW w:w="9072" w:type="dxa"/>
        <w:tblLayout w:type="fixed"/>
        <w:tblCellMar>
          <w:left w:w="70" w:type="dxa"/>
          <w:right w:w="70" w:type="dxa"/>
        </w:tblCellMar>
        <w:tblLook w:val="04A0" w:firstRow="1" w:lastRow="0" w:firstColumn="1" w:lastColumn="0" w:noHBand="0" w:noVBand="1"/>
      </w:tblPr>
      <w:tblGrid>
        <w:gridCol w:w="1084"/>
        <w:gridCol w:w="443"/>
        <w:gridCol w:w="444"/>
        <w:gridCol w:w="444"/>
        <w:gridCol w:w="444"/>
        <w:gridCol w:w="443"/>
        <w:gridCol w:w="444"/>
        <w:gridCol w:w="444"/>
        <w:gridCol w:w="444"/>
        <w:gridCol w:w="444"/>
        <w:gridCol w:w="443"/>
        <w:gridCol w:w="444"/>
        <w:gridCol w:w="444"/>
        <w:gridCol w:w="444"/>
        <w:gridCol w:w="443"/>
        <w:gridCol w:w="444"/>
        <w:gridCol w:w="444"/>
        <w:gridCol w:w="444"/>
        <w:gridCol w:w="444"/>
      </w:tblGrid>
      <w:tr w:rsidR="00516072" w:rsidRPr="00516072" w14:paraId="57334425" w14:textId="77777777" w:rsidTr="00CC2C0B">
        <w:trPr>
          <w:cantSplit/>
          <w:trHeight w:val="300"/>
        </w:trPr>
        <w:tc>
          <w:tcPr>
            <w:tcW w:w="1084" w:type="dxa"/>
            <w:tcBorders>
              <w:top w:val="single" w:sz="12" w:space="0" w:color="auto"/>
            </w:tcBorders>
            <w:shd w:val="clear" w:color="auto" w:fill="auto"/>
            <w:noWrap/>
            <w:vAlign w:val="center"/>
            <w:hideMark/>
          </w:tcPr>
          <w:p w14:paraId="4C63A25D" w14:textId="77777777" w:rsidR="00516072" w:rsidRPr="008745C8" w:rsidRDefault="00516072" w:rsidP="008745C8">
            <w:pPr>
              <w:spacing w:line="240" w:lineRule="auto"/>
              <w:jc w:val="center"/>
              <w:rPr>
                <w:rFonts w:cs="Arial"/>
                <w:b/>
                <w:sz w:val="16"/>
                <w:szCs w:val="16"/>
              </w:rPr>
            </w:pPr>
          </w:p>
        </w:tc>
        <w:tc>
          <w:tcPr>
            <w:tcW w:w="7988" w:type="dxa"/>
            <w:gridSpan w:val="18"/>
            <w:tcBorders>
              <w:top w:val="single" w:sz="12" w:space="0" w:color="auto"/>
            </w:tcBorders>
            <w:shd w:val="clear" w:color="auto" w:fill="auto"/>
            <w:noWrap/>
            <w:vAlign w:val="center"/>
            <w:hideMark/>
          </w:tcPr>
          <w:p w14:paraId="2558B562" w14:textId="75FC8811" w:rsidR="00516072" w:rsidRPr="008745C8" w:rsidRDefault="00D01E8B" w:rsidP="008745C8">
            <w:pPr>
              <w:spacing w:line="240" w:lineRule="auto"/>
              <w:jc w:val="center"/>
              <w:rPr>
                <w:rFonts w:cs="Arial"/>
                <w:b/>
                <w:sz w:val="16"/>
                <w:szCs w:val="16"/>
              </w:rPr>
            </w:pPr>
            <w:r>
              <w:rPr>
                <w:rFonts w:cs="Arial"/>
                <w:b/>
                <w:sz w:val="16"/>
                <w:szCs w:val="16"/>
              </w:rPr>
              <w:t>Itens</w:t>
            </w:r>
          </w:p>
        </w:tc>
      </w:tr>
      <w:tr w:rsidR="00516072" w:rsidRPr="00516072" w14:paraId="3AC65427" w14:textId="77777777" w:rsidTr="00CC2C0B">
        <w:trPr>
          <w:cantSplit/>
          <w:trHeight w:val="300"/>
        </w:trPr>
        <w:tc>
          <w:tcPr>
            <w:tcW w:w="1084" w:type="dxa"/>
            <w:tcBorders>
              <w:bottom w:val="single" w:sz="2" w:space="0" w:color="auto"/>
            </w:tcBorders>
            <w:shd w:val="clear" w:color="auto" w:fill="auto"/>
            <w:noWrap/>
            <w:vAlign w:val="center"/>
            <w:hideMark/>
          </w:tcPr>
          <w:p w14:paraId="64CA2D96" w14:textId="7B997D83" w:rsidR="00516072" w:rsidRPr="008745C8" w:rsidRDefault="00D01E8B" w:rsidP="00A300A1">
            <w:pPr>
              <w:spacing w:line="240" w:lineRule="auto"/>
              <w:jc w:val="center"/>
              <w:rPr>
                <w:rFonts w:cs="Arial"/>
                <w:b/>
                <w:sz w:val="16"/>
                <w:szCs w:val="16"/>
              </w:rPr>
            </w:pPr>
            <w:r>
              <w:rPr>
                <w:rFonts w:cs="Arial"/>
                <w:b/>
                <w:sz w:val="16"/>
                <w:szCs w:val="16"/>
              </w:rPr>
              <w:t>Transações</w:t>
            </w:r>
          </w:p>
        </w:tc>
        <w:tc>
          <w:tcPr>
            <w:tcW w:w="443" w:type="dxa"/>
            <w:tcBorders>
              <w:top w:val="single" w:sz="2" w:space="0" w:color="auto"/>
              <w:bottom w:val="single" w:sz="2" w:space="0" w:color="auto"/>
            </w:tcBorders>
            <w:shd w:val="clear" w:color="auto" w:fill="auto"/>
            <w:noWrap/>
            <w:vAlign w:val="center"/>
            <w:hideMark/>
          </w:tcPr>
          <w:p w14:paraId="3B43ADC8" w14:textId="1A23F939" w:rsidR="00516072" w:rsidRPr="008745C8" w:rsidRDefault="008745C8" w:rsidP="008745C8">
            <w:pPr>
              <w:spacing w:line="240" w:lineRule="auto"/>
              <w:jc w:val="center"/>
              <w:rPr>
                <w:rFonts w:cs="Arial"/>
                <w:b/>
                <w:sz w:val="16"/>
                <w:szCs w:val="16"/>
              </w:rPr>
            </w:pPr>
            <w:r>
              <w:rPr>
                <w:rFonts w:cs="Arial"/>
                <w:b/>
                <w:sz w:val="16"/>
                <w:szCs w:val="16"/>
              </w:rPr>
              <w:t>1</w:t>
            </w:r>
          </w:p>
        </w:tc>
        <w:tc>
          <w:tcPr>
            <w:tcW w:w="444" w:type="dxa"/>
            <w:tcBorders>
              <w:top w:val="single" w:sz="2" w:space="0" w:color="auto"/>
              <w:bottom w:val="single" w:sz="2" w:space="0" w:color="auto"/>
            </w:tcBorders>
            <w:shd w:val="clear" w:color="auto" w:fill="auto"/>
            <w:noWrap/>
            <w:vAlign w:val="center"/>
          </w:tcPr>
          <w:p w14:paraId="2E6EA6C7" w14:textId="2B0FAF6B" w:rsidR="00516072" w:rsidRPr="008745C8" w:rsidRDefault="008745C8" w:rsidP="008745C8">
            <w:pPr>
              <w:spacing w:line="240" w:lineRule="auto"/>
              <w:jc w:val="center"/>
              <w:rPr>
                <w:rFonts w:cs="Arial"/>
                <w:b/>
                <w:sz w:val="16"/>
                <w:szCs w:val="16"/>
              </w:rPr>
            </w:pPr>
            <w:r>
              <w:rPr>
                <w:rFonts w:cs="Arial"/>
                <w:b/>
                <w:sz w:val="16"/>
                <w:szCs w:val="16"/>
              </w:rPr>
              <w:t>2</w:t>
            </w:r>
          </w:p>
        </w:tc>
        <w:tc>
          <w:tcPr>
            <w:tcW w:w="444" w:type="dxa"/>
            <w:tcBorders>
              <w:top w:val="single" w:sz="2" w:space="0" w:color="auto"/>
              <w:bottom w:val="single" w:sz="2" w:space="0" w:color="auto"/>
            </w:tcBorders>
            <w:shd w:val="clear" w:color="auto" w:fill="auto"/>
            <w:noWrap/>
            <w:vAlign w:val="center"/>
          </w:tcPr>
          <w:p w14:paraId="6600E0F4" w14:textId="13C95E56" w:rsidR="00516072" w:rsidRPr="008745C8" w:rsidRDefault="008745C8" w:rsidP="008745C8">
            <w:pPr>
              <w:spacing w:line="240" w:lineRule="auto"/>
              <w:jc w:val="center"/>
              <w:rPr>
                <w:rFonts w:cs="Arial"/>
                <w:b/>
                <w:sz w:val="16"/>
                <w:szCs w:val="16"/>
              </w:rPr>
            </w:pPr>
            <w:r>
              <w:rPr>
                <w:rFonts w:cs="Arial"/>
                <w:b/>
                <w:sz w:val="16"/>
                <w:szCs w:val="16"/>
              </w:rPr>
              <w:t>3</w:t>
            </w:r>
          </w:p>
        </w:tc>
        <w:tc>
          <w:tcPr>
            <w:tcW w:w="444" w:type="dxa"/>
            <w:tcBorders>
              <w:top w:val="single" w:sz="2" w:space="0" w:color="auto"/>
              <w:bottom w:val="single" w:sz="2" w:space="0" w:color="auto"/>
            </w:tcBorders>
            <w:shd w:val="clear" w:color="auto" w:fill="auto"/>
            <w:noWrap/>
            <w:vAlign w:val="center"/>
          </w:tcPr>
          <w:p w14:paraId="4AC2E77A" w14:textId="2F34C124" w:rsidR="00516072" w:rsidRPr="008745C8" w:rsidRDefault="008745C8" w:rsidP="008745C8">
            <w:pPr>
              <w:spacing w:line="240" w:lineRule="auto"/>
              <w:jc w:val="center"/>
              <w:rPr>
                <w:rFonts w:cs="Arial"/>
                <w:b/>
                <w:sz w:val="16"/>
                <w:szCs w:val="16"/>
              </w:rPr>
            </w:pPr>
            <w:r>
              <w:rPr>
                <w:rFonts w:cs="Arial"/>
                <w:b/>
                <w:sz w:val="16"/>
                <w:szCs w:val="16"/>
              </w:rPr>
              <w:t>4</w:t>
            </w:r>
          </w:p>
        </w:tc>
        <w:tc>
          <w:tcPr>
            <w:tcW w:w="443" w:type="dxa"/>
            <w:tcBorders>
              <w:top w:val="single" w:sz="2" w:space="0" w:color="auto"/>
              <w:bottom w:val="single" w:sz="2" w:space="0" w:color="auto"/>
            </w:tcBorders>
            <w:shd w:val="clear" w:color="auto" w:fill="auto"/>
            <w:noWrap/>
            <w:vAlign w:val="center"/>
          </w:tcPr>
          <w:p w14:paraId="3237104F" w14:textId="15E248E3" w:rsidR="00516072" w:rsidRPr="008745C8" w:rsidRDefault="008745C8" w:rsidP="008745C8">
            <w:pPr>
              <w:spacing w:line="240" w:lineRule="auto"/>
              <w:jc w:val="center"/>
              <w:rPr>
                <w:rFonts w:cs="Arial"/>
                <w:b/>
                <w:sz w:val="16"/>
                <w:szCs w:val="16"/>
              </w:rPr>
            </w:pPr>
            <w:r>
              <w:rPr>
                <w:rFonts w:cs="Arial"/>
                <w:b/>
                <w:sz w:val="16"/>
                <w:szCs w:val="16"/>
              </w:rPr>
              <w:t>5</w:t>
            </w:r>
          </w:p>
        </w:tc>
        <w:tc>
          <w:tcPr>
            <w:tcW w:w="444" w:type="dxa"/>
            <w:tcBorders>
              <w:top w:val="single" w:sz="2" w:space="0" w:color="auto"/>
              <w:bottom w:val="single" w:sz="2" w:space="0" w:color="auto"/>
            </w:tcBorders>
            <w:shd w:val="clear" w:color="auto" w:fill="auto"/>
            <w:noWrap/>
            <w:vAlign w:val="center"/>
          </w:tcPr>
          <w:p w14:paraId="05796A23" w14:textId="2512F8E5" w:rsidR="00516072" w:rsidRPr="008745C8" w:rsidRDefault="008745C8" w:rsidP="008745C8">
            <w:pPr>
              <w:spacing w:line="240" w:lineRule="auto"/>
              <w:jc w:val="center"/>
              <w:rPr>
                <w:rFonts w:cs="Arial"/>
                <w:b/>
                <w:sz w:val="16"/>
                <w:szCs w:val="16"/>
              </w:rPr>
            </w:pPr>
            <w:r>
              <w:rPr>
                <w:rFonts w:cs="Arial"/>
                <w:b/>
                <w:sz w:val="16"/>
                <w:szCs w:val="16"/>
              </w:rPr>
              <w:t>6</w:t>
            </w:r>
          </w:p>
        </w:tc>
        <w:tc>
          <w:tcPr>
            <w:tcW w:w="444" w:type="dxa"/>
            <w:tcBorders>
              <w:top w:val="single" w:sz="2" w:space="0" w:color="auto"/>
              <w:bottom w:val="single" w:sz="2" w:space="0" w:color="auto"/>
            </w:tcBorders>
            <w:shd w:val="clear" w:color="auto" w:fill="auto"/>
            <w:noWrap/>
            <w:vAlign w:val="center"/>
          </w:tcPr>
          <w:p w14:paraId="1DE9867A" w14:textId="63E32728" w:rsidR="00516072" w:rsidRPr="008745C8" w:rsidRDefault="008745C8" w:rsidP="008745C8">
            <w:pPr>
              <w:spacing w:line="240" w:lineRule="auto"/>
              <w:jc w:val="center"/>
              <w:rPr>
                <w:rFonts w:cs="Arial"/>
                <w:b/>
                <w:sz w:val="16"/>
                <w:szCs w:val="16"/>
              </w:rPr>
            </w:pPr>
            <w:r>
              <w:rPr>
                <w:rFonts w:cs="Arial"/>
                <w:b/>
                <w:sz w:val="16"/>
                <w:szCs w:val="16"/>
              </w:rPr>
              <w:t>7</w:t>
            </w:r>
          </w:p>
        </w:tc>
        <w:tc>
          <w:tcPr>
            <w:tcW w:w="444" w:type="dxa"/>
            <w:tcBorders>
              <w:top w:val="single" w:sz="2" w:space="0" w:color="auto"/>
              <w:bottom w:val="single" w:sz="2" w:space="0" w:color="auto"/>
            </w:tcBorders>
            <w:shd w:val="clear" w:color="auto" w:fill="auto"/>
            <w:noWrap/>
            <w:vAlign w:val="center"/>
          </w:tcPr>
          <w:p w14:paraId="22D8ADEB" w14:textId="1C620BB1" w:rsidR="00516072" w:rsidRPr="008745C8" w:rsidRDefault="008745C8" w:rsidP="008745C8">
            <w:pPr>
              <w:spacing w:line="240" w:lineRule="auto"/>
              <w:jc w:val="center"/>
              <w:rPr>
                <w:rFonts w:cs="Arial"/>
                <w:b/>
                <w:sz w:val="16"/>
                <w:szCs w:val="16"/>
              </w:rPr>
            </w:pPr>
            <w:r>
              <w:rPr>
                <w:rFonts w:cs="Arial"/>
                <w:b/>
                <w:sz w:val="16"/>
                <w:szCs w:val="16"/>
              </w:rPr>
              <w:t>8</w:t>
            </w:r>
          </w:p>
        </w:tc>
        <w:tc>
          <w:tcPr>
            <w:tcW w:w="444" w:type="dxa"/>
            <w:tcBorders>
              <w:top w:val="single" w:sz="2" w:space="0" w:color="auto"/>
              <w:bottom w:val="single" w:sz="2" w:space="0" w:color="auto"/>
            </w:tcBorders>
            <w:shd w:val="clear" w:color="auto" w:fill="auto"/>
            <w:noWrap/>
            <w:vAlign w:val="center"/>
          </w:tcPr>
          <w:p w14:paraId="6D94E1AA" w14:textId="786736D3" w:rsidR="00516072" w:rsidRPr="008745C8" w:rsidRDefault="008745C8" w:rsidP="008745C8">
            <w:pPr>
              <w:spacing w:line="240" w:lineRule="auto"/>
              <w:jc w:val="center"/>
              <w:rPr>
                <w:rFonts w:cs="Arial"/>
                <w:b/>
                <w:sz w:val="16"/>
                <w:szCs w:val="16"/>
              </w:rPr>
            </w:pPr>
            <w:r>
              <w:rPr>
                <w:rFonts w:cs="Arial"/>
                <w:b/>
                <w:sz w:val="16"/>
                <w:szCs w:val="16"/>
              </w:rPr>
              <w:t>9</w:t>
            </w:r>
          </w:p>
        </w:tc>
        <w:tc>
          <w:tcPr>
            <w:tcW w:w="443" w:type="dxa"/>
            <w:tcBorders>
              <w:top w:val="single" w:sz="2" w:space="0" w:color="auto"/>
              <w:bottom w:val="single" w:sz="2" w:space="0" w:color="auto"/>
            </w:tcBorders>
            <w:shd w:val="clear" w:color="auto" w:fill="auto"/>
            <w:noWrap/>
            <w:vAlign w:val="center"/>
          </w:tcPr>
          <w:p w14:paraId="03A23A09" w14:textId="2AAF3F54" w:rsidR="00516072" w:rsidRPr="008745C8" w:rsidRDefault="008745C8" w:rsidP="008745C8">
            <w:pPr>
              <w:spacing w:line="240" w:lineRule="auto"/>
              <w:jc w:val="center"/>
              <w:rPr>
                <w:rFonts w:cs="Arial"/>
                <w:b/>
                <w:sz w:val="16"/>
                <w:szCs w:val="16"/>
              </w:rPr>
            </w:pPr>
            <w:r>
              <w:rPr>
                <w:rFonts w:cs="Arial"/>
                <w:b/>
                <w:sz w:val="16"/>
                <w:szCs w:val="16"/>
              </w:rPr>
              <w:t>10</w:t>
            </w:r>
          </w:p>
        </w:tc>
        <w:tc>
          <w:tcPr>
            <w:tcW w:w="444" w:type="dxa"/>
            <w:tcBorders>
              <w:top w:val="single" w:sz="2" w:space="0" w:color="auto"/>
              <w:bottom w:val="single" w:sz="2" w:space="0" w:color="auto"/>
            </w:tcBorders>
            <w:shd w:val="clear" w:color="auto" w:fill="auto"/>
            <w:noWrap/>
            <w:vAlign w:val="center"/>
          </w:tcPr>
          <w:p w14:paraId="019927BE" w14:textId="201D4AF7" w:rsidR="00516072" w:rsidRPr="008745C8" w:rsidRDefault="008745C8" w:rsidP="008745C8">
            <w:pPr>
              <w:spacing w:line="240" w:lineRule="auto"/>
              <w:jc w:val="center"/>
              <w:rPr>
                <w:rFonts w:cs="Arial"/>
                <w:b/>
                <w:sz w:val="16"/>
                <w:szCs w:val="16"/>
              </w:rPr>
            </w:pPr>
            <w:r>
              <w:rPr>
                <w:rFonts w:cs="Arial"/>
                <w:b/>
                <w:sz w:val="16"/>
                <w:szCs w:val="16"/>
              </w:rPr>
              <w:t>11</w:t>
            </w:r>
          </w:p>
        </w:tc>
        <w:tc>
          <w:tcPr>
            <w:tcW w:w="444" w:type="dxa"/>
            <w:tcBorders>
              <w:top w:val="single" w:sz="2" w:space="0" w:color="auto"/>
              <w:bottom w:val="single" w:sz="2" w:space="0" w:color="auto"/>
            </w:tcBorders>
            <w:shd w:val="clear" w:color="auto" w:fill="auto"/>
            <w:noWrap/>
            <w:vAlign w:val="center"/>
          </w:tcPr>
          <w:p w14:paraId="6B96478A" w14:textId="1ED1AA38" w:rsidR="00516072" w:rsidRPr="008745C8" w:rsidRDefault="008745C8" w:rsidP="008745C8">
            <w:pPr>
              <w:spacing w:line="240" w:lineRule="auto"/>
              <w:jc w:val="center"/>
              <w:rPr>
                <w:rFonts w:cs="Arial"/>
                <w:b/>
                <w:sz w:val="16"/>
                <w:szCs w:val="16"/>
              </w:rPr>
            </w:pPr>
            <w:r>
              <w:rPr>
                <w:rFonts w:cs="Arial"/>
                <w:b/>
                <w:sz w:val="16"/>
                <w:szCs w:val="16"/>
              </w:rPr>
              <w:t>12</w:t>
            </w:r>
          </w:p>
        </w:tc>
        <w:tc>
          <w:tcPr>
            <w:tcW w:w="444" w:type="dxa"/>
            <w:tcBorders>
              <w:top w:val="single" w:sz="2" w:space="0" w:color="auto"/>
              <w:bottom w:val="single" w:sz="2" w:space="0" w:color="auto"/>
            </w:tcBorders>
            <w:shd w:val="clear" w:color="auto" w:fill="auto"/>
            <w:noWrap/>
            <w:vAlign w:val="center"/>
          </w:tcPr>
          <w:p w14:paraId="7F4356B7" w14:textId="6C7BDA91" w:rsidR="00516072" w:rsidRPr="008745C8" w:rsidRDefault="008745C8" w:rsidP="008745C8">
            <w:pPr>
              <w:spacing w:line="240" w:lineRule="auto"/>
              <w:jc w:val="center"/>
              <w:rPr>
                <w:rFonts w:cs="Arial"/>
                <w:b/>
                <w:sz w:val="16"/>
                <w:szCs w:val="16"/>
              </w:rPr>
            </w:pPr>
            <w:r>
              <w:rPr>
                <w:rFonts w:cs="Arial"/>
                <w:b/>
                <w:sz w:val="16"/>
                <w:szCs w:val="16"/>
              </w:rPr>
              <w:t>13</w:t>
            </w:r>
          </w:p>
        </w:tc>
        <w:tc>
          <w:tcPr>
            <w:tcW w:w="443" w:type="dxa"/>
            <w:tcBorders>
              <w:top w:val="single" w:sz="2" w:space="0" w:color="auto"/>
              <w:bottom w:val="single" w:sz="2" w:space="0" w:color="auto"/>
            </w:tcBorders>
            <w:shd w:val="clear" w:color="auto" w:fill="auto"/>
            <w:noWrap/>
            <w:vAlign w:val="center"/>
          </w:tcPr>
          <w:p w14:paraId="5562B147" w14:textId="667CDDAA" w:rsidR="00516072" w:rsidRPr="008745C8" w:rsidRDefault="008745C8" w:rsidP="008745C8">
            <w:pPr>
              <w:spacing w:line="240" w:lineRule="auto"/>
              <w:jc w:val="center"/>
              <w:rPr>
                <w:rFonts w:cs="Arial"/>
                <w:b/>
                <w:sz w:val="16"/>
                <w:szCs w:val="16"/>
              </w:rPr>
            </w:pPr>
            <w:r>
              <w:rPr>
                <w:rFonts w:cs="Arial"/>
                <w:b/>
                <w:sz w:val="16"/>
                <w:szCs w:val="16"/>
              </w:rPr>
              <w:t>14</w:t>
            </w:r>
          </w:p>
        </w:tc>
        <w:tc>
          <w:tcPr>
            <w:tcW w:w="444" w:type="dxa"/>
            <w:tcBorders>
              <w:top w:val="single" w:sz="2" w:space="0" w:color="auto"/>
              <w:bottom w:val="single" w:sz="2" w:space="0" w:color="auto"/>
            </w:tcBorders>
            <w:shd w:val="clear" w:color="auto" w:fill="auto"/>
            <w:noWrap/>
            <w:vAlign w:val="center"/>
          </w:tcPr>
          <w:p w14:paraId="4637C1F1" w14:textId="5F50BFA9" w:rsidR="00516072" w:rsidRPr="008745C8" w:rsidRDefault="008745C8" w:rsidP="008745C8">
            <w:pPr>
              <w:spacing w:line="240" w:lineRule="auto"/>
              <w:jc w:val="center"/>
              <w:rPr>
                <w:rFonts w:cs="Arial"/>
                <w:b/>
                <w:sz w:val="16"/>
                <w:szCs w:val="16"/>
              </w:rPr>
            </w:pPr>
            <w:r>
              <w:rPr>
                <w:rFonts w:cs="Arial"/>
                <w:b/>
                <w:sz w:val="16"/>
                <w:szCs w:val="16"/>
              </w:rPr>
              <w:t>15</w:t>
            </w:r>
          </w:p>
        </w:tc>
        <w:tc>
          <w:tcPr>
            <w:tcW w:w="444" w:type="dxa"/>
            <w:tcBorders>
              <w:top w:val="single" w:sz="2" w:space="0" w:color="auto"/>
              <w:bottom w:val="single" w:sz="2" w:space="0" w:color="auto"/>
            </w:tcBorders>
            <w:shd w:val="clear" w:color="auto" w:fill="auto"/>
            <w:noWrap/>
            <w:vAlign w:val="center"/>
          </w:tcPr>
          <w:p w14:paraId="64180986" w14:textId="37D5AEBB" w:rsidR="00516072" w:rsidRPr="008745C8" w:rsidRDefault="008745C8" w:rsidP="008745C8">
            <w:pPr>
              <w:spacing w:line="240" w:lineRule="auto"/>
              <w:jc w:val="center"/>
              <w:rPr>
                <w:rFonts w:cs="Arial"/>
                <w:b/>
                <w:sz w:val="16"/>
                <w:szCs w:val="16"/>
              </w:rPr>
            </w:pPr>
            <w:r>
              <w:rPr>
                <w:rFonts w:cs="Arial"/>
                <w:b/>
                <w:sz w:val="16"/>
                <w:szCs w:val="16"/>
              </w:rPr>
              <w:t>16</w:t>
            </w:r>
          </w:p>
        </w:tc>
        <w:tc>
          <w:tcPr>
            <w:tcW w:w="444" w:type="dxa"/>
            <w:tcBorders>
              <w:top w:val="single" w:sz="2" w:space="0" w:color="auto"/>
              <w:bottom w:val="single" w:sz="2" w:space="0" w:color="auto"/>
            </w:tcBorders>
            <w:shd w:val="clear" w:color="auto" w:fill="auto"/>
            <w:noWrap/>
            <w:vAlign w:val="center"/>
          </w:tcPr>
          <w:p w14:paraId="093244C2" w14:textId="1B9D0AD6" w:rsidR="00516072" w:rsidRPr="008745C8" w:rsidRDefault="008745C8" w:rsidP="008745C8">
            <w:pPr>
              <w:spacing w:line="240" w:lineRule="auto"/>
              <w:jc w:val="center"/>
              <w:rPr>
                <w:rFonts w:cs="Arial"/>
                <w:b/>
                <w:sz w:val="16"/>
                <w:szCs w:val="16"/>
              </w:rPr>
            </w:pPr>
            <w:r>
              <w:rPr>
                <w:rFonts w:cs="Arial"/>
                <w:b/>
                <w:sz w:val="16"/>
                <w:szCs w:val="16"/>
              </w:rPr>
              <w:t>17</w:t>
            </w:r>
          </w:p>
        </w:tc>
        <w:tc>
          <w:tcPr>
            <w:tcW w:w="444" w:type="dxa"/>
            <w:tcBorders>
              <w:top w:val="single" w:sz="2" w:space="0" w:color="auto"/>
              <w:bottom w:val="single" w:sz="2" w:space="0" w:color="auto"/>
            </w:tcBorders>
            <w:shd w:val="clear" w:color="auto" w:fill="auto"/>
            <w:noWrap/>
            <w:vAlign w:val="center"/>
          </w:tcPr>
          <w:p w14:paraId="6884693E" w14:textId="72B5717B" w:rsidR="00516072" w:rsidRPr="008745C8" w:rsidRDefault="008745C8" w:rsidP="008745C8">
            <w:pPr>
              <w:spacing w:line="240" w:lineRule="auto"/>
              <w:jc w:val="center"/>
              <w:rPr>
                <w:rFonts w:cs="Arial"/>
                <w:b/>
                <w:sz w:val="16"/>
                <w:szCs w:val="16"/>
              </w:rPr>
            </w:pPr>
            <w:r>
              <w:rPr>
                <w:rFonts w:cs="Arial"/>
                <w:b/>
                <w:sz w:val="16"/>
                <w:szCs w:val="16"/>
              </w:rPr>
              <w:t>18</w:t>
            </w:r>
          </w:p>
        </w:tc>
      </w:tr>
      <w:tr w:rsidR="00516072" w:rsidRPr="00516072" w14:paraId="6FB100CA" w14:textId="77777777" w:rsidTr="00CC2C0B">
        <w:trPr>
          <w:cantSplit/>
          <w:trHeight w:val="300"/>
        </w:trPr>
        <w:tc>
          <w:tcPr>
            <w:tcW w:w="1084" w:type="dxa"/>
            <w:tcBorders>
              <w:top w:val="single" w:sz="2" w:space="0" w:color="auto"/>
            </w:tcBorders>
            <w:shd w:val="clear" w:color="auto" w:fill="auto"/>
            <w:noWrap/>
            <w:vAlign w:val="center"/>
          </w:tcPr>
          <w:p w14:paraId="659733D5" w14:textId="18D737AA" w:rsidR="00516072" w:rsidRPr="008745C8" w:rsidRDefault="008745C8" w:rsidP="00A300A1">
            <w:pPr>
              <w:spacing w:line="240" w:lineRule="auto"/>
              <w:jc w:val="center"/>
              <w:rPr>
                <w:rFonts w:cs="Arial"/>
                <w:b/>
                <w:sz w:val="16"/>
                <w:szCs w:val="16"/>
              </w:rPr>
            </w:pPr>
            <w:r>
              <w:rPr>
                <w:rFonts w:cs="Arial"/>
                <w:b/>
                <w:sz w:val="16"/>
                <w:szCs w:val="16"/>
              </w:rPr>
              <w:t>1</w:t>
            </w:r>
          </w:p>
        </w:tc>
        <w:tc>
          <w:tcPr>
            <w:tcW w:w="443" w:type="dxa"/>
            <w:tcBorders>
              <w:top w:val="single" w:sz="2" w:space="0" w:color="auto"/>
            </w:tcBorders>
            <w:shd w:val="clear" w:color="auto" w:fill="auto"/>
            <w:noWrap/>
            <w:vAlign w:val="center"/>
            <w:hideMark/>
          </w:tcPr>
          <w:p w14:paraId="74AC6025" w14:textId="77777777" w:rsidR="00516072" w:rsidRPr="008745C8" w:rsidRDefault="00516072" w:rsidP="008745C8">
            <w:pPr>
              <w:spacing w:line="240" w:lineRule="auto"/>
              <w:jc w:val="center"/>
              <w:rPr>
                <w:rFonts w:cs="Arial"/>
                <w:sz w:val="16"/>
                <w:szCs w:val="16"/>
              </w:rPr>
            </w:pPr>
            <w:bookmarkStart w:id="117" w:name="RANGE!B4:S18"/>
            <w:r w:rsidRPr="008745C8">
              <w:rPr>
                <w:rFonts w:cs="Arial"/>
                <w:sz w:val="16"/>
                <w:szCs w:val="16"/>
              </w:rPr>
              <w:t>1</w:t>
            </w:r>
            <w:bookmarkEnd w:id="117"/>
          </w:p>
        </w:tc>
        <w:tc>
          <w:tcPr>
            <w:tcW w:w="444" w:type="dxa"/>
            <w:tcBorders>
              <w:top w:val="single" w:sz="2" w:space="0" w:color="auto"/>
            </w:tcBorders>
            <w:shd w:val="clear" w:color="auto" w:fill="auto"/>
            <w:noWrap/>
            <w:vAlign w:val="center"/>
            <w:hideMark/>
          </w:tcPr>
          <w:p w14:paraId="13F16F9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3053C3C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1889CEA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tcBorders>
              <w:top w:val="single" w:sz="2" w:space="0" w:color="auto"/>
            </w:tcBorders>
            <w:shd w:val="clear" w:color="auto" w:fill="auto"/>
            <w:noWrap/>
            <w:vAlign w:val="center"/>
            <w:hideMark/>
          </w:tcPr>
          <w:p w14:paraId="79C8D89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292929F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top w:val="single" w:sz="2" w:space="0" w:color="auto"/>
            </w:tcBorders>
            <w:shd w:val="clear" w:color="auto" w:fill="auto"/>
            <w:noWrap/>
            <w:vAlign w:val="center"/>
            <w:hideMark/>
          </w:tcPr>
          <w:p w14:paraId="2B3BA2C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29E1638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46B4B9D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tcBorders>
              <w:top w:val="single" w:sz="2" w:space="0" w:color="auto"/>
            </w:tcBorders>
            <w:shd w:val="clear" w:color="auto" w:fill="auto"/>
            <w:noWrap/>
            <w:vAlign w:val="center"/>
            <w:hideMark/>
          </w:tcPr>
          <w:p w14:paraId="1E4B427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4842317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2E6F7DD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top w:val="single" w:sz="2" w:space="0" w:color="auto"/>
            </w:tcBorders>
            <w:shd w:val="clear" w:color="auto" w:fill="auto"/>
            <w:noWrap/>
            <w:vAlign w:val="center"/>
            <w:hideMark/>
          </w:tcPr>
          <w:p w14:paraId="063B670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tcBorders>
              <w:top w:val="single" w:sz="2" w:space="0" w:color="auto"/>
            </w:tcBorders>
            <w:shd w:val="clear" w:color="auto" w:fill="auto"/>
            <w:noWrap/>
            <w:vAlign w:val="center"/>
            <w:hideMark/>
          </w:tcPr>
          <w:p w14:paraId="2FEBC9F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03B0B7F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2D8E5C6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top w:val="single" w:sz="2" w:space="0" w:color="auto"/>
            </w:tcBorders>
            <w:shd w:val="clear" w:color="auto" w:fill="auto"/>
            <w:noWrap/>
            <w:vAlign w:val="center"/>
            <w:hideMark/>
          </w:tcPr>
          <w:p w14:paraId="497B441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top w:val="single" w:sz="2" w:space="0" w:color="auto"/>
            </w:tcBorders>
            <w:shd w:val="clear" w:color="auto" w:fill="auto"/>
            <w:noWrap/>
            <w:vAlign w:val="center"/>
            <w:hideMark/>
          </w:tcPr>
          <w:p w14:paraId="18F0F9E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70A3EC79" w14:textId="77777777" w:rsidTr="00CC2C0B">
        <w:trPr>
          <w:cantSplit/>
          <w:trHeight w:val="300"/>
        </w:trPr>
        <w:tc>
          <w:tcPr>
            <w:tcW w:w="1084" w:type="dxa"/>
            <w:shd w:val="clear" w:color="auto" w:fill="auto"/>
            <w:noWrap/>
            <w:vAlign w:val="center"/>
          </w:tcPr>
          <w:p w14:paraId="747843B6" w14:textId="09CC78C3" w:rsidR="00516072" w:rsidRPr="008745C8" w:rsidRDefault="008745C8" w:rsidP="00A300A1">
            <w:pPr>
              <w:spacing w:line="240" w:lineRule="auto"/>
              <w:jc w:val="center"/>
              <w:rPr>
                <w:rFonts w:cs="Arial"/>
                <w:b/>
                <w:sz w:val="16"/>
                <w:szCs w:val="16"/>
              </w:rPr>
            </w:pPr>
            <w:r>
              <w:rPr>
                <w:rFonts w:cs="Arial"/>
                <w:b/>
                <w:sz w:val="16"/>
                <w:szCs w:val="16"/>
              </w:rPr>
              <w:t>2</w:t>
            </w:r>
          </w:p>
        </w:tc>
        <w:tc>
          <w:tcPr>
            <w:tcW w:w="443" w:type="dxa"/>
            <w:shd w:val="clear" w:color="auto" w:fill="auto"/>
            <w:noWrap/>
            <w:vAlign w:val="center"/>
            <w:hideMark/>
          </w:tcPr>
          <w:p w14:paraId="44CA808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7B2563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FA1A61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76E7A3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6453FF3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5732D2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E98569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53F7AE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F5B072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22D1F3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813F4A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09D5276"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E71174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439741F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CCB263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8850C7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33B922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F6213F0"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r>
      <w:tr w:rsidR="00516072" w:rsidRPr="00516072" w14:paraId="45EBE7A7" w14:textId="77777777" w:rsidTr="00CC2C0B">
        <w:trPr>
          <w:cantSplit/>
          <w:trHeight w:val="300"/>
        </w:trPr>
        <w:tc>
          <w:tcPr>
            <w:tcW w:w="1084" w:type="dxa"/>
            <w:shd w:val="clear" w:color="auto" w:fill="auto"/>
            <w:noWrap/>
            <w:vAlign w:val="center"/>
          </w:tcPr>
          <w:p w14:paraId="5BB3DBC3" w14:textId="044175EF" w:rsidR="00516072" w:rsidRPr="008745C8" w:rsidRDefault="008745C8" w:rsidP="00A300A1">
            <w:pPr>
              <w:spacing w:line="240" w:lineRule="auto"/>
              <w:jc w:val="center"/>
              <w:rPr>
                <w:rFonts w:cs="Arial"/>
                <w:b/>
                <w:sz w:val="16"/>
                <w:szCs w:val="16"/>
              </w:rPr>
            </w:pPr>
            <w:r>
              <w:rPr>
                <w:rFonts w:cs="Arial"/>
                <w:b/>
                <w:sz w:val="16"/>
                <w:szCs w:val="16"/>
              </w:rPr>
              <w:t>3</w:t>
            </w:r>
          </w:p>
        </w:tc>
        <w:tc>
          <w:tcPr>
            <w:tcW w:w="443" w:type="dxa"/>
            <w:shd w:val="clear" w:color="auto" w:fill="auto"/>
            <w:noWrap/>
            <w:vAlign w:val="center"/>
            <w:hideMark/>
          </w:tcPr>
          <w:p w14:paraId="1E02A0C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5DEE36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2C7FDC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D60919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CBD375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200483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FDF306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050079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9407D4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2A1300E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617992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25A6BB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1E243F0"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0055117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A8C2D2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EACA44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0273D1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C5F7A85"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r>
      <w:tr w:rsidR="00516072" w:rsidRPr="00516072" w14:paraId="1DFF4BBF" w14:textId="77777777" w:rsidTr="00CC2C0B">
        <w:trPr>
          <w:cantSplit/>
          <w:trHeight w:val="300"/>
        </w:trPr>
        <w:tc>
          <w:tcPr>
            <w:tcW w:w="1084" w:type="dxa"/>
            <w:shd w:val="clear" w:color="auto" w:fill="auto"/>
            <w:noWrap/>
            <w:vAlign w:val="center"/>
          </w:tcPr>
          <w:p w14:paraId="0622D95F" w14:textId="5E5601ED" w:rsidR="00516072" w:rsidRPr="008745C8" w:rsidRDefault="008745C8" w:rsidP="00A300A1">
            <w:pPr>
              <w:spacing w:line="240" w:lineRule="auto"/>
              <w:jc w:val="center"/>
              <w:rPr>
                <w:rFonts w:cs="Arial"/>
                <w:b/>
                <w:sz w:val="16"/>
                <w:szCs w:val="16"/>
              </w:rPr>
            </w:pPr>
            <w:r>
              <w:rPr>
                <w:rFonts w:cs="Arial"/>
                <w:b/>
                <w:sz w:val="16"/>
                <w:szCs w:val="16"/>
              </w:rPr>
              <w:t>4</w:t>
            </w:r>
          </w:p>
        </w:tc>
        <w:tc>
          <w:tcPr>
            <w:tcW w:w="443" w:type="dxa"/>
            <w:shd w:val="clear" w:color="auto" w:fill="auto"/>
            <w:noWrap/>
            <w:vAlign w:val="center"/>
            <w:hideMark/>
          </w:tcPr>
          <w:p w14:paraId="01F9D3F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845D5B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A24BAA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E197C1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42BAA65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D8C60F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D70221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1D8C81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47FE36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1942EAB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733263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04E5E4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984AB02"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11A128F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EAC8EB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CED367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350320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69CF21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4B981880" w14:textId="77777777" w:rsidTr="00CC2C0B">
        <w:trPr>
          <w:cantSplit/>
          <w:trHeight w:val="300"/>
        </w:trPr>
        <w:tc>
          <w:tcPr>
            <w:tcW w:w="1084" w:type="dxa"/>
            <w:shd w:val="clear" w:color="auto" w:fill="auto"/>
            <w:noWrap/>
            <w:vAlign w:val="center"/>
          </w:tcPr>
          <w:p w14:paraId="6609A27F" w14:textId="2494D277" w:rsidR="00516072" w:rsidRPr="008745C8" w:rsidRDefault="008745C8" w:rsidP="00A300A1">
            <w:pPr>
              <w:spacing w:line="240" w:lineRule="auto"/>
              <w:jc w:val="center"/>
              <w:rPr>
                <w:rFonts w:cs="Arial"/>
                <w:b/>
                <w:sz w:val="16"/>
                <w:szCs w:val="16"/>
              </w:rPr>
            </w:pPr>
            <w:r>
              <w:rPr>
                <w:rFonts w:cs="Arial"/>
                <w:b/>
                <w:sz w:val="16"/>
                <w:szCs w:val="16"/>
              </w:rPr>
              <w:t>5</w:t>
            </w:r>
          </w:p>
        </w:tc>
        <w:tc>
          <w:tcPr>
            <w:tcW w:w="443" w:type="dxa"/>
            <w:shd w:val="clear" w:color="auto" w:fill="auto"/>
            <w:noWrap/>
            <w:vAlign w:val="center"/>
            <w:hideMark/>
          </w:tcPr>
          <w:p w14:paraId="1AABC04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9FB101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FA649E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96F130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653A4FD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915791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7D44C7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6863F8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740172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60C414D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D6083B9"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AAA479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1886D1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79CD653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7B0DDB9"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736EE0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1566AF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B53740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091B9F6D" w14:textId="77777777" w:rsidTr="00CC2C0B">
        <w:trPr>
          <w:cantSplit/>
          <w:trHeight w:val="300"/>
        </w:trPr>
        <w:tc>
          <w:tcPr>
            <w:tcW w:w="1084" w:type="dxa"/>
            <w:shd w:val="clear" w:color="auto" w:fill="auto"/>
            <w:noWrap/>
            <w:vAlign w:val="center"/>
          </w:tcPr>
          <w:p w14:paraId="24F0B10E" w14:textId="7C5AF23F" w:rsidR="00516072" w:rsidRPr="008745C8" w:rsidRDefault="008745C8" w:rsidP="00A300A1">
            <w:pPr>
              <w:spacing w:line="240" w:lineRule="auto"/>
              <w:jc w:val="center"/>
              <w:rPr>
                <w:rFonts w:cs="Arial"/>
                <w:b/>
                <w:sz w:val="16"/>
                <w:szCs w:val="16"/>
              </w:rPr>
            </w:pPr>
            <w:r>
              <w:rPr>
                <w:rFonts w:cs="Arial"/>
                <w:b/>
                <w:sz w:val="16"/>
                <w:szCs w:val="16"/>
              </w:rPr>
              <w:t>6</w:t>
            </w:r>
          </w:p>
        </w:tc>
        <w:tc>
          <w:tcPr>
            <w:tcW w:w="443" w:type="dxa"/>
            <w:shd w:val="clear" w:color="auto" w:fill="auto"/>
            <w:noWrap/>
            <w:vAlign w:val="center"/>
            <w:hideMark/>
          </w:tcPr>
          <w:p w14:paraId="40C535A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8A86A7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00A0BF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C78B773"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7E2298A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046613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70D014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8F7E44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8FC601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4FE267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516AF9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25A560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EA3D44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6E14E59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2B9AF3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884DD6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C2F7AC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4854E5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2E668B34" w14:textId="77777777" w:rsidTr="00CC2C0B">
        <w:trPr>
          <w:cantSplit/>
          <w:trHeight w:val="300"/>
        </w:trPr>
        <w:tc>
          <w:tcPr>
            <w:tcW w:w="1084" w:type="dxa"/>
            <w:shd w:val="clear" w:color="auto" w:fill="auto"/>
            <w:noWrap/>
            <w:vAlign w:val="center"/>
          </w:tcPr>
          <w:p w14:paraId="03BFCC14" w14:textId="480C64FB" w:rsidR="00516072" w:rsidRPr="008745C8" w:rsidRDefault="008745C8" w:rsidP="00A300A1">
            <w:pPr>
              <w:spacing w:line="240" w:lineRule="auto"/>
              <w:jc w:val="center"/>
              <w:rPr>
                <w:rFonts w:cs="Arial"/>
                <w:b/>
                <w:sz w:val="16"/>
                <w:szCs w:val="16"/>
              </w:rPr>
            </w:pPr>
            <w:r>
              <w:rPr>
                <w:rFonts w:cs="Arial"/>
                <w:b/>
                <w:sz w:val="16"/>
                <w:szCs w:val="16"/>
              </w:rPr>
              <w:lastRenderedPageBreak/>
              <w:t>7</w:t>
            </w:r>
          </w:p>
        </w:tc>
        <w:tc>
          <w:tcPr>
            <w:tcW w:w="443" w:type="dxa"/>
            <w:shd w:val="clear" w:color="auto" w:fill="auto"/>
            <w:noWrap/>
            <w:vAlign w:val="center"/>
            <w:hideMark/>
          </w:tcPr>
          <w:p w14:paraId="7004C69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242CEC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804100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EE86F1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25FA577D"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0FFB2E9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2379BC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A5F958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FF8486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52FDF0D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30CE04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0063B1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A16066D"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5A013CF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C8DBB5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4597F2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86FE6F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7FD605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r>
      <w:tr w:rsidR="00516072" w:rsidRPr="00516072" w14:paraId="46776243" w14:textId="77777777" w:rsidTr="00CC2C0B">
        <w:trPr>
          <w:cantSplit/>
          <w:trHeight w:val="300"/>
        </w:trPr>
        <w:tc>
          <w:tcPr>
            <w:tcW w:w="1084" w:type="dxa"/>
            <w:shd w:val="clear" w:color="auto" w:fill="auto"/>
            <w:noWrap/>
            <w:vAlign w:val="center"/>
          </w:tcPr>
          <w:p w14:paraId="2EF7254E" w14:textId="1E8AC209" w:rsidR="00516072" w:rsidRPr="008745C8" w:rsidRDefault="008745C8" w:rsidP="00A300A1">
            <w:pPr>
              <w:spacing w:line="240" w:lineRule="auto"/>
              <w:jc w:val="center"/>
              <w:rPr>
                <w:rFonts w:cs="Arial"/>
                <w:b/>
                <w:sz w:val="16"/>
                <w:szCs w:val="16"/>
              </w:rPr>
            </w:pPr>
            <w:r>
              <w:rPr>
                <w:rFonts w:cs="Arial"/>
                <w:b/>
                <w:sz w:val="16"/>
                <w:szCs w:val="16"/>
              </w:rPr>
              <w:t>8</w:t>
            </w:r>
          </w:p>
        </w:tc>
        <w:tc>
          <w:tcPr>
            <w:tcW w:w="443" w:type="dxa"/>
            <w:shd w:val="clear" w:color="auto" w:fill="auto"/>
            <w:noWrap/>
            <w:vAlign w:val="center"/>
            <w:hideMark/>
          </w:tcPr>
          <w:p w14:paraId="5A5EEBE3"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068C596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14E9A8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F8A621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0AE2DA2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BD838C0"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106002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0E3FDEC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35294F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5229C0A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6D11A0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EE0DB22"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3437799"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5E50170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190375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4A7EF9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99FCF7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2E71759"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r>
      <w:tr w:rsidR="00516072" w:rsidRPr="00516072" w14:paraId="27069C89" w14:textId="77777777" w:rsidTr="00CC2C0B">
        <w:trPr>
          <w:cantSplit/>
          <w:trHeight w:val="300"/>
        </w:trPr>
        <w:tc>
          <w:tcPr>
            <w:tcW w:w="1084" w:type="dxa"/>
            <w:shd w:val="clear" w:color="auto" w:fill="auto"/>
            <w:noWrap/>
            <w:vAlign w:val="center"/>
          </w:tcPr>
          <w:p w14:paraId="6D016F44" w14:textId="4C42865F" w:rsidR="00516072" w:rsidRPr="008745C8" w:rsidRDefault="008745C8" w:rsidP="00A300A1">
            <w:pPr>
              <w:spacing w:line="240" w:lineRule="auto"/>
              <w:jc w:val="center"/>
              <w:rPr>
                <w:rFonts w:cs="Arial"/>
                <w:b/>
                <w:sz w:val="16"/>
                <w:szCs w:val="16"/>
              </w:rPr>
            </w:pPr>
            <w:r>
              <w:rPr>
                <w:rFonts w:cs="Arial"/>
                <w:b/>
                <w:sz w:val="16"/>
                <w:szCs w:val="16"/>
              </w:rPr>
              <w:t>9</w:t>
            </w:r>
          </w:p>
        </w:tc>
        <w:tc>
          <w:tcPr>
            <w:tcW w:w="443" w:type="dxa"/>
            <w:shd w:val="clear" w:color="auto" w:fill="auto"/>
            <w:noWrap/>
            <w:vAlign w:val="center"/>
            <w:hideMark/>
          </w:tcPr>
          <w:p w14:paraId="6B16761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7BE44D3"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9632A1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C52B39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7BC0454D"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A2F839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BD767C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1B450A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D86BB9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4D81835"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1256D3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3DBA72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CA86AA5"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74100FE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740356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54E0B6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E1978B0"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237F03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00B5D689" w14:textId="77777777" w:rsidTr="00CC2C0B">
        <w:trPr>
          <w:cantSplit/>
          <w:trHeight w:val="300"/>
        </w:trPr>
        <w:tc>
          <w:tcPr>
            <w:tcW w:w="1084" w:type="dxa"/>
            <w:shd w:val="clear" w:color="auto" w:fill="auto"/>
            <w:noWrap/>
            <w:vAlign w:val="center"/>
          </w:tcPr>
          <w:p w14:paraId="43AFFC9A" w14:textId="2F29BFB5" w:rsidR="00516072" w:rsidRPr="008745C8" w:rsidRDefault="008745C8" w:rsidP="00A300A1">
            <w:pPr>
              <w:spacing w:line="240" w:lineRule="auto"/>
              <w:jc w:val="center"/>
              <w:rPr>
                <w:rFonts w:cs="Arial"/>
                <w:b/>
                <w:sz w:val="16"/>
                <w:szCs w:val="16"/>
              </w:rPr>
            </w:pPr>
            <w:r>
              <w:rPr>
                <w:rFonts w:cs="Arial"/>
                <w:b/>
                <w:sz w:val="16"/>
                <w:szCs w:val="16"/>
              </w:rPr>
              <w:t>10</w:t>
            </w:r>
          </w:p>
        </w:tc>
        <w:tc>
          <w:tcPr>
            <w:tcW w:w="443" w:type="dxa"/>
            <w:shd w:val="clear" w:color="auto" w:fill="auto"/>
            <w:noWrap/>
            <w:vAlign w:val="center"/>
            <w:hideMark/>
          </w:tcPr>
          <w:p w14:paraId="517A68B3"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00F832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E28419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96A364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7AB1CAA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1B8B97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6B0F99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E64792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F8A042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1CCEEED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9AC91E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C65494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4B992F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6E47198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8AAC15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09C8A93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20F43D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EAA922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r>
      <w:tr w:rsidR="00516072" w:rsidRPr="00516072" w14:paraId="04FA4AEC" w14:textId="77777777" w:rsidTr="00CC2C0B">
        <w:trPr>
          <w:cantSplit/>
          <w:trHeight w:val="300"/>
        </w:trPr>
        <w:tc>
          <w:tcPr>
            <w:tcW w:w="1084" w:type="dxa"/>
            <w:shd w:val="clear" w:color="auto" w:fill="auto"/>
            <w:noWrap/>
            <w:vAlign w:val="center"/>
          </w:tcPr>
          <w:p w14:paraId="5AF3FC9E" w14:textId="3FAE8451" w:rsidR="00516072" w:rsidRPr="008745C8" w:rsidRDefault="008745C8" w:rsidP="00A300A1">
            <w:pPr>
              <w:spacing w:line="240" w:lineRule="auto"/>
              <w:jc w:val="center"/>
              <w:rPr>
                <w:rFonts w:cs="Arial"/>
                <w:b/>
                <w:sz w:val="16"/>
                <w:szCs w:val="16"/>
              </w:rPr>
            </w:pPr>
            <w:r>
              <w:rPr>
                <w:rFonts w:cs="Arial"/>
                <w:b/>
                <w:sz w:val="16"/>
                <w:szCs w:val="16"/>
              </w:rPr>
              <w:t>11</w:t>
            </w:r>
          </w:p>
        </w:tc>
        <w:tc>
          <w:tcPr>
            <w:tcW w:w="443" w:type="dxa"/>
            <w:shd w:val="clear" w:color="auto" w:fill="auto"/>
            <w:noWrap/>
            <w:vAlign w:val="center"/>
            <w:hideMark/>
          </w:tcPr>
          <w:p w14:paraId="5D2F11B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1C86AE1"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0B9372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C86492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56B169E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F37E19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DD6133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28AB985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9FF40E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068CF5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FE6B05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006F55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5FF8D6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67E0B774"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2EAD3E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5D01AE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BA630B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1A8D4D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43436F38" w14:textId="77777777" w:rsidTr="00CC2C0B">
        <w:trPr>
          <w:cantSplit/>
          <w:trHeight w:val="300"/>
        </w:trPr>
        <w:tc>
          <w:tcPr>
            <w:tcW w:w="1084" w:type="dxa"/>
            <w:shd w:val="clear" w:color="auto" w:fill="auto"/>
            <w:noWrap/>
            <w:vAlign w:val="center"/>
          </w:tcPr>
          <w:p w14:paraId="1118FB28" w14:textId="2516F4DD" w:rsidR="00516072" w:rsidRPr="008745C8" w:rsidRDefault="008745C8" w:rsidP="00A300A1">
            <w:pPr>
              <w:spacing w:line="240" w:lineRule="auto"/>
              <w:jc w:val="center"/>
              <w:rPr>
                <w:rFonts w:cs="Arial"/>
                <w:b/>
                <w:sz w:val="16"/>
                <w:szCs w:val="16"/>
              </w:rPr>
            </w:pPr>
            <w:r>
              <w:rPr>
                <w:rFonts w:cs="Arial"/>
                <w:b/>
                <w:sz w:val="16"/>
                <w:szCs w:val="16"/>
              </w:rPr>
              <w:t>12</w:t>
            </w:r>
          </w:p>
        </w:tc>
        <w:tc>
          <w:tcPr>
            <w:tcW w:w="443" w:type="dxa"/>
            <w:shd w:val="clear" w:color="auto" w:fill="auto"/>
            <w:noWrap/>
            <w:vAlign w:val="center"/>
            <w:hideMark/>
          </w:tcPr>
          <w:p w14:paraId="0667E29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A6C38A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04C76127"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FE6C4E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031C7A15"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68438E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98764B0"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A2E870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5FF289B"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78C58EF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E0A463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B35681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AE7946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3134D6B6"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31DCCC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9468F4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2F3FA46"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4D53AF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3A7FD9F3" w14:textId="77777777" w:rsidTr="00CC2C0B">
        <w:trPr>
          <w:cantSplit/>
          <w:trHeight w:val="300"/>
        </w:trPr>
        <w:tc>
          <w:tcPr>
            <w:tcW w:w="1084" w:type="dxa"/>
            <w:shd w:val="clear" w:color="auto" w:fill="auto"/>
            <w:noWrap/>
            <w:vAlign w:val="center"/>
          </w:tcPr>
          <w:p w14:paraId="0D0E8340" w14:textId="7CBC892A" w:rsidR="00516072" w:rsidRPr="008745C8" w:rsidRDefault="008745C8" w:rsidP="00A300A1">
            <w:pPr>
              <w:spacing w:line="240" w:lineRule="auto"/>
              <w:jc w:val="center"/>
              <w:rPr>
                <w:rFonts w:cs="Arial"/>
                <w:b/>
                <w:sz w:val="16"/>
                <w:szCs w:val="16"/>
              </w:rPr>
            </w:pPr>
            <w:r>
              <w:rPr>
                <w:rFonts w:cs="Arial"/>
                <w:b/>
                <w:sz w:val="16"/>
                <w:szCs w:val="16"/>
              </w:rPr>
              <w:t>13</w:t>
            </w:r>
          </w:p>
        </w:tc>
        <w:tc>
          <w:tcPr>
            <w:tcW w:w="443" w:type="dxa"/>
            <w:shd w:val="clear" w:color="auto" w:fill="auto"/>
            <w:noWrap/>
            <w:vAlign w:val="center"/>
            <w:hideMark/>
          </w:tcPr>
          <w:p w14:paraId="00CDE1C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55C4E1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712D83CD"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7A264FF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2AD6F11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2EB5C3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A3D7C8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3E00D81"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572F75D"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36887B09"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CE4D05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119DC7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82CB8C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26B94618"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CC2C91B"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7A9E81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5C39F85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36FA46E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0B931384" w14:textId="77777777" w:rsidTr="00CC2C0B">
        <w:trPr>
          <w:cantSplit/>
          <w:trHeight w:val="300"/>
        </w:trPr>
        <w:tc>
          <w:tcPr>
            <w:tcW w:w="1084" w:type="dxa"/>
            <w:shd w:val="clear" w:color="auto" w:fill="auto"/>
            <w:noWrap/>
            <w:vAlign w:val="center"/>
          </w:tcPr>
          <w:p w14:paraId="55D90FAD" w14:textId="67E70A04" w:rsidR="00516072" w:rsidRPr="008745C8" w:rsidRDefault="008745C8" w:rsidP="00A300A1">
            <w:pPr>
              <w:spacing w:line="240" w:lineRule="auto"/>
              <w:jc w:val="center"/>
              <w:rPr>
                <w:rFonts w:cs="Arial"/>
                <w:b/>
                <w:sz w:val="16"/>
                <w:szCs w:val="16"/>
              </w:rPr>
            </w:pPr>
            <w:r>
              <w:rPr>
                <w:rFonts w:cs="Arial"/>
                <w:b/>
                <w:sz w:val="16"/>
                <w:szCs w:val="16"/>
              </w:rPr>
              <w:t>14</w:t>
            </w:r>
          </w:p>
        </w:tc>
        <w:tc>
          <w:tcPr>
            <w:tcW w:w="443" w:type="dxa"/>
            <w:shd w:val="clear" w:color="auto" w:fill="auto"/>
            <w:noWrap/>
            <w:vAlign w:val="center"/>
            <w:hideMark/>
          </w:tcPr>
          <w:p w14:paraId="033B35D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118E4D3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B34AFA4"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F42F8B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574BC7DD"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13F4527"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434C90C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6B5C0C0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454700B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shd w:val="clear" w:color="auto" w:fill="auto"/>
            <w:noWrap/>
            <w:vAlign w:val="center"/>
            <w:hideMark/>
          </w:tcPr>
          <w:p w14:paraId="4FF2B2D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2CC487F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0AA1446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7CB1C28"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shd w:val="clear" w:color="auto" w:fill="auto"/>
            <w:noWrap/>
            <w:vAlign w:val="center"/>
            <w:hideMark/>
          </w:tcPr>
          <w:p w14:paraId="76040F7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14D1EF0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54CC566E"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shd w:val="clear" w:color="auto" w:fill="auto"/>
            <w:noWrap/>
            <w:vAlign w:val="center"/>
            <w:hideMark/>
          </w:tcPr>
          <w:p w14:paraId="3E1CA735"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shd w:val="clear" w:color="auto" w:fill="auto"/>
            <w:noWrap/>
            <w:vAlign w:val="center"/>
            <w:hideMark/>
          </w:tcPr>
          <w:p w14:paraId="6C476FA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r w:rsidR="00516072" w:rsidRPr="00516072" w14:paraId="19D74DD5" w14:textId="77777777" w:rsidTr="00CC2C0B">
        <w:trPr>
          <w:cantSplit/>
          <w:trHeight w:val="300"/>
        </w:trPr>
        <w:tc>
          <w:tcPr>
            <w:tcW w:w="1084" w:type="dxa"/>
            <w:tcBorders>
              <w:bottom w:val="single" w:sz="12" w:space="0" w:color="auto"/>
            </w:tcBorders>
            <w:shd w:val="clear" w:color="auto" w:fill="auto"/>
            <w:noWrap/>
            <w:vAlign w:val="center"/>
          </w:tcPr>
          <w:p w14:paraId="24606B1F" w14:textId="25781BBD" w:rsidR="00516072" w:rsidRPr="008745C8" w:rsidRDefault="008745C8" w:rsidP="00A300A1">
            <w:pPr>
              <w:spacing w:line="240" w:lineRule="auto"/>
              <w:jc w:val="center"/>
              <w:rPr>
                <w:rFonts w:cs="Arial"/>
                <w:b/>
                <w:sz w:val="16"/>
                <w:szCs w:val="16"/>
              </w:rPr>
            </w:pPr>
            <w:r>
              <w:rPr>
                <w:rFonts w:cs="Arial"/>
                <w:b/>
                <w:sz w:val="16"/>
                <w:szCs w:val="16"/>
              </w:rPr>
              <w:t>15</w:t>
            </w:r>
          </w:p>
        </w:tc>
        <w:tc>
          <w:tcPr>
            <w:tcW w:w="443" w:type="dxa"/>
            <w:tcBorders>
              <w:bottom w:val="single" w:sz="12" w:space="0" w:color="auto"/>
            </w:tcBorders>
            <w:shd w:val="clear" w:color="auto" w:fill="auto"/>
            <w:noWrap/>
            <w:vAlign w:val="center"/>
            <w:hideMark/>
          </w:tcPr>
          <w:p w14:paraId="21FA58A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1C27068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20336F46"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bottom w:val="single" w:sz="12" w:space="0" w:color="auto"/>
            </w:tcBorders>
            <w:shd w:val="clear" w:color="auto" w:fill="auto"/>
            <w:noWrap/>
            <w:vAlign w:val="center"/>
            <w:hideMark/>
          </w:tcPr>
          <w:p w14:paraId="7040834E"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3" w:type="dxa"/>
            <w:tcBorders>
              <w:bottom w:val="single" w:sz="12" w:space="0" w:color="auto"/>
            </w:tcBorders>
            <w:shd w:val="clear" w:color="auto" w:fill="auto"/>
            <w:noWrap/>
            <w:vAlign w:val="center"/>
            <w:hideMark/>
          </w:tcPr>
          <w:p w14:paraId="75FA2DFC"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19C3170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bottom w:val="single" w:sz="12" w:space="0" w:color="auto"/>
            </w:tcBorders>
            <w:shd w:val="clear" w:color="auto" w:fill="auto"/>
            <w:noWrap/>
            <w:vAlign w:val="center"/>
            <w:hideMark/>
          </w:tcPr>
          <w:p w14:paraId="6C584D5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129B4FCF"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6B5165F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tcBorders>
              <w:bottom w:val="single" w:sz="12" w:space="0" w:color="auto"/>
            </w:tcBorders>
            <w:shd w:val="clear" w:color="auto" w:fill="auto"/>
            <w:noWrap/>
            <w:vAlign w:val="center"/>
            <w:hideMark/>
          </w:tcPr>
          <w:p w14:paraId="2CC2275A"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2F6C612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6BD86E4F"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bottom w:val="single" w:sz="12" w:space="0" w:color="auto"/>
            </w:tcBorders>
            <w:shd w:val="clear" w:color="auto" w:fill="auto"/>
            <w:noWrap/>
            <w:vAlign w:val="center"/>
            <w:hideMark/>
          </w:tcPr>
          <w:p w14:paraId="690CB5AC"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3" w:type="dxa"/>
            <w:tcBorders>
              <w:bottom w:val="single" w:sz="12" w:space="0" w:color="auto"/>
            </w:tcBorders>
            <w:shd w:val="clear" w:color="auto" w:fill="auto"/>
            <w:noWrap/>
            <w:vAlign w:val="center"/>
            <w:hideMark/>
          </w:tcPr>
          <w:p w14:paraId="27A273C2"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1E3F9F03"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09C3FF26"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c>
          <w:tcPr>
            <w:tcW w:w="444" w:type="dxa"/>
            <w:tcBorders>
              <w:bottom w:val="single" w:sz="12" w:space="0" w:color="auto"/>
            </w:tcBorders>
            <w:shd w:val="clear" w:color="auto" w:fill="auto"/>
            <w:noWrap/>
            <w:vAlign w:val="center"/>
            <w:hideMark/>
          </w:tcPr>
          <w:p w14:paraId="3F200C1A" w14:textId="77777777" w:rsidR="00516072" w:rsidRPr="008745C8" w:rsidRDefault="00516072" w:rsidP="008745C8">
            <w:pPr>
              <w:spacing w:line="240" w:lineRule="auto"/>
              <w:jc w:val="center"/>
              <w:rPr>
                <w:rFonts w:cs="Arial"/>
                <w:sz w:val="16"/>
                <w:szCs w:val="16"/>
              </w:rPr>
            </w:pPr>
            <w:r w:rsidRPr="008745C8">
              <w:rPr>
                <w:rFonts w:cs="Arial"/>
                <w:sz w:val="16"/>
                <w:szCs w:val="16"/>
              </w:rPr>
              <w:t>1</w:t>
            </w:r>
          </w:p>
        </w:tc>
        <w:tc>
          <w:tcPr>
            <w:tcW w:w="444" w:type="dxa"/>
            <w:tcBorders>
              <w:bottom w:val="single" w:sz="12" w:space="0" w:color="auto"/>
            </w:tcBorders>
            <w:shd w:val="clear" w:color="auto" w:fill="auto"/>
            <w:noWrap/>
            <w:vAlign w:val="center"/>
            <w:hideMark/>
          </w:tcPr>
          <w:p w14:paraId="4B7D1D3B" w14:textId="77777777" w:rsidR="00516072" w:rsidRPr="008745C8" w:rsidRDefault="00516072" w:rsidP="008745C8">
            <w:pPr>
              <w:spacing w:line="240" w:lineRule="auto"/>
              <w:jc w:val="center"/>
              <w:rPr>
                <w:rFonts w:cs="Arial"/>
                <w:sz w:val="16"/>
                <w:szCs w:val="16"/>
              </w:rPr>
            </w:pPr>
            <w:r w:rsidRPr="008745C8">
              <w:rPr>
                <w:rFonts w:cs="Arial"/>
                <w:sz w:val="16"/>
                <w:szCs w:val="16"/>
              </w:rPr>
              <w:t>0</w:t>
            </w:r>
          </w:p>
        </w:tc>
      </w:tr>
    </w:tbl>
    <w:p w14:paraId="5000FBAC" w14:textId="77777777" w:rsidR="008745C8" w:rsidRDefault="008745C8" w:rsidP="00300F91">
      <w:pPr>
        <w:ind w:firstLine="1134"/>
      </w:pPr>
    </w:p>
    <w:p w14:paraId="74D064C3" w14:textId="6D75E23B" w:rsidR="00F7067D" w:rsidRDefault="00B75BF5" w:rsidP="00300F91">
      <w:pPr>
        <w:ind w:firstLine="1134"/>
      </w:pPr>
      <w:r>
        <w:t>Em seguida, calculamos os vetores de frequências de linhas e colunas</w:t>
      </w:r>
      <w:r w:rsidR="003400F0">
        <w:t xml:space="preserve"> da matriz de padrão de respostas </w:t>
      </w:r>
      <m:oMath>
        <m:r>
          <w:rPr>
            <w:rFonts w:ascii="Cambria Math" w:hAnsi="Cambria Math"/>
          </w:rPr>
          <m:t>F</m:t>
        </m:r>
      </m:oMath>
      <w:r>
        <w:t xml:space="preserve">, conforme especificado na equação </w:t>
      </w:r>
      <w:r w:rsidR="00674626">
        <w:fldChar w:fldCharType="begin"/>
      </w:r>
      <w:r w:rsidR="00674626">
        <w:instrText xml:space="preserve"> REF _Ref509771936 \h </w:instrText>
      </w:r>
      <w:r w:rsidR="00674626">
        <w:fldChar w:fldCharType="separate"/>
      </w:r>
      <w:r w:rsidR="00D05DD2">
        <w:rPr>
          <w:rFonts w:cs="Arial"/>
          <w:szCs w:val="24"/>
        </w:rPr>
        <w:t>(</w:t>
      </w:r>
      <w:r w:rsidR="00D05DD2">
        <w:rPr>
          <w:noProof/>
        </w:rPr>
        <w:t>2</w:t>
      </w:r>
      <w:r w:rsidR="00D05DD2">
        <w:rPr>
          <w:rFonts w:cs="Arial"/>
          <w:szCs w:val="24"/>
        </w:rPr>
        <w:t>)</w:t>
      </w:r>
      <w:r w:rsidR="00674626">
        <w:fldChar w:fldCharType="end"/>
      </w:r>
      <w:r w:rsidR="00674626">
        <w:t>.</w:t>
      </w:r>
      <w:r w:rsidR="003400F0">
        <w:t xml:space="preserve"> Se pegarmos a primeira linha da </w:t>
      </w:r>
      <w:r w:rsidR="00403E76">
        <w:t xml:space="preserve">matriz, teremos </w:t>
      </w:r>
      <m:oMath>
        <m:sSub>
          <m:sSubPr>
            <m:ctrlPr>
              <w:rPr>
                <w:rFonts w:ascii="Cambria Math" w:hAnsi="Cambria Math"/>
                <w:i/>
              </w:rPr>
            </m:ctrlPr>
          </m:sSubPr>
          <m:e>
            <m:r>
              <w:rPr>
                <w:rFonts w:ascii="Cambria Math" w:hAnsi="Cambria Math"/>
              </w:rPr>
              <m:t>fr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1+0+0+0+0+1+0+0+1+0+0+1+1+0+0+1+0+0</m:t>
            </m:r>
          </m:e>
        </m:d>
        <m:r>
          <w:rPr>
            <w:rFonts w:ascii="Cambria Math" w:hAnsi="Cambria Math"/>
          </w:rPr>
          <m:t>=6</m:t>
        </m:r>
      </m:oMath>
      <w:r w:rsidR="00675427">
        <w:t xml:space="preserve">. A </w:t>
      </w:r>
      <w:r w:rsidR="001952D6">
        <w:fldChar w:fldCharType="begin"/>
      </w:r>
      <w:r w:rsidR="001952D6">
        <w:instrText xml:space="preserve"> REF _Ref509772852 \h </w:instrText>
      </w:r>
      <w:r w:rsidR="001952D6">
        <w:fldChar w:fldCharType="separate"/>
      </w:r>
      <w:r w:rsidR="001A2446">
        <w:t>t</w:t>
      </w:r>
      <w:r w:rsidR="00D05DD2">
        <w:t xml:space="preserve">abela </w:t>
      </w:r>
      <w:r w:rsidR="00D05DD2">
        <w:rPr>
          <w:noProof/>
        </w:rPr>
        <w:t>3</w:t>
      </w:r>
      <w:r w:rsidR="001952D6">
        <w:fldChar w:fldCharType="end"/>
      </w:r>
      <w:r w:rsidR="001952D6">
        <w:t xml:space="preserve"> </w:t>
      </w:r>
      <w:r w:rsidR="00C07EDA">
        <w:t xml:space="preserve">mostra todos os resultados de </w:t>
      </w:r>
      <m:oMath>
        <m:r>
          <w:rPr>
            <w:rFonts w:ascii="Cambria Math" w:hAnsi="Cambria Math"/>
          </w:rPr>
          <m:t>fr</m:t>
        </m:r>
      </m:oMath>
      <w:r w:rsidR="00C07EDA">
        <w:t>.</w:t>
      </w:r>
    </w:p>
    <w:p w14:paraId="708F3694" w14:textId="7F153061" w:rsidR="001952D6" w:rsidRDefault="001952D6" w:rsidP="001952D6">
      <w:pPr>
        <w:pStyle w:val="Legenda"/>
        <w:keepNext/>
      </w:pPr>
      <w:bookmarkStart w:id="118" w:name="_Ref509772852"/>
      <w:bookmarkStart w:id="119" w:name="_Toc509838591"/>
      <w:r>
        <w:t xml:space="preserve">Tabela </w:t>
      </w:r>
      <w:fldSimple w:instr=" SEQ Tabela \* ARABIC ">
        <w:r w:rsidR="00D05DD2">
          <w:rPr>
            <w:noProof/>
          </w:rPr>
          <w:t>3</w:t>
        </w:r>
      </w:fldSimple>
      <w:bookmarkEnd w:id="118"/>
      <w:r>
        <w:t xml:space="preserve"> – </w:t>
      </w:r>
      <w:r w:rsidR="00560986">
        <w:t>V</w:t>
      </w:r>
      <w:r>
        <w:t xml:space="preserve">etor de frequência de linhas </w:t>
      </w:r>
      <m:oMath>
        <m:r>
          <w:rPr>
            <w:rFonts w:ascii="Cambria Math" w:hAnsi="Cambria Math"/>
          </w:rPr>
          <m:t>fr</m:t>
        </m:r>
      </m:oMath>
      <w:r>
        <w:t xml:space="preserve"> da matriz de padrão de respostas </w:t>
      </w:r>
      <m:oMath>
        <m:r>
          <w:rPr>
            <w:rFonts w:ascii="Cambria Math" w:hAnsi="Cambria Math"/>
          </w:rPr>
          <m:t>F</m:t>
        </m:r>
      </m:oMath>
      <w:r>
        <w:t>.</w:t>
      </w:r>
      <w:bookmarkEnd w:id="1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66"/>
        <w:gridCol w:w="566"/>
        <w:gridCol w:w="566"/>
        <w:gridCol w:w="566"/>
        <w:gridCol w:w="566"/>
        <w:gridCol w:w="566"/>
        <w:gridCol w:w="566"/>
        <w:gridCol w:w="566"/>
        <w:gridCol w:w="566"/>
        <w:gridCol w:w="566"/>
        <w:gridCol w:w="567"/>
        <w:gridCol w:w="567"/>
        <w:gridCol w:w="567"/>
        <w:gridCol w:w="567"/>
        <w:gridCol w:w="567"/>
        <w:gridCol w:w="567"/>
      </w:tblGrid>
      <w:tr w:rsidR="00682CC5" w14:paraId="01FEE8B9" w14:textId="77777777" w:rsidTr="00C9737C">
        <w:trPr>
          <w:trHeight w:val="284"/>
        </w:trPr>
        <w:tc>
          <w:tcPr>
            <w:tcW w:w="9062" w:type="dxa"/>
            <w:gridSpan w:val="16"/>
            <w:tcBorders>
              <w:top w:val="single" w:sz="12" w:space="0" w:color="auto"/>
            </w:tcBorders>
            <w:vAlign w:val="center"/>
          </w:tcPr>
          <w:p w14:paraId="63F9D21F" w14:textId="09D3ADEF" w:rsidR="00682CC5" w:rsidRPr="00682CC5" w:rsidRDefault="00682CC5" w:rsidP="00C9737C">
            <w:pPr>
              <w:spacing w:line="240" w:lineRule="auto"/>
              <w:jc w:val="center"/>
              <w:rPr>
                <w:sz w:val="16"/>
                <w:szCs w:val="16"/>
              </w:rPr>
            </w:pPr>
            <w:r>
              <w:rPr>
                <w:rFonts w:cs="Arial"/>
                <w:b/>
                <w:bCs/>
                <w:color w:val="000000"/>
                <w:sz w:val="16"/>
                <w:szCs w:val="16"/>
              </w:rPr>
              <w:t>Vetor de frequência de linhas</w:t>
            </w:r>
            <w:r w:rsidR="00CF3396">
              <w:rPr>
                <w:rFonts w:cs="Arial"/>
                <w:b/>
                <w:bCs/>
                <w:color w:val="000000"/>
                <w:sz w:val="16"/>
                <w:szCs w:val="16"/>
              </w:rPr>
              <w:t xml:space="preserve"> </w:t>
            </w:r>
            <m:oMath>
              <m:r>
                <m:rPr>
                  <m:sty m:val="bi"/>
                </m:rPr>
                <w:rPr>
                  <w:rFonts w:ascii="Cambria Math" w:hAnsi="Cambria Math" w:cs="Arial"/>
                  <w:color w:val="000000"/>
                  <w:sz w:val="16"/>
                  <w:szCs w:val="16"/>
                </w:rPr>
                <m:t>fr</m:t>
              </m:r>
            </m:oMath>
          </w:p>
        </w:tc>
      </w:tr>
      <w:tr w:rsidR="00682CC5" w14:paraId="25B3E327" w14:textId="77777777" w:rsidTr="00C9737C">
        <w:trPr>
          <w:trHeight w:val="284"/>
        </w:trPr>
        <w:tc>
          <w:tcPr>
            <w:tcW w:w="566" w:type="dxa"/>
            <w:tcBorders>
              <w:top w:val="single" w:sz="4" w:space="0" w:color="auto"/>
              <w:bottom w:val="single" w:sz="4" w:space="0" w:color="auto"/>
            </w:tcBorders>
            <w:vAlign w:val="center"/>
          </w:tcPr>
          <w:p w14:paraId="2B32C58B" w14:textId="24F05E1A" w:rsidR="00682CC5" w:rsidRPr="00C9737C" w:rsidRDefault="0084632E" w:rsidP="00C9737C">
            <w:pPr>
              <w:spacing w:line="240" w:lineRule="auto"/>
              <w:jc w:val="center"/>
              <w:rPr>
                <w:b/>
                <w:sz w:val="16"/>
                <w:szCs w:val="16"/>
              </w:rPr>
            </w:pPr>
            <w:r>
              <w:rPr>
                <w:b/>
                <w:sz w:val="16"/>
                <w:szCs w:val="16"/>
              </w:rPr>
              <w:t>índice</w:t>
            </w:r>
          </w:p>
        </w:tc>
        <w:tc>
          <w:tcPr>
            <w:tcW w:w="566" w:type="dxa"/>
            <w:tcBorders>
              <w:top w:val="single" w:sz="4" w:space="0" w:color="auto"/>
              <w:bottom w:val="single" w:sz="4" w:space="0" w:color="auto"/>
            </w:tcBorders>
            <w:vAlign w:val="center"/>
          </w:tcPr>
          <w:p w14:paraId="55D13226" w14:textId="29D7A0E7" w:rsidR="00682CC5" w:rsidRPr="00C9737C" w:rsidRDefault="00C9737C" w:rsidP="00C9737C">
            <w:pPr>
              <w:spacing w:line="240" w:lineRule="auto"/>
              <w:jc w:val="center"/>
              <w:rPr>
                <w:b/>
                <w:sz w:val="16"/>
                <w:szCs w:val="16"/>
              </w:rPr>
            </w:pPr>
            <w:r w:rsidRPr="00C9737C">
              <w:rPr>
                <w:b/>
                <w:sz w:val="16"/>
                <w:szCs w:val="16"/>
              </w:rPr>
              <w:t>1</w:t>
            </w:r>
          </w:p>
        </w:tc>
        <w:tc>
          <w:tcPr>
            <w:tcW w:w="566" w:type="dxa"/>
            <w:tcBorders>
              <w:top w:val="single" w:sz="4" w:space="0" w:color="auto"/>
              <w:bottom w:val="single" w:sz="4" w:space="0" w:color="auto"/>
            </w:tcBorders>
            <w:vAlign w:val="center"/>
          </w:tcPr>
          <w:p w14:paraId="557DC5AD" w14:textId="50447584" w:rsidR="00682CC5" w:rsidRPr="00C9737C" w:rsidRDefault="00C9737C" w:rsidP="00C9737C">
            <w:pPr>
              <w:spacing w:line="240" w:lineRule="auto"/>
              <w:jc w:val="center"/>
              <w:rPr>
                <w:b/>
                <w:sz w:val="16"/>
                <w:szCs w:val="16"/>
              </w:rPr>
            </w:pPr>
            <w:r w:rsidRPr="00C9737C">
              <w:rPr>
                <w:b/>
                <w:sz w:val="16"/>
                <w:szCs w:val="16"/>
              </w:rPr>
              <w:t>2</w:t>
            </w:r>
          </w:p>
        </w:tc>
        <w:tc>
          <w:tcPr>
            <w:tcW w:w="566" w:type="dxa"/>
            <w:tcBorders>
              <w:top w:val="single" w:sz="4" w:space="0" w:color="auto"/>
              <w:bottom w:val="single" w:sz="4" w:space="0" w:color="auto"/>
            </w:tcBorders>
            <w:vAlign w:val="center"/>
          </w:tcPr>
          <w:p w14:paraId="551570F0" w14:textId="6D5D1A3F" w:rsidR="00682CC5" w:rsidRPr="00C9737C" w:rsidRDefault="00C9737C" w:rsidP="00C9737C">
            <w:pPr>
              <w:spacing w:line="240" w:lineRule="auto"/>
              <w:jc w:val="center"/>
              <w:rPr>
                <w:b/>
                <w:sz w:val="16"/>
                <w:szCs w:val="16"/>
              </w:rPr>
            </w:pPr>
            <w:r w:rsidRPr="00C9737C">
              <w:rPr>
                <w:b/>
                <w:sz w:val="16"/>
                <w:szCs w:val="16"/>
              </w:rPr>
              <w:t>3</w:t>
            </w:r>
          </w:p>
        </w:tc>
        <w:tc>
          <w:tcPr>
            <w:tcW w:w="566" w:type="dxa"/>
            <w:tcBorders>
              <w:top w:val="single" w:sz="4" w:space="0" w:color="auto"/>
              <w:bottom w:val="single" w:sz="4" w:space="0" w:color="auto"/>
            </w:tcBorders>
            <w:vAlign w:val="center"/>
          </w:tcPr>
          <w:p w14:paraId="329A8107" w14:textId="27C4E62A" w:rsidR="00682CC5" w:rsidRPr="00C9737C" w:rsidRDefault="00C9737C" w:rsidP="00C9737C">
            <w:pPr>
              <w:spacing w:line="240" w:lineRule="auto"/>
              <w:jc w:val="center"/>
              <w:rPr>
                <w:b/>
                <w:sz w:val="16"/>
                <w:szCs w:val="16"/>
              </w:rPr>
            </w:pPr>
            <w:r w:rsidRPr="00C9737C">
              <w:rPr>
                <w:b/>
                <w:sz w:val="16"/>
                <w:szCs w:val="16"/>
              </w:rPr>
              <w:t>4</w:t>
            </w:r>
          </w:p>
        </w:tc>
        <w:tc>
          <w:tcPr>
            <w:tcW w:w="566" w:type="dxa"/>
            <w:tcBorders>
              <w:top w:val="single" w:sz="4" w:space="0" w:color="auto"/>
              <w:bottom w:val="single" w:sz="4" w:space="0" w:color="auto"/>
            </w:tcBorders>
            <w:vAlign w:val="center"/>
          </w:tcPr>
          <w:p w14:paraId="6C54BB36" w14:textId="47BE95BA" w:rsidR="00682CC5" w:rsidRPr="00C9737C" w:rsidRDefault="00C9737C" w:rsidP="00C9737C">
            <w:pPr>
              <w:spacing w:line="240" w:lineRule="auto"/>
              <w:jc w:val="center"/>
              <w:rPr>
                <w:b/>
                <w:sz w:val="16"/>
                <w:szCs w:val="16"/>
              </w:rPr>
            </w:pPr>
            <w:r w:rsidRPr="00C9737C">
              <w:rPr>
                <w:b/>
                <w:sz w:val="16"/>
                <w:szCs w:val="16"/>
              </w:rPr>
              <w:t>5</w:t>
            </w:r>
          </w:p>
        </w:tc>
        <w:tc>
          <w:tcPr>
            <w:tcW w:w="566" w:type="dxa"/>
            <w:tcBorders>
              <w:top w:val="single" w:sz="4" w:space="0" w:color="auto"/>
              <w:bottom w:val="single" w:sz="4" w:space="0" w:color="auto"/>
            </w:tcBorders>
            <w:vAlign w:val="center"/>
          </w:tcPr>
          <w:p w14:paraId="099F0660" w14:textId="7582CA72" w:rsidR="00682CC5" w:rsidRPr="00C9737C" w:rsidRDefault="00C9737C" w:rsidP="00C9737C">
            <w:pPr>
              <w:spacing w:line="240" w:lineRule="auto"/>
              <w:jc w:val="center"/>
              <w:rPr>
                <w:b/>
                <w:sz w:val="16"/>
                <w:szCs w:val="16"/>
              </w:rPr>
            </w:pPr>
            <w:r w:rsidRPr="00C9737C">
              <w:rPr>
                <w:b/>
                <w:sz w:val="16"/>
                <w:szCs w:val="16"/>
              </w:rPr>
              <w:t>6</w:t>
            </w:r>
          </w:p>
        </w:tc>
        <w:tc>
          <w:tcPr>
            <w:tcW w:w="566" w:type="dxa"/>
            <w:tcBorders>
              <w:top w:val="single" w:sz="4" w:space="0" w:color="auto"/>
              <w:bottom w:val="single" w:sz="4" w:space="0" w:color="auto"/>
            </w:tcBorders>
            <w:vAlign w:val="center"/>
          </w:tcPr>
          <w:p w14:paraId="34C438D0" w14:textId="359D7B5D" w:rsidR="00682CC5" w:rsidRPr="00C9737C" w:rsidRDefault="00C9737C" w:rsidP="00C9737C">
            <w:pPr>
              <w:spacing w:line="240" w:lineRule="auto"/>
              <w:jc w:val="center"/>
              <w:rPr>
                <w:b/>
                <w:sz w:val="16"/>
                <w:szCs w:val="16"/>
              </w:rPr>
            </w:pPr>
            <w:r w:rsidRPr="00C9737C">
              <w:rPr>
                <w:b/>
                <w:sz w:val="16"/>
                <w:szCs w:val="16"/>
              </w:rPr>
              <w:t>7</w:t>
            </w:r>
          </w:p>
        </w:tc>
        <w:tc>
          <w:tcPr>
            <w:tcW w:w="566" w:type="dxa"/>
            <w:tcBorders>
              <w:top w:val="single" w:sz="4" w:space="0" w:color="auto"/>
              <w:bottom w:val="single" w:sz="4" w:space="0" w:color="auto"/>
            </w:tcBorders>
            <w:vAlign w:val="center"/>
          </w:tcPr>
          <w:p w14:paraId="66C45648" w14:textId="759273AD" w:rsidR="00682CC5" w:rsidRPr="00C9737C" w:rsidRDefault="00C9737C" w:rsidP="00C9737C">
            <w:pPr>
              <w:spacing w:line="240" w:lineRule="auto"/>
              <w:jc w:val="center"/>
              <w:rPr>
                <w:b/>
                <w:sz w:val="16"/>
                <w:szCs w:val="16"/>
              </w:rPr>
            </w:pPr>
            <w:r w:rsidRPr="00C9737C">
              <w:rPr>
                <w:b/>
                <w:sz w:val="16"/>
                <w:szCs w:val="16"/>
              </w:rPr>
              <w:t>8</w:t>
            </w:r>
          </w:p>
        </w:tc>
        <w:tc>
          <w:tcPr>
            <w:tcW w:w="566" w:type="dxa"/>
            <w:tcBorders>
              <w:top w:val="single" w:sz="4" w:space="0" w:color="auto"/>
              <w:bottom w:val="single" w:sz="4" w:space="0" w:color="auto"/>
            </w:tcBorders>
            <w:vAlign w:val="center"/>
          </w:tcPr>
          <w:p w14:paraId="152EF661" w14:textId="0E6CAC56" w:rsidR="00682CC5" w:rsidRPr="00C9737C" w:rsidRDefault="00C9737C" w:rsidP="00C9737C">
            <w:pPr>
              <w:spacing w:line="240" w:lineRule="auto"/>
              <w:jc w:val="center"/>
              <w:rPr>
                <w:b/>
                <w:sz w:val="16"/>
                <w:szCs w:val="16"/>
              </w:rPr>
            </w:pPr>
            <w:r w:rsidRPr="00C9737C">
              <w:rPr>
                <w:b/>
                <w:sz w:val="16"/>
                <w:szCs w:val="16"/>
              </w:rPr>
              <w:t>9</w:t>
            </w:r>
          </w:p>
        </w:tc>
        <w:tc>
          <w:tcPr>
            <w:tcW w:w="567" w:type="dxa"/>
            <w:tcBorders>
              <w:top w:val="single" w:sz="4" w:space="0" w:color="auto"/>
              <w:bottom w:val="single" w:sz="4" w:space="0" w:color="auto"/>
            </w:tcBorders>
            <w:vAlign w:val="center"/>
          </w:tcPr>
          <w:p w14:paraId="45AEA222" w14:textId="2279E958" w:rsidR="00682CC5" w:rsidRPr="00C9737C" w:rsidRDefault="00C9737C" w:rsidP="00C9737C">
            <w:pPr>
              <w:spacing w:line="240" w:lineRule="auto"/>
              <w:jc w:val="center"/>
              <w:rPr>
                <w:b/>
                <w:sz w:val="16"/>
                <w:szCs w:val="16"/>
              </w:rPr>
            </w:pPr>
            <w:r w:rsidRPr="00C9737C">
              <w:rPr>
                <w:b/>
                <w:sz w:val="16"/>
                <w:szCs w:val="16"/>
              </w:rPr>
              <w:t>10</w:t>
            </w:r>
          </w:p>
        </w:tc>
        <w:tc>
          <w:tcPr>
            <w:tcW w:w="567" w:type="dxa"/>
            <w:tcBorders>
              <w:top w:val="single" w:sz="4" w:space="0" w:color="auto"/>
              <w:bottom w:val="single" w:sz="4" w:space="0" w:color="auto"/>
            </w:tcBorders>
            <w:vAlign w:val="center"/>
          </w:tcPr>
          <w:p w14:paraId="578EC359" w14:textId="38F3A10C" w:rsidR="00682CC5" w:rsidRPr="00C9737C" w:rsidRDefault="00C9737C" w:rsidP="00C9737C">
            <w:pPr>
              <w:spacing w:line="240" w:lineRule="auto"/>
              <w:jc w:val="center"/>
              <w:rPr>
                <w:b/>
                <w:sz w:val="16"/>
                <w:szCs w:val="16"/>
              </w:rPr>
            </w:pPr>
            <w:r w:rsidRPr="00C9737C">
              <w:rPr>
                <w:b/>
                <w:sz w:val="16"/>
                <w:szCs w:val="16"/>
              </w:rPr>
              <w:t>11</w:t>
            </w:r>
          </w:p>
        </w:tc>
        <w:tc>
          <w:tcPr>
            <w:tcW w:w="567" w:type="dxa"/>
            <w:tcBorders>
              <w:top w:val="single" w:sz="4" w:space="0" w:color="auto"/>
              <w:bottom w:val="single" w:sz="4" w:space="0" w:color="auto"/>
            </w:tcBorders>
            <w:vAlign w:val="center"/>
          </w:tcPr>
          <w:p w14:paraId="1AE914BC" w14:textId="4EBB7E03" w:rsidR="00682CC5" w:rsidRPr="00C9737C" w:rsidRDefault="00C9737C" w:rsidP="00C9737C">
            <w:pPr>
              <w:spacing w:line="240" w:lineRule="auto"/>
              <w:jc w:val="center"/>
              <w:rPr>
                <w:b/>
                <w:sz w:val="16"/>
                <w:szCs w:val="16"/>
              </w:rPr>
            </w:pPr>
            <w:r w:rsidRPr="00C9737C">
              <w:rPr>
                <w:b/>
                <w:sz w:val="16"/>
                <w:szCs w:val="16"/>
              </w:rPr>
              <w:t>12</w:t>
            </w:r>
          </w:p>
        </w:tc>
        <w:tc>
          <w:tcPr>
            <w:tcW w:w="567" w:type="dxa"/>
            <w:tcBorders>
              <w:top w:val="single" w:sz="4" w:space="0" w:color="auto"/>
              <w:bottom w:val="single" w:sz="4" w:space="0" w:color="auto"/>
            </w:tcBorders>
            <w:vAlign w:val="center"/>
          </w:tcPr>
          <w:p w14:paraId="7ACD3D3F" w14:textId="2744093D" w:rsidR="00682CC5" w:rsidRPr="00C9737C" w:rsidRDefault="00C9737C" w:rsidP="00C9737C">
            <w:pPr>
              <w:spacing w:line="240" w:lineRule="auto"/>
              <w:jc w:val="center"/>
              <w:rPr>
                <w:b/>
                <w:sz w:val="16"/>
                <w:szCs w:val="16"/>
              </w:rPr>
            </w:pPr>
            <w:r w:rsidRPr="00C9737C">
              <w:rPr>
                <w:b/>
                <w:sz w:val="16"/>
                <w:szCs w:val="16"/>
              </w:rPr>
              <w:t>13</w:t>
            </w:r>
          </w:p>
        </w:tc>
        <w:tc>
          <w:tcPr>
            <w:tcW w:w="567" w:type="dxa"/>
            <w:tcBorders>
              <w:top w:val="single" w:sz="4" w:space="0" w:color="auto"/>
              <w:bottom w:val="single" w:sz="4" w:space="0" w:color="auto"/>
            </w:tcBorders>
            <w:vAlign w:val="center"/>
          </w:tcPr>
          <w:p w14:paraId="2EB388A2" w14:textId="79500561" w:rsidR="00682CC5" w:rsidRPr="00C9737C" w:rsidRDefault="00C9737C" w:rsidP="00C9737C">
            <w:pPr>
              <w:spacing w:line="240" w:lineRule="auto"/>
              <w:jc w:val="center"/>
              <w:rPr>
                <w:b/>
                <w:sz w:val="16"/>
                <w:szCs w:val="16"/>
              </w:rPr>
            </w:pPr>
            <w:r w:rsidRPr="00C9737C">
              <w:rPr>
                <w:b/>
                <w:sz w:val="16"/>
                <w:szCs w:val="16"/>
              </w:rPr>
              <w:t>14</w:t>
            </w:r>
          </w:p>
        </w:tc>
        <w:tc>
          <w:tcPr>
            <w:tcW w:w="567" w:type="dxa"/>
            <w:tcBorders>
              <w:top w:val="single" w:sz="4" w:space="0" w:color="auto"/>
              <w:bottom w:val="single" w:sz="4" w:space="0" w:color="auto"/>
            </w:tcBorders>
            <w:vAlign w:val="center"/>
          </w:tcPr>
          <w:p w14:paraId="388D7450" w14:textId="1807FDAA" w:rsidR="00682CC5" w:rsidRPr="00C9737C" w:rsidRDefault="00C9737C" w:rsidP="00C9737C">
            <w:pPr>
              <w:spacing w:line="240" w:lineRule="auto"/>
              <w:jc w:val="center"/>
              <w:rPr>
                <w:b/>
                <w:sz w:val="16"/>
                <w:szCs w:val="16"/>
              </w:rPr>
            </w:pPr>
            <w:r w:rsidRPr="00C9737C">
              <w:rPr>
                <w:b/>
                <w:sz w:val="16"/>
                <w:szCs w:val="16"/>
              </w:rPr>
              <w:t>15</w:t>
            </w:r>
          </w:p>
        </w:tc>
      </w:tr>
      <w:tr w:rsidR="00682CC5" w14:paraId="015B8853" w14:textId="77777777" w:rsidTr="00E909EC">
        <w:trPr>
          <w:trHeight w:val="284"/>
        </w:trPr>
        <w:tc>
          <w:tcPr>
            <w:tcW w:w="566" w:type="dxa"/>
            <w:tcBorders>
              <w:top w:val="single" w:sz="12" w:space="0" w:color="auto"/>
              <w:bottom w:val="single" w:sz="12" w:space="0" w:color="auto"/>
            </w:tcBorders>
            <w:vAlign w:val="center"/>
          </w:tcPr>
          <w:p w14:paraId="011E0A97" w14:textId="0953E5F6" w:rsidR="00682CC5" w:rsidRPr="00C9737C" w:rsidRDefault="00CF3396" w:rsidP="00C9737C">
            <w:pPr>
              <w:spacing w:line="240" w:lineRule="auto"/>
              <w:jc w:val="center"/>
              <w:rPr>
                <w:b/>
                <w:sz w:val="16"/>
                <w:szCs w:val="16"/>
              </w:rPr>
            </w:pPr>
            <w:r>
              <w:rPr>
                <w:b/>
                <w:sz w:val="16"/>
                <w:szCs w:val="16"/>
              </w:rPr>
              <w:t>valor</w:t>
            </w:r>
          </w:p>
        </w:tc>
        <w:tc>
          <w:tcPr>
            <w:tcW w:w="566" w:type="dxa"/>
            <w:tcBorders>
              <w:top w:val="single" w:sz="4" w:space="0" w:color="auto"/>
              <w:bottom w:val="single" w:sz="12" w:space="0" w:color="auto"/>
            </w:tcBorders>
            <w:vAlign w:val="center"/>
          </w:tcPr>
          <w:p w14:paraId="7888F7E7" w14:textId="5C1D07AC"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399B49D6" w14:textId="60BC3BCE"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156C71EF" w14:textId="304F4460"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7C5B9378" w14:textId="6BFED7FC"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603564E4" w14:textId="2AB0D8D5"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7B6C7A3B" w14:textId="5D7B27A3"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0B9A2FDC" w14:textId="58AC8443"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352AB94E" w14:textId="6D5AD554" w:rsidR="00682CC5" w:rsidRPr="00682CC5" w:rsidRDefault="00C9737C" w:rsidP="00C9737C">
            <w:pPr>
              <w:spacing w:line="240" w:lineRule="auto"/>
              <w:jc w:val="center"/>
              <w:rPr>
                <w:sz w:val="16"/>
                <w:szCs w:val="16"/>
              </w:rPr>
            </w:pPr>
            <w:r>
              <w:rPr>
                <w:sz w:val="16"/>
                <w:szCs w:val="16"/>
              </w:rPr>
              <w:t>6</w:t>
            </w:r>
          </w:p>
        </w:tc>
        <w:tc>
          <w:tcPr>
            <w:tcW w:w="566" w:type="dxa"/>
            <w:tcBorders>
              <w:top w:val="single" w:sz="4" w:space="0" w:color="auto"/>
              <w:bottom w:val="single" w:sz="12" w:space="0" w:color="auto"/>
            </w:tcBorders>
            <w:vAlign w:val="center"/>
          </w:tcPr>
          <w:p w14:paraId="4313A985" w14:textId="50B6F34C"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645B3865" w14:textId="15A08726"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1A8F55CF" w14:textId="4A6D7CCB"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07DB94E2" w14:textId="6559563B"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0DEB5BCD" w14:textId="2F4DF126"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192D75B5" w14:textId="5C28FEDE" w:rsidR="00682CC5" w:rsidRPr="00682CC5" w:rsidRDefault="00C9737C" w:rsidP="00C9737C">
            <w:pPr>
              <w:spacing w:line="240" w:lineRule="auto"/>
              <w:jc w:val="center"/>
              <w:rPr>
                <w:sz w:val="16"/>
                <w:szCs w:val="16"/>
              </w:rPr>
            </w:pPr>
            <w:r>
              <w:rPr>
                <w:sz w:val="16"/>
                <w:szCs w:val="16"/>
              </w:rPr>
              <w:t>6</w:t>
            </w:r>
          </w:p>
        </w:tc>
        <w:tc>
          <w:tcPr>
            <w:tcW w:w="567" w:type="dxa"/>
            <w:tcBorders>
              <w:top w:val="single" w:sz="4" w:space="0" w:color="auto"/>
              <w:bottom w:val="single" w:sz="12" w:space="0" w:color="auto"/>
            </w:tcBorders>
            <w:vAlign w:val="center"/>
          </w:tcPr>
          <w:p w14:paraId="00095702" w14:textId="2BC6701A" w:rsidR="00682CC5" w:rsidRPr="00682CC5" w:rsidRDefault="00C9737C" w:rsidP="00C9737C">
            <w:pPr>
              <w:spacing w:line="240" w:lineRule="auto"/>
              <w:jc w:val="center"/>
              <w:rPr>
                <w:sz w:val="16"/>
                <w:szCs w:val="16"/>
              </w:rPr>
            </w:pPr>
            <w:r>
              <w:rPr>
                <w:sz w:val="16"/>
                <w:szCs w:val="16"/>
              </w:rPr>
              <w:t>6</w:t>
            </w:r>
          </w:p>
        </w:tc>
      </w:tr>
    </w:tbl>
    <w:p w14:paraId="20393309" w14:textId="77777777" w:rsidR="00F516D5" w:rsidRDefault="00F516D5" w:rsidP="00300F91">
      <w:pPr>
        <w:ind w:firstLine="1134"/>
      </w:pPr>
    </w:p>
    <w:p w14:paraId="2EFD9F1E" w14:textId="08D55BB3" w:rsidR="00C07EDA" w:rsidRDefault="00C07EDA" w:rsidP="00300F91">
      <w:pPr>
        <w:ind w:firstLine="1134"/>
      </w:pPr>
      <w:r>
        <w:t>Do mesmo modo, ao pegarmos a primeira coluna</w:t>
      </w:r>
      <w:r w:rsidR="000D7A3D">
        <w:t xml:space="preserve"> da matriz </w:t>
      </w:r>
      <m:oMath>
        <m:r>
          <w:rPr>
            <w:rFonts w:ascii="Cambria Math" w:hAnsi="Cambria Math"/>
          </w:rPr>
          <m:t>F</m:t>
        </m:r>
      </m:oMath>
      <w:r w:rsidR="000D7A3D">
        <w:t xml:space="preserve"> como exemplo, teremos </w:t>
      </w:r>
      <m:oMath>
        <m:sSub>
          <m:sSubPr>
            <m:ctrlPr>
              <w:rPr>
                <w:rFonts w:ascii="Cambria Math" w:hAnsi="Cambria Math"/>
                <w:i/>
              </w:rPr>
            </m:ctrlPr>
          </m:sSubPr>
          <m:e>
            <m:r>
              <w:rPr>
                <w:rFonts w:ascii="Cambria Math" w:hAnsi="Cambria Math"/>
              </w:rPr>
              <m:t>fc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1+1+0+0+0+0+0+1+0+1+0+0+0+1+0</m:t>
            </m:r>
          </m:e>
        </m:d>
        <m:r>
          <w:rPr>
            <w:rFonts w:ascii="Cambria Math" w:hAnsi="Cambria Math"/>
          </w:rPr>
          <m:t>=5</m:t>
        </m:r>
      </m:oMath>
      <w:r w:rsidR="00076F22">
        <w:t xml:space="preserve">. A </w:t>
      </w:r>
      <w:r w:rsidR="00560986">
        <w:fldChar w:fldCharType="begin"/>
      </w:r>
      <w:r w:rsidR="00560986">
        <w:instrText xml:space="preserve"> REF _Ref509773181 \h </w:instrText>
      </w:r>
      <w:r w:rsidR="00560986">
        <w:fldChar w:fldCharType="separate"/>
      </w:r>
      <w:r w:rsidR="00B07D6C">
        <w:t>t</w:t>
      </w:r>
      <w:r w:rsidR="00D05DD2">
        <w:t xml:space="preserve">abela </w:t>
      </w:r>
      <w:r w:rsidR="00D05DD2">
        <w:rPr>
          <w:noProof/>
        </w:rPr>
        <w:t>4</w:t>
      </w:r>
      <w:r w:rsidR="00560986">
        <w:fldChar w:fldCharType="end"/>
      </w:r>
      <w:r w:rsidR="00C545F0">
        <w:t xml:space="preserve"> </w:t>
      </w:r>
      <w:r w:rsidR="00076F22">
        <w:t xml:space="preserve">mostra todos os resultados de </w:t>
      </w:r>
      <m:oMath>
        <m:r>
          <w:rPr>
            <w:rFonts w:ascii="Cambria Math" w:hAnsi="Cambria Math"/>
          </w:rPr>
          <m:t>fc</m:t>
        </m:r>
      </m:oMath>
      <w:r w:rsidR="00076F22">
        <w:t>.</w:t>
      </w:r>
    </w:p>
    <w:p w14:paraId="0C9A4E15" w14:textId="542FE3E9" w:rsidR="00560986" w:rsidRDefault="00560986" w:rsidP="00560986">
      <w:pPr>
        <w:pStyle w:val="Legenda"/>
        <w:keepNext/>
      </w:pPr>
      <w:bookmarkStart w:id="120" w:name="_Ref509773181"/>
      <w:bookmarkStart w:id="121" w:name="_Toc509838592"/>
      <w:r>
        <w:t xml:space="preserve">Tabela </w:t>
      </w:r>
      <w:fldSimple w:instr=" SEQ Tabela \* ARABIC ">
        <w:r w:rsidR="00D05DD2">
          <w:rPr>
            <w:noProof/>
          </w:rPr>
          <w:t>4</w:t>
        </w:r>
      </w:fldSimple>
      <w:bookmarkEnd w:id="120"/>
      <w:r>
        <w:t xml:space="preserve"> - Vetor de frequência de colunas </w:t>
      </w:r>
      <m:oMath>
        <m:r>
          <w:rPr>
            <w:rFonts w:ascii="Cambria Math" w:hAnsi="Cambria Math"/>
          </w:rPr>
          <m:t>fc</m:t>
        </m:r>
      </m:oMath>
      <w:r>
        <w:t xml:space="preserve"> da matriz de padrão de respostas </w:t>
      </w:r>
      <m:oMath>
        <m:r>
          <w:rPr>
            <w:rFonts w:ascii="Cambria Math" w:hAnsi="Cambria Math"/>
          </w:rPr>
          <m:t>F</m:t>
        </m:r>
      </m:oMath>
      <w:r>
        <w:t>.</w:t>
      </w:r>
      <w:bookmarkEnd w:id="1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4"/>
        <w:gridCol w:w="464"/>
        <w:gridCol w:w="464"/>
        <w:gridCol w:w="465"/>
        <w:gridCol w:w="464"/>
        <w:gridCol w:w="464"/>
        <w:gridCol w:w="465"/>
        <w:gridCol w:w="464"/>
        <w:gridCol w:w="464"/>
        <w:gridCol w:w="465"/>
        <w:gridCol w:w="464"/>
        <w:gridCol w:w="464"/>
        <w:gridCol w:w="465"/>
        <w:gridCol w:w="464"/>
        <w:gridCol w:w="464"/>
        <w:gridCol w:w="465"/>
        <w:gridCol w:w="464"/>
        <w:gridCol w:w="464"/>
        <w:gridCol w:w="465"/>
      </w:tblGrid>
      <w:tr w:rsidR="00DB372B" w:rsidRPr="00E909EC" w14:paraId="033D71EC" w14:textId="77777777" w:rsidTr="003A53C2">
        <w:trPr>
          <w:trHeight w:val="284"/>
        </w:trPr>
        <w:tc>
          <w:tcPr>
            <w:tcW w:w="9062" w:type="dxa"/>
            <w:gridSpan w:val="19"/>
            <w:tcBorders>
              <w:top w:val="single" w:sz="12" w:space="0" w:color="auto"/>
              <w:bottom w:val="single" w:sz="4" w:space="0" w:color="auto"/>
            </w:tcBorders>
            <w:vAlign w:val="center"/>
          </w:tcPr>
          <w:p w14:paraId="24F918E9" w14:textId="77777777" w:rsidR="00DB372B" w:rsidRPr="00E909EC" w:rsidRDefault="00DB372B" w:rsidP="003A53C2">
            <w:pPr>
              <w:spacing w:line="240" w:lineRule="auto"/>
              <w:jc w:val="center"/>
              <w:rPr>
                <w:rFonts w:cs="Arial"/>
                <w:b/>
                <w:sz w:val="16"/>
                <w:szCs w:val="16"/>
              </w:rPr>
            </w:pPr>
            <w:r>
              <w:rPr>
                <w:rFonts w:cs="Arial"/>
                <w:b/>
                <w:bCs/>
                <w:color w:val="000000"/>
                <w:sz w:val="16"/>
                <w:szCs w:val="16"/>
              </w:rPr>
              <w:t xml:space="preserve">Vetor de frequência de colunas </w:t>
            </w:r>
            <m:oMath>
              <m:r>
                <m:rPr>
                  <m:sty m:val="bi"/>
                </m:rPr>
                <w:rPr>
                  <w:rFonts w:ascii="Cambria Math" w:hAnsi="Cambria Math" w:cs="Arial"/>
                  <w:color w:val="000000"/>
                  <w:sz w:val="16"/>
                  <w:szCs w:val="16"/>
                </w:rPr>
                <m:t>fc</m:t>
              </m:r>
            </m:oMath>
          </w:p>
        </w:tc>
      </w:tr>
      <w:tr w:rsidR="00DB372B" w:rsidRPr="00E909EC" w14:paraId="32C08DEA" w14:textId="77777777" w:rsidTr="003A53C2">
        <w:trPr>
          <w:trHeight w:val="284"/>
        </w:trPr>
        <w:tc>
          <w:tcPr>
            <w:tcW w:w="704" w:type="dxa"/>
            <w:tcBorders>
              <w:top w:val="single" w:sz="4" w:space="0" w:color="auto"/>
              <w:bottom w:val="single" w:sz="4" w:space="0" w:color="auto"/>
            </w:tcBorders>
            <w:vAlign w:val="center"/>
          </w:tcPr>
          <w:p w14:paraId="674824F4" w14:textId="77777777" w:rsidR="00DB372B" w:rsidRPr="00E909EC" w:rsidRDefault="00DB372B" w:rsidP="003A53C2">
            <w:pPr>
              <w:spacing w:line="240" w:lineRule="auto"/>
              <w:jc w:val="center"/>
              <w:rPr>
                <w:rFonts w:cs="Arial"/>
                <w:b/>
                <w:sz w:val="16"/>
                <w:szCs w:val="16"/>
              </w:rPr>
            </w:pPr>
            <w:r w:rsidRPr="00E909EC">
              <w:rPr>
                <w:b/>
                <w:sz w:val="16"/>
                <w:szCs w:val="16"/>
              </w:rPr>
              <w:t>índice</w:t>
            </w:r>
          </w:p>
        </w:tc>
        <w:tc>
          <w:tcPr>
            <w:tcW w:w="464" w:type="dxa"/>
            <w:tcBorders>
              <w:top w:val="single" w:sz="4" w:space="0" w:color="auto"/>
              <w:bottom w:val="single" w:sz="4" w:space="0" w:color="auto"/>
            </w:tcBorders>
            <w:vAlign w:val="center"/>
          </w:tcPr>
          <w:p w14:paraId="55BE83A7" w14:textId="77777777" w:rsidR="00DB372B" w:rsidRPr="00E909EC" w:rsidRDefault="00DB372B" w:rsidP="003A53C2">
            <w:pPr>
              <w:spacing w:line="240" w:lineRule="auto"/>
              <w:jc w:val="center"/>
              <w:rPr>
                <w:rFonts w:cs="Arial"/>
                <w:sz w:val="16"/>
                <w:szCs w:val="16"/>
              </w:rPr>
            </w:pPr>
            <w:r w:rsidRPr="00C9737C">
              <w:rPr>
                <w:b/>
                <w:sz w:val="16"/>
                <w:szCs w:val="16"/>
              </w:rPr>
              <w:t>1</w:t>
            </w:r>
          </w:p>
        </w:tc>
        <w:tc>
          <w:tcPr>
            <w:tcW w:w="464" w:type="dxa"/>
            <w:tcBorders>
              <w:top w:val="single" w:sz="4" w:space="0" w:color="auto"/>
              <w:bottom w:val="single" w:sz="4" w:space="0" w:color="auto"/>
            </w:tcBorders>
            <w:vAlign w:val="center"/>
          </w:tcPr>
          <w:p w14:paraId="08CD7470" w14:textId="77777777" w:rsidR="00DB372B" w:rsidRPr="00E909EC" w:rsidRDefault="00DB372B" w:rsidP="003A53C2">
            <w:pPr>
              <w:spacing w:line="240" w:lineRule="auto"/>
              <w:jc w:val="center"/>
              <w:rPr>
                <w:rFonts w:cs="Arial"/>
                <w:sz w:val="16"/>
                <w:szCs w:val="16"/>
              </w:rPr>
            </w:pPr>
            <w:r w:rsidRPr="00C9737C">
              <w:rPr>
                <w:b/>
                <w:sz w:val="16"/>
                <w:szCs w:val="16"/>
              </w:rPr>
              <w:t>2</w:t>
            </w:r>
          </w:p>
        </w:tc>
        <w:tc>
          <w:tcPr>
            <w:tcW w:w="465" w:type="dxa"/>
            <w:tcBorders>
              <w:top w:val="single" w:sz="4" w:space="0" w:color="auto"/>
              <w:bottom w:val="single" w:sz="4" w:space="0" w:color="auto"/>
            </w:tcBorders>
            <w:vAlign w:val="center"/>
          </w:tcPr>
          <w:p w14:paraId="4CF8AD33" w14:textId="77777777" w:rsidR="00DB372B" w:rsidRPr="00E909EC" w:rsidRDefault="00DB372B" w:rsidP="003A53C2">
            <w:pPr>
              <w:spacing w:line="240" w:lineRule="auto"/>
              <w:jc w:val="center"/>
              <w:rPr>
                <w:rFonts w:cs="Arial"/>
                <w:sz w:val="16"/>
                <w:szCs w:val="16"/>
              </w:rPr>
            </w:pPr>
            <w:r w:rsidRPr="00C9737C">
              <w:rPr>
                <w:b/>
                <w:sz w:val="16"/>
                <w:szCs w:val="16"/>
              </w:rPr>
              <w:t>3</w:t>
            </w:r>
          </w:p>
        </w:tc>
        <w:tc>
          <w:tcPr>
            <w:tcW w:w="464" w:type="dxa"/>
            <w:tcBorders>
              <w:top w:val="single" w:sz="4" w:space="0" w:color="auto"/>
              <w:bottom w:val="single" w:sz="4" w:space="0" w:color="auto"/>
            </w:tcBorders>
            <w:vAlign w:val="center"/>
          </w:tcPr>
          <w:p w14:paraId="7B19666C" w14:textId="77777777" w:rsidR="00DB372B" w:rsidRPr="00E909EC" w:rsidRDefault="00DB372B" w:rsidP="003A53C2">
            <w:pPr>
              <w:spacing w:line="240" w:lineRule="auto"/>
              <w:jc w:val="center"/>
              <w:rPr>
                <w:rFonts w:cs="Arial"/>
                <w:sz w:val="16"/>
                <w:szCs w:val="16"/>
              </w:rPr>
            </w:pPr>
            <w:r w:rsidRPr="00C9737C">
              <w:rPr>
                <w:b/>
                <w:sz w:val="16"/>
                <w:szCs w:val="16"/>
              </w:rPr>
              <w:t>4</w:t>
            </w:r>
          </w:p>
        </w:tc>
        <w:tc>
          <w:tcPr>
            <w:tcW w:w="464" w:type="dxa"/>
            <w:tcBorders>
              <w:top w:val="single" w:sz="4" w:space="0" w:color="auto"/>
              <w:bottom w:val="single" w:sz="4" w:space="0" w:color="auto"/>
            </w:tcBorders>
            <w:vAlign w:val="center"/>
          </w:tcPr>
          <w:p w14:paraId="187B48D4" w14:textId="77777777" w:rsidR="00DB372B" w:rsidRPr="00E909EC" w:rsidRDefault="00DB372B" w:rsidP="003A53C2">
            <w:pPr>
              <w:spacing w:line="240" w:lineRule="auto"/>
              <w:jc w:val="center"/>
              <w:rPr>
                <w:rFonts w:cs="Arial"/>
                <w:sz w:val="16"/>
                <w:szCs w:val="16"/>
              </w:rPr>
            </w:pPr>
            <w:r w:rsidRPr="00C9737C">
              <w:rPr>
                <w:b/>
                <w:sz w:val="16"/>
                <w:szCs w:val="16"/>
              </w:rPr>
              <w:t>5</w:t>
            </w:r>
          </w:p>
        </w:tc>
        <w:tc>
          <w:tcPr>
            <w:tcW w:w="465" w:type="dxa"/>
            <w:tcBorders>
              <w:top w:val="single" w:sz="4" w:space="0" w:color="auto"/>
              <w:bottom w:val="single" w:sz="4" w:space="0" w:color="auto"/>
            </w:tcBorders>
            <w:vAlign w:val="center"/>
          </w:tcPr>
          <w:p w14:paraId="4CA5AFC7" w14:textId="77777777" w:rsidR="00DB372B" w:rsidRPr="00E909EC" w:rsidRDefault="00DB372B" w:rsidP="003A53C2">
            <w:pPr>
              <w:spacing w:line="240" w:lineRule="auto"/>
              <w:jc w:val="center"/>
              <w:rPr>
                <w:rFonts w:cs="Arial"/>
                <w:sz w:val="16"/>
                <w:szCs w:val="16"/>
              </w:rPr>
            </w:pPr>
            <w:r w:rsidRPr="00C9737C">
              <w:rPr>
                <w:b/>
                <w:sz w:val="16"/>
                <w:szCs w:val="16"/>
              </w:rPr>
              <w:t>6</w:t>
            </w:r>
          </w:p>
        </w:tc>
        <w:tc>
          <w:tcPr>
            <w:tcW w:w="464" w:type="dxa"/>
            <w:tcBorders>
              <w:top w:val="single" w:sz="4" w:space="0" w:color="auto"/>
              <w:bottom w:val="single" w:sz="4" w:space="0" w:color="auto"/>
            </w:tcBorders>
            <w:vAlign w:val="center"/>
          </w:tcPr>
          <w:p w14:paraId="0B553911" w14:textId="77777777" w:rsidR="00DB372B" w:rsidRPr="00E909EC" w:rsidRDefault="00DB372B" w:rsidP="003A53C2">
            <w:pPr>
              <w:spacing w:line="240" w:lineRule="auto"/>
              <w:jc w:val="center"/>
              <w:rPr>
                <w:rFonts w:cs="Arial"/>
                <w:sz w:val="16"/>
                <w:szCs w:val="16"/>
              </w:rPr>
            </w:pPr>
            <w:r w:rsidRPr="00C9737C">
              <w:rPr>
                <w:b/>
                <w:sz w:val="16"/>
                <w:szCs w:val="16"/>
              </w:rPr>
              <w:t>7</w:t>
            </w:r>
          </w:p>
        </w:tc>
        <w:tc>
          <w:tcPr>
            <w:tcW w:w="464" w:type="dxa"/>
            <w:tcBorders>
              <w:top w:val="single" w:sz="4" w:space="0" w:color="auto"/>
              <w:bottom w:val="single" w:sz="4" w:space="0" w:color="auto"/>
            </w:tcBorders>
            <w:vAlign w:val="center"/>
          </w:tcPr>
          <w:p w14:paraId="5F7AF77F" w14:textId="77777777" w:rsidR="00DB372B" w:rsidRPr="00E909EC" w:rsidRDefault="00DB372B" w:rsidP="003A53C2">
            <w:pPr>
              <w:spacing w:line="240" w:lineRule="auto"/>
              <w:jc w:val="center"/>
              <w:rPr>
                <w:rFonts w:cs="Arial"/>
                <w:sz w:val="16"/>
                <w:szCs w:val="16"/>
              </w:rPr>
            </w:pPr>
            <w:r w:rsidRPr="00C9737C">
              <w:rPr>
                <w:b/>
                <w:sz w:val="16"/>
                <w:szCs w:val="16"/>
              </w:rPr>
              <w:t>8</w:t>
            </w:r>
          </w:p>
        </w:tc>
        <w:tc>
          <w:tcPr>
            <w:tcW w:w="465" w:type="dxa"/>
            <w:tcBorders>
              <w:top w:val="single" w:sz="4" w:space="0" w:color="auto"/>
              <w:bottom w:val="single" w:sz="4" w:space="0" w:color="auto"/>
            </w:tcBorders>
            <w:vAlign w:val="center"/>
          </w:tcPr>
          <w:p w14:paraId="0B75B76E" w14:textId="77777777" w:rsidR="00DB372B" w:rsidRPr="00E909EC" w:rsidRDefault="00DB372B" w:rsidP="003A53C2">
            <w:pPr>
              <w:spacing w:line="240" w:lineRule="auto"/>
              <w:jc w:val="center"/>
              <w:rPr>
                <w:rFonts w:cs="Arial"/>
                <w:sz w:val="16"/>
                <w:szCs w:val="16"/>
              </w:rPr>
            </w:pPr>
            <w:r w:rsidRPr="00C9737C">
              <w:rPr>
                <w:b/>
                <w:sz w:val="16"/>
                <w:szCs w:val="16"/>
              </w:rPr>
              <w:t>9</w:t>
            </w:r>
          </w:p>
        </w:tc>
        <w:tc>
          <w:tcPr>
            <w:tcW w:w="464" w:type="dxa"/>
            <w:tcBorders>
              <w:top w:val="single" w:sz="4" w:space="0" w:color="auto"/>
              <w:bottom w:val="single" w:sz="4" w:space="0" w:color="auto"/>
            </w:tcBorders>
            <w:vAlign w:val="center"/>
          </w:tcPr>
          <w:p w14:paraId="3E0AA6D7" w14:textId="77777777" w:rsidR="00DB372B" w:rsidRPr="00E909EC" w:rsidRDefault="00DB372B" w:rsidP="003A53C2">
            <w:pPr>
              <w:spacing w:line="240" w:lineRule="auto"/>
              <w:jc w:val="center"/>
              <w:rPr>
                <w:rFonts w:cs="Arial"/>
                <w:sz w:val="16"/>
                <w:szCs w:val="16"/>
              </w:rPr>
            </w:pPr>
            <w:r w:rsidRPr="00C9737C">
              <w:rPr>
                <w:b/>
                <w:sz w:val="16"/>
                <w:szCs w:val="16"/>
              </w:rPr>
              <w:t>10</w:t>
            </w:r>
          </w:p>
        </w:tc>
        <w:tc>
          <w:tcPr>
            <w:tcW w:w="464" w:type="dxa"/>
            <w:tcBorders>
              <w:top w:val="single" w:sz="4" w:space="0" w:color="auto"/>
              <w:bottom w:val="single" w:sz="4" w:space="0" w:color="auto"/>
            </w:tcBorders>
            <w:vAlign w:val="center"/>
          </w:tcPr>
          <w:p w14:paraId="39AF6291" w14:textId="77777777" w:rsidR="00DB372B" w:rsidRPr="00E909EC" w:rsidRDefault="00DB372B" w:rsidP="003A53C2">
            <w:pPr>
              <w:spacing w:line="240" w:lineRule="auto"/>
              <w:jc w:val="center"/>
              <w:rPr>
                <w:rFonts w:cs="Arial"/>
                <w:sz w:val="16"/>
                <w:szCs w:val="16"/>
              </w:rPr>
            </w:pPr>
            <w:r w:rsidRPr="00C9737C">
              <w:rPr>
                <w:b/>
                <w:sz w:val="16"/>
                <w:szCs w:val="16"/>
              </w:rPr>
              <w:t>11</w:t>
            </w:r>
          </w:p>
        </w:tc>
        <w:tc>
          <w:tcPr>
            <w:tcW w:w="465" w:type="dxa"/>
            <w:tcBorders>
              <w:top w:val="single" w:sz="4" w:space="0" w:color="auto"/>
              <w:bottom w:val="single" w:sz="4" w:space="0" w:color="auto"/>
            </w:tcBorders>
            <w:vAlign w:val="center"/>
          </w:tcPr>
          <w:p w14:paraId="18653410" w14:textId="77777777" w:rsidR="00DB372B" w:rsidRPr="00E909EC" w:rsidRDefault="00DB372B" w:rsidP="003A53C2">
            <w:pPr>
              <w:spacing w:line="240" w:lineRule="auto"/>
              <w:jc w:val="center"/>
              <w:rPr>
                <w:rFonts w:cs="Arial"/>
                <w:sz w:val="16"/>
                <w:szCs w:val="16"/>
              </w:rPr>
            </w:pPr>
            <w:r w:rsidRPr="00C9737C">
              <w:rPr>
                <w:b/>
                <w:sz w:val="16"/>
                <w:szCs w:val="16"/>
              </w:rPr>
              <w:t>12</w:t>
            </w:r>
          </w:p>
        </w:tc>
        <w:tc>
          <w:tcPr>
            <w:tcW w:w="464" w:type="dxa"/>
            <w:tcBorders>
              <w:top w:val="single" w:sz="4" w:space="0" w:color="auto"/>
              <w:bottom w:val="single" w:sz="4" w:space="0" w:color="auto"/>
            </w:tcBorders>
            <w:vAlign w:val="center"/>
          </w:tcPr>
          <w:p w14:paraId="7D8B060D" w14:textId="77777777" w:rsidR="00DB372B" w:rsidRPr="00E909EC" w:rsidRDefault="00DB372B" w:rsidP="003A53C2">
            <w:pPr>
              <w:spacing w:line="240" w:lineRule="auto"/>
              <w:jc w:val="center"/>
              <w:rPr>
                <w:rFonts w:cs="Arial"/>
                <w:sz w:val="16"/>
                <w:szCs w:val="16"/>
              </w:rPr>
            </w:pPr>
            <w:r w:rsidRPr="00C9737C">
              <w:rPr>
                <w:b/>
                <w:sz w:val="16"/>
                <w:szCs w:val="16"/>
              </w:rPr>
              <w:t>13</w:t>
            </w:r>
          </w:p>
        </w:tc>
        <w:tc>
          <w:tcPr>
            <w:tcW w:w="464" w:type="dxa"/>
            <w:tcBorders>
              <w:top w:val="single" w:sz="4" w:space="0" w:color="auto"/>
              <w:bottom w:val="single" w:sz="4" w:space="0" w:color="auto"/>
            </w:tcBorders>
            <w:vAlign w:val="center"/>
          </w:tcPr>
          <w:p w14:paraId="5974226C" w14:textId="77777777" w:rsidR="00DB372B" w:rsidRPr="00E909EC" w:rsidRDefault="00DB372B" w:rsidP="003A53C2">
            <w:pPr>
              <w:spacing w:line="240" w:lineRule="auto"/>
              <w:jc w:val="center"/>
              <w:rPr>
                <w:rFonts w:cs="Arial"/>
                <w:sz w:val="16"/>
                <w:szCs w:val="16"/>
              </w:rPr>
            </w:pPr>
            <w:r w:rsidRPr="00C9737C">
              <w:rPr>
                <w:b/>
                <w:sz w:val="16"/>
                <w:szCs w:val="16"/>
              </w:rPr>
              <w:t>14</w:t>
            </w:r>
          </w:p>
        </w:tc>
        <w:tc>
          <w:tcPr>
            <w:tcW w:w="465" w:type="dxa"/>
            <w:tcBorders>
              <w:top w:val="single" w:sz="4" w:space="0" w:color="auto"/>
              <w:bottom w:val="single" w:sz="4" w:space="0" w:color="auto"/>
            </w:tcBorders>
            <w:vAlign w:val="center"/>
          </w:tcPr>
          <w:p w14:paraId="57597342" w14:textId="77777777" w:rsidR="00DB372B" w:rsidRPr="00E909EC" w:rsidRDefault="00DB372B" w:rsidP="003A53C2">
            <w:pPr>
              <w:spacing w:line="240" w:lineRule="auto"/>
              <w:jc w:val="center"/>
              <w:rPr>
                <w:rFonts w:cs="Arial"/>
                <w:sz w:val="16"/>
                <w:szCs w:val="16"/>
              </w:rPr>
            </w:pPr>
            <w:r w:rsidRPr="00C9737C">
              <w:rPr>
                <w:b/>
                <w:sz w:val="16"/>
                <w:szCs w:val="16"/>
              </w:rPr>
              <w:t>15</w:t>
            </w:r>
          </w:p>
        </w:tc>
        <w:tc>
          <w:tcPr>
            <w:tcW w:w="464" w:type="dxa"/>
            <w:tcBorders>
              <w:top w:val="single" w:sz="4" w:space="0" w:color="auto"/>
              <w:bottom w:val="single" w:sz="4" w:space="0" w:color="auto"/>
            </w:tcBorders>
            <w:vAlign w:val="center"/>
          </w:tcPr>
          <w:p w14:paraId="1DA785A4" w14:textId="77777777" w:rsidR="00DB372B" w:rsidRPr="00E909EC" w:rsidRDefault="00DB372B" w:rsidP="003A53C2">
            <w:pPr>
              <w:spacing w:line="240" w:lineRule="auto"/>
              <w:jc w:val="center"/>
              <w:rPr>
                <w:rFonts w:cs="Arial"/>
                <w:b/>
                <w:sz w:val="16"/>
                <w:szCs w:val="16"/>
              </w:rPr>
            </w:pPr>
            <w:r w:rsidRPr="00E909EC">
              <w:rPr>
                <w:rFonts w:cs="Arial"/>
                <w:b/>
                <w:sz w:val="16"/>
                <w:szCs w:val="16"/>
              </w:rPr>
              <w:t>16</w:t>
            </w:r>
          </w:p>
        </w:tc>
        <w:tc>
          <w:tcPr>
            <w:tcW w:w="464" w:type="dxa"/>
            <w:tcBorders>
              <w:top w:val="single" w:sz="4" w:space="0" w:color="auto"/>
              <w:bottom w:val="single" w:sz="4" w:space="0" w:color="auto"/>
            </w:tcBorders>
            <w:vAlign w:val="center"/>
          </w:tcPr>
          <w:p w14:paraId="3EBEB62D" w14:textId="77777777" w:rsidR="00DB372B" w:rsidRPr="00E909EC" w:rsidRDefault="00DB372B" w:rsidP="003A53C2">
            <w:pPr>
              <w:spacing w:line="240" w:lineRule="auto"/>
              <w:jc w:val="center"/>
              <w:rPr>
                <w:rFonts w:cs="Arial"/>
                <w:b/>
                <w:sz w:val="16"/>
                <w:szCs w:val="16"/>
              </w:rPr>
            </w:pPr>
            <w:r w:rsidRPr="00E909EC">
              <w:rPr>
                <w:rFonts w:cs="Arial"/>
                <w:b/>
                <w:sz w:val="16"/>
                <w:szCs w:val="16"/>
              </w:rPr>
              <w:t>17</w:t>
            </w:r>
          </w:p>
        </w:tc>
        <w:tc>
          <w:tcPr>
            <w:tcW w:w="465" w:type="dxa"/>
            <w:tcBorders>
              <w:top w:val="single" w:sz="4" w:space="0" w:color="auto"/>
              <w:bottom w:val="single" w:sz="4" w:space="0" w:color="auto"/>
            </w:tcBorders>
            <w:vAlign w:val="center"/>
          </w:tcPr>
          <w:p w14:paraId="355FAEC5" w14:textId="77777777" w:rsidR="00DB372B" w:rsidRPr="00E909EC" w:rsidRDefault="00DB372B" w:rsidP="003A53C2">
            <w:pPr>
              <w:spacing w:line="240" w:lineRule="auto"/>
              <w:jc w:val="center"/>
              <w:rPr>
                <w:rFonts w:cs="Arial"/>
                <w:b/>
                <w:sz w:val="16"/>
                <w:szCs w:val="16"/>
              </w:rPr>
            </w:pPr>
            <w:r w:rsidRPr="00E909EC">
              <w:rPr>
                <w:rFonts w:cs="Arial"/>
                <w:b/>
                <w:sz w:val="16"/>
                <w:szCs w:val="16"/>
              </w:rPr>
              <w:t>18</w:t>
            </w:r>
          </w:p>
        </w:tc>
      </w:tr>
      <w:tr w:rsidR="00DB372B" w:rsidRPr="00E909EC" w14:paraId="2204278A" w14:textId="77777777" w:rsidTr="003A53C2">
        <w:trPr>
          <w:trHeight w:val="284"/>
        </w:trPr>
        <w:tc>
          <w:tcPr>
            <w:tcW w:w="704" w:type="dxa"/>
            <w:tcBorders>
              <w:top w:val="single" w:sz="4" w:space="0" w:color="auto"/>
              <w:bottom w:val="single" w:sz="12" w:space="0" w:color="auto"/>
            </w:tcBorders>
            <w:vAlign w:val="center"/>
          </w:tcPr>
          <w:p w14:paraId="20111563" w14:textId="77777777" w:rsidR="00DB372B" w:rsidRPr="00E909EC" w:rsidRDefault="00DB372B" w:rsidP="003A53C2">
            <w:pPr>
              <w:spacing w:line="240" w:lineRule="auto"/>
              <w:jc w:val="center"/>
              <w:rPr>
                <w:rFonts w:cs="Arial"/>
                <w:b/>
                <w:sz w:val="16"/>
                <w:szCs w:val="16"/>
              </w:rPr>
            </w:pPr>
            <w:r w:rsidRPr="00E909EC">
              <w:rPr>
                <w:rFonts w:cs="Arial"/>
                <w:b/>
                <w:sz w:val="16"/>
                <w:szCs w:val="16"/>
              </w:rPr>
              <w:t>valor</w:t>
            </w:r>
          </w:p>
        </w:tc>
        <w:tc>
          <w:tcPr>
            <w:tcW w:w="464" w:type="dxa"/>
            <w:tcBorders>
              <w:top w:val="single" w:sz="4" w:space="0" w:color="auto"/>
              <w:bottom w:val="single" w:sz="12" w:space="0" w:color="auto"/>
            </w:tcBorders>
            <w:vAlign w:val="center"/>
          </w:tcPr>
          <w:p w14:paraId="4A6E4677" w14:textId="663A3792" w:rsidR="00DB372B" w:rsidRPr="00E909EC" w:rsidRDefault="00DB372B" w:rsidP="003A53C2">
            <w:pPr>
              <w:spacing w:line="240" w:lineRule="auto"/>
              <w:jc w:val="center"/>
              <w:rPr>
                <w:rFonts w:cs="Arial"/>
                <w:sz w:val="16"/>
                <w:szCs w:val="16"/>
              </w:rPr>
            </w:pPr>
            <w:r>
              <w:rPr>
                <w:rFonts w:cs="Arial"/>
                <w:sz w:val="16"/>
                <w:szCs w:val="16"/>
              </w:rPr>
              <w:t>5</w:t>
            </w:r>
          </w:p>
        </w:tc>
        <w:tc>
          <w:tcPr>
            <w:tcW w:w="464" w:type="dxa"/>
            <w:tcBorders>
              <w:top w:val="single" w:sz="4" w:space="0" w:color="auto"/>
              <w:bottom w:val="single" w:sz="12" w:space="0" w:color="auto"/>
            </w:tcBorders>
            <w:vAlign w:val="center"/>
          </w:tcPr>
          <w:p w14:paraId="0392125C" w14:textId="6272BFC4" w:rsidR="00DB372B" w:rsidRPr="00E909EC" w:rsidRDefault="00DB372B" w:rsidP="003A53C2">
            <w:pPr>
              <w:spacing w:line="240" w:lineRule="auto"/>
              <w:jc w:val="center"/>
              <w:rPr>
                <w:rFonts w:cs="Arial"/>
                <w:sz w:val="16"/>
                <w:szCs w:val="16"/>
              </w:rPr>
            </w:pPr>
            <w:r>
              <w:rPr>
                <w:rFonts w:cs="Arial"/>
                <w:sz w:val="16"/>
                <w:szCs w:val="16"/>
              </w:rPr>
              <w:t>6</w:t>
            </w:r>
          </w:p>
        </w:tc>
        <w:tc>
          <w:tcPr>
            <w:tcW w:w="465" w:type="dxa"/>
            <w:tcBorders>
              <w:top w:val="single" w:sz="4" w:space="0" w:color="auto"/>
              <w:bottom w:val="single" w:sz="12" w:space="0" w:color="auto"/>
            </w:tcBorders>
            <w:vAlign w:val="center"/>
          </w:tcPr>
          <w:p w14:paraId="15D6FFB5" w14:textId="6733B956" w:rsidR="00DB372B" w:rsidRPr="00E909EC" w:rsidRDefault="00DB372B" w:rsidP="003A53C2">
            <w:pPr>
              <w:spacing w:line="240" w:lineRule="auto"/>
              <w:jc w:val="center"/>
              <w:rPr>
                <w:rFonts w:cs="Arial"/>
                <w:sz w:val="16"/>
                <w:szCs w:val="16"/>
              </w:rPr>
            </w:pPr>
            <w:r>
              <w:rPr>
                <w:rFonts w:cs="Arial"/>
                <w:sz w:val="16"/>
                <w:szCs w:val="16"/>
              </w:rPr>
              <w:t>4</w:t>
            </w:r>
          </w:p>
        </w:tc>
        <w:tc>
          <w:tcPr>
            <w:tcW w:w="464" w:type="dxa"/>
            <w:tcBorders>
              <w:top w:val="single" w:sz="4" w:space="0" w:color="auto"/>
              <w:bottom w:val="single" w:sz="12" w:space="0" w:color="auto"/>
            </w:tcBorders>
            <w:vAlign w:val="center"/>
          </w:tcPr>
          <w:p w14:paraId="741C83A4" w14:textId="465A111A" w:rsidR="00DB372B" w:rsidRPr="00E909EC" w:rsidRDefault="00DB372B" w:rsidP="003A53C2">
            <w:pPr>
              <w:spacing w:line="240" w:lineRule="auto"/>
              <w:jc w:val="center"/>
              <w:rPr>
                <w:rFonts w:cs="Arial"/>
                <w:sz w:val="16"/>
                <w:szCs w:val="16"/>
              </w:rPr>
            </w:pPr>
            <w:r>
              <w:rPr>
                <w:rFonts w:cs="Arial"/>
                <w:sz w:val="16"/>
                <w:szCs w:val="16"/>
              </w:rPr>
              <w:t>3</w:t>
            </w:r>
          </w:p>
        </w:tc>
        <w:tc>
          <w:tcPr>
            <w:tcW w:w="464" w:type="dxa"/>
            <w:tcBorders>
              <w:top w:val="single" w:sz="4" w:space="0" w:color="auto"/>
              <w:bottom w:val="single" w:sz="12" w:space="0" w:color="auto"/>
            </w:tcBorders>
            <w:vAlign w:val="center"/>
          </w:tcPr>
          <w:p w14:paraId="04F30FF6" w14:textId="084EEBC3" w:rsidR="00DB372B" w:rsidRPr="00E909EC" w:rsidRDefault="00DB372B" w:rsidP="003A53C2">
            <w:pPr>
              <w:spacing w:line="240" w:lineRule="auto"/>
              <w:jc w:val="center"/>
              <w:rPr>
                <w:rFonts w:cs="Arial"/>
                <w:sz w:val="16"/>
                <w:szCs w:val="16"/>
              </w:rPr>
            </w:pPr>
            <w:r>
              <w:rPr>
                <w:rFonts w:cs="Arial"/>
                <w:sz w:val="16"/>
                <w:szCs w:val="16"/>
              </w:rPr>
              <w:t>3</w:t>
            </w:r>
          </w:p>
        </w:tc>
        <w:tc>
          <w:tcPr>
            <w:tcW w:w="465" w:type="dxa"/>
            <w:tcBorders>
              <w:top w:val="single" w:sz="4" w:space="0" w:color="auto"/>
              <w:bottom w:val="single" w:sz="12" w:space="0" w:color="auto"/>
            </w:tcBorders>
            <w:vAlign w:val="center"/>
          </w:tcPr>
          <w:p w14:paraId="7BB7FAB3" w14:textId="56B75F18" w:rsidR="00DB372B" w:rsidRPr="00E909EC" w:rsidRDefault="00DB372B" w:rsidP="003A53C2">
            <w:pPr>
              <w:spacing w:line="240" w:lineRule="auto"/>
              <w:jc w:val="center"/>
              <w:rPr>
                <w:rFonts w:cs="Arial"/>
                <w:sz w:val="16"/>
                <w:szCs w:val="16"/>
              </w:rPr>
            </w:pPr>
            <w:r>
              <w:rPr>
                <w:rFonts w:cs="Arial"/>
                <w:sz w:val="16"/>
                <w:szCs w:val="16"/>
              </w:rPr>
              <w:t>9</w:t>
            </w:r>
          </w:p>
        </w:tc>
        <w:tc>
          <w:tcPr>
            <w:tcW w:w="464" w:type="dxa"/>
            <w:tcBorders>
              <w:top w:val="single" w:sz="4" w:space="0" w:color="auto"/>
              <w:bottom w:val="single" w:sz="12" w:space="0" w:color="auto"/>
            </w:tcBorders>
            <w:vAlign w:val="center"/>
          </w:tcPr>
          <w:p w14:paraId="5C1996EB" w14:textId="53C811F4" w:rsidR="00DB372B" w:rsidRPr="00E909EC" w:rsidRDefault="00DB372B" w:rsidP="003A53C2">
            <w:pPr>
              <w:spacing w:line="240" w:lineRule="auto"/>
              <w:jc w:val="center"/>
              <w:rPr>
                <w:rFonts w:cs="Arial"/>
                <w:sz w:val="16"/>
                <w:szCs w:val="16"/>
              </w:rPr>
            </w:pPr>
            <w:r>
              <w:rPr>
                <w:rFonts w:cs="Arial"/>
                <w:sz w:val="16"/>
                <w:szCs w:val="16"/>
              </w:rPr>
              <w:t>4</w:t>
            </w:r>
          </w:p>
        </w:tc>
        <w:tc>
          <w:tcPr>
            <w:tcW w:w="464" w:type="dxa"/>
            <w:tcBorders>
              <w:top w:val="single" w:sz="4" w:space="0" w:color="auto"/>
              <w:bottom w:val="single" w:sz="12" w:space="0" w:color="auto"/>
            </w:tcBorders>
            <w:vAlign w:val="center"/>
          </w:tcPr>
          <w:p w14:paraId="5CBF92CE" w14:textId="3D65AF9B" w:rsidR="00DB372B" w:rsidRPr="00E909EC" w:rsidRDefault="00DB372B" w:rsidP="003A53C2">
            <w:pPr>
              <w:spacing w:line="240" w:lineRule="auto"/>
              <w:jc w:val="center"/>
              <w:rPr>
                <w:rFonts w:cs="Arial"/>
                <w:sz w:val="16"/>
                <w:szCs w:val="16"/>
              </w:rPr>
            </w:pPr>
            <w:r>
              <w:rPr>
                <w:rFonts w:cs="Arial"/>
                <w:sz w:val="16"/>
                <w:szCs w:val="16"/>
              </w:rPr>
              <w:t>5</w:t>
            </w:r>
          </w:p>
        </w:tc>
        <w:tc>
          <w:tcPr>
            <w:tcW w:w="465" w:type="dxa"/>
            <w:tcBorders>
              <w:top w:val="single" w:sz="4" w:space="0" w:color="auto"/>
              <w:bottom w:val="single" w:sz="12" w:space="0" w:color="auto"/>
            </w:tcBorders>
            <w:vAlign w:val="center"/>
          </w:tcPr>
          <w:p w14:paraId="3C6FD615" w14:textId="010EB1B7" w:rsidR="00DB372B" w:rsidRPr="00E909EC" w:rsidRDefault="00DB372B" w:rsidP="003A53C2">
            <w:pPr>
              <w:spacing w:line="240" w:lineRule="auto"/>
              <w:jc w:val="center"/>
              <w:rPr>
                <w:rFonts w:cs="Arial"/>
                <w:sz w:val="16"/>
                <w:szCs w:val="16"/>
              </w:rPr>
            </w:pPr>
            <w:r>
              <w:rPr>
                <w:rFonts w:cs="Arial"/>
                <w:sz w:val="16"/>
                <w:szCs w:val="16"/>
              </w:rPr>
              <w:t>6</w:t>
            </w:r>
          </w:p>
        </w:tc>
        <w:tc>
          <w:tcPr>
            <w:tcW w:w="464" w:type="dxa"/>
            <w:tcBorders>
              <w:top w:val="single" w:sz="4" w:space="0" w:color="auto"/>
              <w:bottom w:val="single" w:sz="12" w:space="0" w:color="auto"/>
            </w:tcBorders>
            <w:vAlign w:val="center"/>
          </w:tcPr>
          <w:p w14:paraId="2974B707" w14:textId="2BC47C3E" w:rsidR="00DB372B" w:rsidRPr="00E909EC" w:rsidRDefault="00DB372B" w:rsidP="003A53C2">
            <w:pPr>
              <w:spacing w:line="240" w:lineRule="auto"/>
              <w:jc w:val="center"/>
              <w:rPr>
                <w:rFonts w:cs="Arial"/>
                <w:sz w:val="16"/>
                <w:szCs w:val="16"/>
              </w:rPr>
            </w:pPr>
            <w:r>
              <w:rPr>
                <w:rFonts w:cs="Arial"/>
                <w:sz w:val="16"/>
                <w:szCs w:val="16"/>
              </w:rPr>
              <w:t>2</w:t>
            </w:r>
          </w:p>
        </w:tc>
        <w:tc>
          <w:tcPr>
            <w:tcW w:w="464" w:type="dxa"/>
            <w:tcBorders>
              <w:top w:val="single" w:sz="4" w:space="0" w:color="auto"/>
              <w:bottom w:val="single" w:sz="12" w:space="0" w:color="auto"/>
            </w:tcBorders>
            <w:vAlign w:val="center"/>
          </w:tcPr>
          <w:p w14:paraId="7D9E4162" w14:textId="2BDF2A4C" w:rsidR="00DB372B" w:rsidRPr="00E909EC" w:rsidRDefault="00DB372B" w:rsidP="003A53C2">
            <w:pPr>
              <w:spacing w:line="240" w:lineRule="auto"/>
              <w:jc w:val="center"/>
              <w:rPr>
                <w:rFonts w:cs="Arial"/>
                <w:sz w:val="16"/>
                <w:szCs w:val="16"/>
              </w:rPr>
            </w:pPr>
            <w:r>
              <w:rPr>
                <w:rFonts w:cs="Arial"/>
                <w:sz w:val="16"/>
                <w:szCs w:val="16"/>
              </w:rPr>
              <w:t>3</w:t>
            </w:r>
          </w:p>
        </w:tc>
        <w:tc>
          <w:tcPr>
            <w:tcW w:w="465" w:type="dxa"/>
            <w:tcBorders>
              <w:top w:val="single" w:sz="4" w:space="0" w:color="auto"/>
              <w:bottom w:val="single" w:sz="12" w:space="0" w:color="auto"/>
            </w:tcBorders>
            <w:vAlign w:val="center"/>
          </w:tcPr>
          <w:p w14:paraId="3B3F557F" w14:textId="129AE9E7" w:rsidR="00DB372B" w:rsidRPr="00E909EC" w:rsidRDefault="00DB372B" w:rsidP="003A53C2">
            <w:pPr>
              <w:spacing w:line="240" w:lineRule="auto"/>
              <w:jc w:val="center"/>
              <w:rPr>
                <w:rFonts w:cs="Arial"/>
                <w:sz w:val="16"/>
                <w:szCs w:val="16"/>
              </w:rPr>
            </w:pPr>
            <w:r>
              <w:rPr>
                <w:rFonts w:cs="Arial"/>
                <w:sz w:val="16"/>
                <w:szCs w:val="16"/>
              </w:rPr>
              <w:t>10</w:t>
            </w:r>
          </w:p>
        </w:tc>
        <w:tc>
          <w:tcPr>
            <w:tcW w:w="464" w:type="dxa"/>
            <w:tcBorders>
              <w:top w:val="single" w:sz="4" w:space="0" w:color="auto"/>
              <w:bottom w:val="single" w:sz="12" w:space="0" w:color="auto"/>
            </w:tcBorders>
            <w:vAlign w:val="center"/>
          </w:tcPr>
          <w:p w14:paraId="07BFBD96" w14:textId="5C0BF335" w:rsidR="00DB372B" w:rsidRPr="00E909EC" w:rsidRDefault="00DB372B" w:rsidP="003A53C2">
            <w:pPr>
              <w:spacing w:line="240" w:lineRule="auto"/>
              <w:jc w:val="center"/>
              <w:rPr>
                <w:rFonts w:cs="Arial"/>
                <w:sz w:val="16"/>
                <w:szCs w:val="16"/>
              </w:rPr>
            </w:pPr>
            <w:r>
              <w:rPr>
                <w:rFonts w:cs="Arial"/>
                <w:sz w:val="16"/>
                <w:szCs w:val="16"/>
              </w:rPr>
              <w:t>9</w:t>
            </w:r>
          </w:p>
        </w:tc>
        <w:tc>
          <w:tcPr>
            <w:tcW w:w="464" w:type="dxa"/>
            <w:tcBorders>
              <w:top w:val="single" w:sz="4" w:space="0" w:color="auto"/>
              <w:bottom w:val="single" w:sz="12" w:space="0" w:color="auto"/>
            </w:tcBorders>
            <w:vAlign w:val="center"/>
          </w:tcPr>
          <w:p w14:paraId="61D8CBCD" w14:textId="517E27DC" w:rsidR="00DB372B" w:rsidRPr="00E909EC" w:rsidRDefault="00DB372B" w:rsidP="003A53C2">
            <w:pPr>
              <w:spacing w:line="240" w:lineRule="auto"/>
              <w:jc w:val="center"/>
              <w:rPr>
                <w:rFonts w:cs="Arial"/>
                <w:sz w:val="16"/>
                <w:szCs w:val="16"/>
              </w:rPr>
            </w:pPr>
            <w:r>
              <w:rPr>
                <w:rFonts w:cs="Arial"/>
                <w:sz w:val="16"/>
                <w:szCs w:val="16"/>
              </w:rPr>
              <w:t>3</w:t>
            </w:r>
          </w:p>
        </w:tc>
        <w:tc>
          <w:tcPr>
            <w:tcW w:w="465" w:type="dxa"/>
            <w:tcBorders>
              <w:top w:val="single" w:sz="4" w:space="0" w:color="auto"/>
              <w:bottom w:val="single" w:sz="12" w:space="0" w:color="auto"/>
            </w:tcBorders>
            <w:vAlign w:val="center"/>
          </w:tcPr>
          <w:p w14:paraId="550F6D09" w14:textId="6FCBFEC8" w:rsidR="00DB372B" w:rsidRPr="00E909EC" w:rsidRDefault="00DB372B" w:rsidP="003A53C2">
            <w:pPr>
              <w:spacing w:line="240" w:lineRule="auto"/>
              <w:jc w:val="center"/>
              <w:rPr>
                <w:rFonts w:cs="Arial"/>
                <w:sz w:val="16"/>
                <w:szCs w:val="16"/>
              </w:rPr>
            </w:pPr>
            <w:r>
              <w:rPr>
                <w:rFonts w:cs="Arial"/>
                <w:sz w:val="16"/>
                <w:szCs w:val="16"/>
              </w:rPr>
              <w:t>3</w:t>
            </w:r>
          </w:p>
        </w:tc>
        <w:tc>
          <w:tcPr>
            <w:tcW w:w="464" w:type="dxa"/>
            <w:tcBorders>
              <w:top w:val="single" w:sz="4" w:space="0" w:color="auto"/>
              <w:bottom w:val="single" w:sz="12" w:space="0" w:color="auto"/>
            </w:tcBorders>
            <w:vAlign w:val="center"/>
          </w:tcPr>
          <w:p w14:paraId="4BD6CBE2" w14:textId="7FFA3304" w:rsidR="00DB372B" w:rsidRPr="00E909EC" w:rsidRDefault="00DB372B" w:rsidP="003A53C2">
            <w:pPr>
              <w:spacing w:line="240" w:lineRule="auto"/>
              <w:jc w:val="center"/>
              <w:rPr>
                <w:rFonts w:cs="Arial"/>
                <w:sz w:val="16"/>
                <w:szCs w:val="16"/>
              </w:rPr>
            </w:pPr>
            <w:r>
              <w:rPr>
                <w:rFonts w:cs="Arial"/>
                <w:sz w:val="16"/>
                <w:szCs w:val="16"/>
              </w:rPr>
              <w:t>5</w:t>
            </w:r>
          </w:p>
        </w:tc>
        <w:tc>
          <w:tcPr>
            <w:tcW w:w="464" w:type="dxa"/>
            <w:tcBorders>
              <w:top w:val="single" w:sz="4" w:space="0" w:color="auto"/>
              <w:bottom w:val="single" w:sz="12" w:space="0" w:color="auto"/>
            </w:tcBorders>
            <w:vAlign w:val="center"/>
          </w:tcPr>
          <w:p w14:paraId="0A58803C" w14:textId="3C84241A" w:rsidR="00DB372B" w:rsidRPr="00E909EC" w:rsidRDefault="00DB372B" w:rsidP="003A53C2">
            <w:pPr>
              <w:spacing w:line="240" w:lineRule="auto"/>
              <w:jc w:val="center"/>
              <w:rPr>
                <w:rFonts w:cs="Arial"/>
                <w:sz w:val="16"/>
                <w:szCs w:val="16"/>
              </w:rPr>
            </w:pPr>
            <w:r>
              <w:rPr>
                <w:rFonts w:cs="Arial"/>
                <w:sz w:val="16"/>
                <w:szCs w:val="16"/>
              </w:rPr>
              <w:t>5</w:t>
            </w:r>
          </w:p>
        </w:tc>
        <w:tc>
          <w:tcPr>
            <w:tcW w:w="465" w:type="dxa"/>
            <w:tcBorders>
              <w:top w:val="single" w:sz="4" w:space="0" w:color="auto"/>
              <w:bottom w:val="single" w:sz="12" w:space="0" w:color="auto"/>
            </w:tcBorders>
            <w:vAlign w:val="center"/>
          </w:tcPr>
          <w:p w14:paraId="003C3D31" w14:textId="3469D8D4" w:rsidR="00DB372B" w:rsidRPr="00E909EC" w:rsidRDefault="00DB372B" w:rsidP="003A53C2">
            <w:pPr>
              <w:spacing w:line="240" w:lineRule="auto"/>
              <w:jc w:val="center"/>
              <w:rPr>
                <w:rFonts w:cs="Arial"/>
                <w:sz w:val="16"/>
                <w:szCs w:val="16"/>
              </w:rPr>
            </w:pPr>
            <w:r>
              <w:rPr>
                <w:rFonts w:cs="Arial"/>
                <w:sz w:val="16"/>
                <w:szCs w:val="16"/>
              </w:rPr>
              <w:t>5</w:t>
            </w:r>
          </w:p>
        </w:tc>
      </w:tr>
    </w:tbl>
    <w:p w14:paraId="511EC85B" w14:textId="77777777" w:rsidR="00DB372B" w:rsidRDefault="00DB372B" w:rsidP="00300F91">
      <w:pPr>
        <w:ind w:firstLine="1134"/>
      </w:pPr>
    </w:p>
    <w:p w14:paraId="130E18FF" w14:textId="6D98EC6D" w:rsidR="003003DA" w:rsidRDefault="00C545F0" w:rsidP="00300F91">
      <w:pPr>
        <w:ind w:firstLine="1134"/>
      </w:pPr>
      <w:r>
        <w:t>O próximo passo então é calcular</w:t>
      </w:r>
      <w:r w:rsidR="004F2553">
        <w:t xml:space="preserve"> as matrizes diagonais de linhas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4F2553">
        <w:t>) e colunas</w:t>
      </w:r>
      <w:r w:rsidR="00300F91">
        <w:t xml:space="preserve"> </w:t>
      </w:r>
      <w:r w:rsidR="004F2553">
        <w:t>(</w:t>
      </w:r>
      <m:oMath>
        <m:sSub>
          <m:sSubPr>
            <m:ctrlPr>
              <w:rPr>
                <w:rFonts w:ascii="Cambria Math" w:hAnsi="Cambria Math"/>
                <w:i/>
              </w:rPr>
            </m:ctrlPr>
          </m:sSubPr>
          <m:e>
            <m:r>
              <w:rPr>
                <w:rFonts w:ascii="Cambria Math" w:hAnsi="Cambria Math"/>
              </w:rPr>
              <m:t>D</m:t>
            </m:r>
          </m:e>
          <m:sub>
            <m:r>
              <w:rPr>
                <w:rFonts w:ascii="Cambria Math" w:hAnsi="Cambria Math"/>
              </w:rPr>
              <m:t>c</m:t>
            </m:r>
          </m:sub>
        </m:sSub>
      </m:oMath>
      <w:r w:rsidR="004F2553">
        <w:t>)</w:t>
      </w:r>
      <w:r w:rsidR="003003DA">
        <w:t xml:space="preserve"> de </w:t>
      </w:r>
      <m:oMath>
        <m:r>
          <w:rPr>
            <w:rFonts w:ascii="Cambria Math" w:hAnsi="Cambria Math"/>
          </w:rPr>
          <m:t>F</m:t>
        </m:r>
      </m:oMath>
      <w:r w:rsidR="004F2553">
        <w:t xml:space="preserve">. </w:t>
      </w:r>
      <w:r w:rsidR="00C703F3">
        <w:t xml:space="preserve">A </w:t>
      </w:r>
      <w:r w:rsidR="00C703F3">
        <w:fldChar w:fldCharType="begin"/>
      </w:r>
      <w:r w:rsidR="00C703F3">
        <w:instrText xml:space="preserve"> REF _Ref509773320 \h </w:instrText>
      </w:r>
      <w:r w:rsidR="00C703F3">
        <w:fldChar w:fldCharType="separate"/>
      </w:r>
      <w:r w:rsidR="00B07D6C">
        <w:t>t</w:t>
      </w:r>
      <w:r w:rsidR="00D05DD2">
        <w:t xml:space="preserve">abela </w:t>
      </w:r>
      <w:r w:rsidR="00D05DD2">
        <w:rPr>
          <w:noProof/>
        </w:rPr>
        <w:t>5</w:t>
      </w:r>
      <w:r w:rsidR="00C703F3">
        <w:fldChar w:fldCharType="end"/>
      </w:r>
      <w:r w:rsidR="00C703F3">
        <w:t xml:space="preserve"> e a </w:t>
      </w:r>
      <w:r w:rsidR="00C703F3">
        <w:fldChar w:fldCharType="begin"/>
      </w:r>
      <w:r w:rsidR="00C703F3">
        <w:instrText xml:space="preserve"> REF _Ref509773331 \h </w:instrText>
      </w:r>
      <w:r w:rsidR="00C703F3">
        <w:fldChar w:fldCharType="separate"/>
      </w:r>
      <w:r w:rsidR="00B07D6C">
        <w:t>t</w:t>
      </w:r>
      <w:r w:rsidR="00D05DD2">
        <w:t xml:space="preserve">abela </w:t>
      </w:r>
      <w:r w:rsidR="00D05DD2">
        <w:rPr>
          <w:noProof/>
        </w:rPr>
        <w:t>6</w:t>
      </w:r>
      <w:r w:rsidR="00C703F3">
        <w:fldChar w:fldCharType="end"/>
      </w:r>
      <w:r w:rsidR="00C703F3">
        <w:t xml:space="preserve"> mostram os resultados </w:t>
      </w:r>
      <w:r w:rsidR="009518A5">
        <w:t xml:space="preserve">de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9518A5">
        <w:t xml:space="preserve"> e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rsidR="006D5CE0">
        <w:t>, respectivamente</w:t>
      </w:r>
      <w:r w:rsidR="003003DA">
        <w:t>.</w:t>
      </w:r>
    </w:p>
    <w:p w14:paraId="7AE0FAF2" w14:textId="158A300C" w:rsidR="00A300A1" w:rsidRDefault="00A300A1" w:rsidP="00A300A1">
      <w:pPr>
        <w:pStyle w:val="Legenda"/>
        <w:keepNext/>
      </w:pPr>
      <w:bookmarkStart w:id="122" w:name="_Ref509773320"/>
      <w:bookmarkStart w:id="123" w:name="_Toc509838593"/>
      <w:r>
        <w:t xml:space="preserve">Tabela </w:t>
      </w:r>
      <w:fldSimple w:instr=" SEQ Tabela \* ARABIC ">
        <w:r w:rsidR="00D05DD2">
          <w:rPr>
            <w:noProof/>
          </w:rPr>
          <w:t>5</w:t>
        </w:r>
      </w:fldSimple>
      <w:bookmarkEnd w:id="122"/>
      <w:r>
        <w:t xml:space="preserve"> - Matriz diagonal de linhas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t xml:space="preserve"> </w:t>
      </w:r>
      <w:r w:rsidR="0013081E">
        <w:t xml:space="preserve">calculada através da diagonalização de </w:t>
      </w:r>
      <m:oMath>
        <m:r>
          <w:rPr>
            <w:rFonts w:ascii="Cambria Math" w:hAnsi="Cambria Math"/>
          </w:rPr>
          <m:t>fr</m:t>
        </m:r>
      </m:oMath>
      <w:r w:rsidR="0013081E">
        <w:t>.</w:t>
      </w:r>
      <w:bookmarkEnd w:id="123"/>
    </w:p>
    <w:tbl>
      <w:tblPr>
        <w:tblW w:w="9072" w:type="dxa"/>
        <w:tblCellMar>
          <w:left w:w="70" w:type="dxa"/>
          <w:right w:w="70" w:type="dxa"/>
        </w:tblCellMar>
        <w:tblLook w:val="04A0" w:firstRow="1" w:lastRow="0" w:firstColumn="1" w:lastColumn="0" w:noHBand="0" w:noVBand="1"/>
      </w:tblPr>
      <w:tblGrid>
        <w:gridCol w:w="912"/>
        <w:gridCol w:w="544"/>
        <w:gridCol w:w="544"/>
        <w:gridCol w:w="544"/>
        <w:gridCol w:w="544"/>
        <w:gridCol w:w="544"/>
        <w:gridCol w:w="544"/>
        <w:gridCol w:w="544"/>
        <w:gridCol w:w="544"/>
        <w:gridCol w:w="544"/>
        <w:gridCol w:w="544"/>
        <w:gridCol w:w="544"/>
        <w:gridCol w:w="544"/>
        <w:gridCol w:w="544"/>
        <w:gridCol w:w="544"/>
        <w:gridCol w:w="544"/>
      </w:tblGrid>
      <w:tr w:rsidR="00300F91" w:rsidRPr="00300F91" w14:paraId="427060F2" w14:textId="77777777" w:rsidTr="00873D47">
        <w:trPr>
          <w:trHeight w:val="300"/>
        </w:trPr>
        <w:tc>
          <w:tcPr>
            <w:tcW w:w="912" w:type="dxa"/>
            <w:tcBorders>
              <w:top w:val="single" w:sz="12" w:space="0" w:color="auto"/>
              <w:bottom w:val="single" w:sz="4" w:space="0" w:color="auto"/>
            </w:tcBorders>
            <w:shd w:val="clear" w:color="auto" w:fill="auto"/>
            <w:noWrap/>
            <w:vAlign w:val="center"/>
            <w:hideMark/>
          </w:tcPr>
          <w:p w14:paraId="006D081D" w14:textId="77777777" w:rsidR="00300F91" w:rsidRPr="00A300A1" w:rsidRDefault="00300F91" w:rsidP="00A300A1">
            <w:pPr>
              <w:spacing w:line="240" w:lineRule="auto"/>
              <w:jc w:val="center"/>
              <w:rPr>
                <w:rFonts w:cs="Arial"/>
                <w:sz w:val="16"/>
                <w:szCs w:val="16"/>
              </w:rPr>
            </w:pPr>
          </w:p>
        </w:tc>
        <w:tc>
          <w:tcPr>
            <w:tcW w:w="8160" w:type="dxa"/>
            <w:gridSpan w:val="15"/>
            <w:tcBorders>
              <w:top w:val="single" w:sz="12" w:space="0" w:color="auto"/>
              <w:bottom w:val="single" w:sz="4" w:space="0" w:color="auto"/>
            </w:tcBorders>
            <w:shd w:val="clear" w:color="auto" w:fill="auto"/>
            <w:noWrap/>
            <w:vAlign w:val="center"/>
            <w:hideMark/>
          </w:tcPr>
          <w:p w14:paraId="71DCE5FF" w14:textId="5AD3FC83" w:rsidR="00300F91" w:rsidRPr="00A300A1" w:rsidRDefault="00873D47" w:rsidP="00A300A1">
            <w:pPr>
              <w:spacing w:line="240" w:lineRule="auto"/>
              <w:jc w:val="center"/>
              <w:rPr>
                <w:rFonts w:cs="Arial"/>
                <w:b/>
                <w:bCs/>
                <w:color w:val="000000"/>
                <w:sz w:val="16"/>
                <w:szCs w:val="16"/>
              </w:rPr>
            </w:pPr>
            <w:r>
              <w:rPr>
                <w:rFonts w:cs="Arial"/>
                <w:b/>
                <w:bCs/>
                <w:color w:val="000000"/>
                <w:sz w:val="16"/>
                <w:szCs w:val="16"/>
              </w:rPr>
              <w:t xml:space="preserve">Matriz Diagonal de Linhas </w:t>
            </w:r>
            <m:oMath>
              <m:sSub>
                <m:sSubPr>
                  <m:ctrlPr>
                    <w:rPr>
                      <w:rFonts w:ascii="Cambria Math" w:hAnsi="Cambria Math" w:cs="Arial"/>
                      <w:b/>
                      <w:bCs/>
                      <w:i/>
                      <w:color w:val="000000"/>
                      <w:sz w:val="16"/>
                      <w:szCs w:val="16"/>
                    </w:rPr>
                  </m:ctrlPr>
                </m:sSubPr>
                <m:e>
                  <m:r>
                    <m:rPr>
                      <m:sty m:val="bi"/>
                    </m:rPr>
                    <w:rPr>
                      <w:rFonts w:ascii="Cambria Math" w:hAnsi="Cambria Math" w:cs="Arial"/>
                      <w:color w:val="000000"/>
                      <w:sz w:val="16"/>
                      <w:szCs w:val="16"/>
                    </w:rPr>
                    <m:t>D</m:t>
                  </m:r>
                </m:e>
                <m:sub>
                  <m:r>
                    <m:rPr>
                      <m:sty m:val="bi"/>
                    </m:rPr>
                    <w:rPr>
                      <w:rFonts w:ascii="Cambria Math" w:hAnsi="Cambria Math" w:cs="Arial"/>
                      <w:color w:val="000000"/>
                      <w:sz w:val="16"/>
                      <w:szCs w:val="16"/>
                    </w:rPr>
                    <m:t>r</m:t>
                  </m:r>
                </m:sub>
              </m:sSub>
            </m:oMath>
          </w:p>
        </w:tc>
      </w:tr>
      <w:tr w:rsidR="00DC28CE" w:rsidRPr="00300F91" w14:paraId="6FDEAD05" w14:textId="77777777" w:rsidTr="00873D47">
        <w:trPr>
          <w:trHeight w:val="300"/>
        </w:trPr>
        <w:tc>
          <w:tcPr>
            <w:tcW w:w="912" w:type="dxa"/>
            <w:vMerge w:val="restart"/>
            <w:tcBorders>
              <w:top w:val="single" w:sz="4" w:space="0" w:color="auto"/>
            </w:tcBorders>
            <w:shd w:val="clear" w:color="auto" w:fill="auto"/>
            <w:noWrap/>
            <w:vAlign w:val="center"/>
          </w:tcPr>
          <w:p w14:paraId="77AD4C2B" w14:textId="69EB9452" w:rsidR="00DC28CE" w:rsidRPr="00A300A1" w:rsidRDefault="00DC28CE" w:rsidP="00A300A1">
            <w:pPr>
              <w:spacing w:line="240" w:lineRule="auto"/>
              <w:jc w:val="center"/>
              <w:rPr>
                <w:rFonts w:cs="Arial"/>
                <w:sz w:val="16"/>
                <w:szCs w:val="16"/>
              </w:rPr>
            </w:pPr>
            <w:r>
              <w:rPr>
                <w:rFonts w:cs="Arial"/>
                <w:b/>
                <w:bCs/>
                <w:color w:val="000000"/>
                <w:sz w:val="16"/>
                <w:szCs w:val="16"/>
              </w:rPr>
              <w:t>Índice das         l</w:t>
            </w:r>
            <w:r w:rsidRPr="00A300A1">
              <w:rPr>
                <w:rFonts w:cs="Arial"/>
                <w:b/>
                <w:bCs/>
                <w:color w:val="000000"/>
                <w:sz w:val="16"/>
                <w:szCs w:val="16"/>
              </w:rPr>
              <w:t>inhas</w:t>
            </w:r>
          </w:p>
        </w:tc>
        <w:tc>
          <w:tcPr>
            <w:tcW w:w="8160" w:type="dxa"/>
            <w:gridSpan w:val="15"/>
            <w:tcBorders>
              <w:top w:val="single" w:sz="4" w:space="0" w:color="auto"/>
            </w:tcBorders>
            <w:shd w:val="clear" w:color="auto" w:fill="auto"/>
            <w:noWrap/>
            <w:vAlign w:val="center"/>
          </w:tcPr>
          <w:p w14:paraId="4E500BBA" w14:textId="017D783C" w:rsidR="00DC28CE" w:rsidRPr="00A300A1" w:rsidRDefault="00DC28CE" w:rsidP="00A300A1">
            <w:pPr>
              <w:spacing w:line="240" w:lineRule="auto"/>
              <w:jc w:val="center"/>
              <w:rPr>
                <w:rFonts w:cs="Arial"/>
                <w:b/>
                <w:bCs/>
                <w:color w:val="000000"/>
                <w:sz w:val="16"/>
                <w:szCs w:val="16"/>
              </w:rPr>
            </w:pPr>
            <w:r>
              <w:rPr>
                <w:rFonts w:cs="Arial"/>
                <w:b/>
                <w:bCs/>
                <w:color w:val="000000"/>
                <w:sz w:val="16"/>
                <w:szCs w:val="16"/>
              </w:rPr>
              <w:t>Índice das colunas</w:t>
            </w:r>
          </w:p>
        </w:tc>
      </w:tr>
      <w:tr w:rsidR="00DC28CE" w:rsidRPr="00300F91" w14:paraId="0ABBC399" w14:textId="77777777" w:rsidTr="00A300A1">
        <w:trPr>
          <w:trHeight w:val="300"/>
        </w:trPr>
        <w:tc>
          <w:tcPr>
            <w:tcW w:w="912" w:type="dxa"/>
            <w:vMerge/>
            <w:tcBorders>
              <w:bottom w:val="single" w:sz="2" w:space="0" w:color="auto"/>
            </w:tcBorders>
            <w:shd w:val="clear" w:color="auto" w:fill="auto"/>
            <w:noWrap/>
            <w:vAlign w:val="center"/>
            <w:hideMark/>
          </w:tcPr>
          <w:p w14:paraId="6C440C49" w14:textId="58DF574D" w:rsidR="00DC28CE" w:rsidRPr="00A300A1" w:rsidRDefault="00DC28CE" w:rsidP="00A300A1">
            <w:pPr>
              <w:spacing w:line="240" w:lineRule="auto"/>
              <w:jc w:val="center"/>
              <w:rPr>
                <w:rFonts w:cs="Arial"/>
                <w:b/>
                <w:bCs/>
                <w:color w:val="000000"/>
                <w:sz w:val="16"/>
                <w:szCs w:val="16"/>
              </w:rPr>
            </w:pPr>
          </w:p>
        </w:tc>
        <w:tc>
          <w:tcPr>
            <w:tcW w:w="544" w:type="dxa"/>
            <w:tcBorders>
              <w:top w:val="single" w:sz="2" w:space="0" w:color="auto"/>
              <w:bottom w:val="single" w:sz="2" w:space="0" w:color="auto"/>
            </w:tcBorders>
            <w:shd w:val="clear" w:color="auto" w:fill="auto"/>
            <w:noWrap/>
            <w:vAlign w:val="center"/>
            <w:hideMark/>
          </w:tcPr>
          <w:p w14:paraId="09984DB3"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w:t>
            </w:r>
          </w:p>
        </w:tc>
        <w:tc>
          <w:tcPr>
            <w:tcW w:w="544" w:type="dxa"/>
            <w:tcBorders>
              <w:top w:val="single" w:sz="2" w:space="0" w:color="auto"/>
              <w:bottom w:val="single" w:sz="2" w:space="0" w:color="auto"/>
            </w:tcBorders>
            <w:shd w:val="clear" w:color="auto" w:fill="auto"/>
            <w:noWrap/>
            <w:vAlign w:val="center"/>
            <w:hideMark/>
          </w:tcPr>
          <w:p w14:paraId="32E98533"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544" w:type="dxa"/>
            <w:tcBorders>
              <w:top w:val="single" w:sz="2" w:space="0" w:color="auto"/>
              <w:bottom w:val="single" w:sz="2" w:space="0" w:color="auto"/>
            </w:tcBorders>
            <w:shd w:val="clear" w:color="auto" w:fill="auto"/>
            <w:noWrap/>
            <w:vAlign w:val="center"/>
            <w:hideMark/>
          </w:tcPr>
          <w:p w14:paraId="43A7BFB5"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544" w:type="dxa"/>
            <w:tcBorders>
              <w:top w:val="single" w:sz="2" w:space="0" w:color="auto"/>
              <w:bottom w:val="single" w:sz="2" w:space="0" w:color="auto"/>
            </w:tcBorders>
            <w:shd w:val="clear" w:color="auto" w:fill="auto"/>
            <w:noWrap/>
            <w:vAlign w:val="center"/>
            <w:hideMark/>
          </w:tcPr>
          <w:p w14:paraId="157255DA"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544" w:type="dxa"/>
            <w:tcBorders>
              <w:top w:val="single" w:sz="2" w:space="0" w:color="auto"/>
              <w:bottom w:val="single" w:sz="2" w:space="0" w:color="auto"/>
            </w:tcBorders>
            <w:shd w:val="clear" w:color="auto" w:fill="auto"/>
            <w:noWrap/>
            <w:vAlign w:val="center"/>
            <w:hideMark/>
          </w:tcPr>
          <w:p w14:paraId="5E545087"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544" w:type="dxa"/>
            <w:tcBorders>
              <w:top w:val="single" w:sz="2" w:space="0" w:color="auto"/>
              <w:bottom w:val="single" w:sz="2" w:space="0" w:color="auto"/>
            </w:tcBorders>
            <w:shd w:val="clear" w:color="auto" w:fill="auto"/>
            <w:noWrap/>
            <w:vAlign w:val="center"/>
            <w:hideMark/>
          </w:tcPr>
          <w:p w14:paraId="63A23E0E"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544" w:type="dxa"/>
            <w:tcBorders>
              <w:top w:val="single" w:sz="2" w:space="0" w:color="auto"/>
              <w:bottom w:val="single" w:sz="2" w:space="0" w:color="auto"/>
            </w:tcBorders>
            <w:shd w:val="clear" w:color="auto" w:fill="auto"/>
            <w:noWrap/>
            <w:vAlign w:val="center"/>
            <w:hideMark/>
          </w:tcPr>
          <w:p w14:paraId="62339851"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544" w:type="dxa"/>
            <w:tcBorders>
              <w:top w:val="single" w:sz="2" w:space="0" w:color="auto"/>
              <w:bottom w:val="single" w:sz="2" w:space="0" w:color="auto"/>
            </w:tcBorders>
            <w:shd w:val="clear" w:color="auto" w:fill="auto"/>
            <w:noWrap/>
            <w:vAlign w:val="center"/>
            <w:hideMark/>
          </w:tcPr>
          <w:p w14:paraId="70675794"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544" w:type="dxa"/>
            <w:tcBorders>
              <w:top w:val="single" w:sz="2" w:space="0" w:color="auto"/>
              <w:bottom w:val="single" w:sz="2" w:space="0" w:color="auto"/>
            </w:tcBorders>
            <w:shd w:val="clear" w:color="auto" w:fill="auto"/>
            <w:noWrap/>
            <w:vAlign w:val="center"/>
            <w:hideMark/>
          </w:tcPr>
          <w:p w14:paraId="4797C825"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544" w:type="dxa"/>
            <w:tcBorders>
              <w:top w:val="single" w:sz="2" w:space="0" w:color="auto"/>
              <w:bottom w:val="single" w:sz="2" w:space="0" w:color="auto"/>
            </w:tcBorders>
            <w:shd w:val="clear" w:color="auto" w:fill="auto"/>
            <w:noWrap/>
            <w:vAlign w:val="center"/>
            <w:hideMark/>
          </w:tcPr>
          <w:p w14:paraId="24E60531"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544" w:type="dxa"/>
            <w:tcBorders>
              <w:top w:val="single" w:sz="2" w:space="0" w:color="auto"/>
              <w:bottom w:val="single" w:sz="2" w:space="0" w:color="auto"/>
            </w:tcBorders>
            <w:shd w:val="clear" w:color="auto" w:fill="auto"/>
            <w:noWrap/>
            <w:vAlign w:val="center"/>
            <w:hideMark/>
          </w:tcPr>
          <w:p w14:paraId="2761E2CC"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544" w:type="dxa"/>
            <w:tcBorders>
              <w:top w:val="single" w:sz="2" w:space="0" w:color="auto"/>
              <w:bottom w:val="single" w:sz="2" w:space="0" w:color="auto"/>
            </w:tcBorders>
            <w:shd w:val="clear" w:color="auto" w:fill="auto"/>
            <w:noWrap/>
            <w:vAlign w:val="center"/>
            <w:hideMark/>
          </w:tcPr>
          <w:p w14:paraId="71467636"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544" w:type="dxa"/>
            <w:tcBorders>
              <w:top w:val="single" w:sz="2" w:space="0" w:color="auto"/>
              <w:bottom w:val="single" w:sz="2" w:space="0" w:color="auto"/>
            </w:tcBorders>
            <w:shd w:val="clear" w:color="auto" w:fill="auto"/>
            <w:noWrap/>
            <w:vAlign w:val="center"/>
            <w:hideMark/>
          </w:tcPr>
          <w:p w14:paraId="3731E81C"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544" w:type="dxa"/>
            <w:tcBorders>
              <w:top w:val="single" w:sz="2" w:space="0" w:color="auto"/>
              <w:bottom w:val="single" w:sz="2" w:space="0" w:color="auto"/>
            </w:tcBorders>
            <w:shd w:val="clear" w:color="auto" w:fill="auto"/>
            <w:noWrap/>
            <w:vAlign w:val="center"/>
            <w:hideMark/>
          </w:tcPr>
          <w:p w14:paraId="10A242A1"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544" w:type="dxa"/>
            <w:tcBorders>
              <w:top w:val="single" w:sz="2" w:space="0" w:color="auto"/>
              <w:bottom w:val="single" w:sz="2" w:space="0" w:color="auto"/>
            </w:tcBorders>
            <w:shd w:val="clear" w:color="auto" w:fill="auto"/>
            <w:noWrap/>
            <w:vAlign w:val="center"/>
            <w:hideMark/>
          </w:tcPr>
          <w:p w14:paraId="3BE2E6C4" w14:textId="77777777" w:rsidR="00DC28CE" w:rsidRPr="00A300A1" w:rsidRDefault="00DC28CE" w:rsidP="00A300A1">
            <w:pPr>
              <w:spacing w:line="240" w:lineRule="auto"/>
              <w:jc w:val="center"/>
              <w:rPr>
                <w:rFonts w:cs="Arial"/>
                <w:b/>
                <w:bCs/>
                <w:color w:val="000000"/>
                <w:sz w:val="16"/>
                <w:szCs w:val="16"/>
              </w:rPr>
            </w:pPr>
            <w:r w:rsidRPr="00A300A1">
              <w:rPr>
                <w:rFonts w:cs="Arial"/>
                <w:b/>
                <w:bCs/>
                <w:color w:val="000000"/>
                <w:sz w:val="16"/>
                <w:szCs w:val="16"/>
              </w:rPr>
              <w:t>15</w:t>
            </w:r>
          </w:p>
        </w:tc>
      </w:tr>
      <w:tr w:rsidR="00300F91" w:rsidRPr="00300F91" w14:paraId="351391F8" w14:textId="77777777" w:rsidTr="00A300A1">
        <w:trPr>
          <w:trHeight w:val="300"/>
        </w:trPr>
        <w:tc>
          <w:tcPr>
            <w:tcW w:w="912" w:type="dxa"/>
            <w:tcBorders>
              <w:top w:val="single" w:sz="2" w:space="0" w:color="auto"/>
            </w:tcBorders>
            <w:shd w:val="clear" w:color="auto" w:fill="auto"/>
            <w:noWrap/>
            <w:vAlign w:val="center"/>
            <w:hideMark/>
          </w:tcPr>
          <w:p w14:paraId="604B889E" w14:textId="22598E72"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lastRenderedPageBreak/>
              <w:t>1</w:t>
            </w:r>
          </w:p>
        </w:tc>
        <w:tc>
          <w:tcPr>
            <w:tcW w:w="544" w:type="dxa"/>
            <w:tcBorders>
              <w:top w:val="single" w:sz="2" w:space="0" w:color="auto"/>
            </w:tcBorders>
            <w:shd w:val="clear" w:color="auto" w:fill="auto"/>
            <w:noWrap/>
            <w:vAlign w:val="center"/>
            <w:hideMark/>
          </w:tcPr>
          <w:p w14:paraId="4CC4EC8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tcBorders>
              <w:top w:val="single" w:sz="2" w:space="0" w:color="auto"/>
            </w:tcBorders>
            <w:shd w:val="clear" w:color="auto" w:fill="auto"/>
            <w:noWrap/>
            <w:vAlign w:val="center"/>
            <w:hideMark/>
          </w:tcPr>
          <w:p w14:paraId="39B34D7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2EB088B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4579487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58DEE13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7972D3D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4535EFA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41374F4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01E840F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4610063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6FCC1DD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04A19D1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471563D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1AA3DDB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top w:val="single" w:sz="2" w:space="0" w:color="auto"/>
            </w:tcBorders>
            <w:shd w:val="clear" w:color="auto" w:fill="auto"/>
            <w:noWrap/>
            <w:vAlign w:val="center"/>
            <w:hideMark/>
          </w:tcPr>
          <w:p w14:paraId="1B7D683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65819E43" w14:textId="77777777" w:rsidTr="00A300A1">
        <w:trPr>
          <w:trHeight w:val="300"/>
        </w:trPr>
        <w:tc>
          <w:tcPr>
            <w:tcW w:w="912" w:type="dxa"/>
            <w:shd w:val="clear" w:color="auto" w:fill="auto"/>
            <w:noWrap/>
            <w:vAlign w:val="center"/>
            <w:hideMark/>
          </w:tcPr>
          <w:p w14:paraId="4AD3B355" w14:textId="6A0D9488"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544" w:type="dxa"/>
            <w:shd w:val="clear" w:color="auto" w:fill="auto"/>
            <w:noWrap/>
            <w:vAlign w:val="center"/>
            <w:hideMark/>
          </w:tcPr>
          <w:p w14:paraId="36938E5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5C9280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21116EC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4D2D6A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780A34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D04848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15D0F8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A2A6C4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88830A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BBFB9E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54CC6F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D78B91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B622B6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029070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FEAEB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0832B842" w14:textId="77777777" w:rsidTr="00A300A1">
        <w:trPr>
          <w:trHeight w:val="300"/>
        </w:trPr>
        <w:tc>
          <w:tcPr>
            <w:tcW w:w="912" w:type="dxa"/>
            <w:shd w:val="clear" w:color="auto" w:fill="auto"/>
            <w:noWrap/>
            <w:vAlign w:val="center"/>
            <w:hideMark/>
          </w:tcPr>
          <w:p w14:paraId="38A14CE1" w14:textId="1E110BF4"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544" w:type="dxa"/>
            <w:shd w:val="clear" w:color="auto" w:fill="auto"/>
            <w:noWrap/>
            <w:vAlign w:val="center"/>
            <w:hideMark/>
          </w:tcPr>
          <w:p w14:paraId="1F0F13B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74A50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5ECE5C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5C38A98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4CCD23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0A9AC4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843C66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B1F8C1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44D9E4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BCE61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9D3452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911231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17B0F9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9126B4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2AA3EA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57EBBD7B" w14:textId="77777777" w:rsidTr="00A300A1">
        <w:trPr>
          <w:trHeight w:val="300"/>
        </w:trPr>
        <w:tc>
          <w:tcPr>
            <w:tcW w:w="912" w:type="dxa"/>
            <w:shd w:val="clear" w:color="auto" w:fill="auto"/>
            <w:noWrap/>
            <w:vAlign w:val="center"/>
            <w:hideMark/>
          </w:tcPr>
          <w:p w14:paraId="1CD36DF5" w14:textId="35B177FB"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544" w:type="dxa"/>
            <w:shd w:val="clear" w:color="auto" w:fill="auto"/>
            <w:noWrap/>
            <w:vAlign w:val="center"/>
            <w:hideMark/>
          </w:tcPr>
          <w:p w14:paraId="762E096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F2B6D2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06C4E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EBC04E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4E14832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3F877B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E1472D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1860B5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E6D66F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613D63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20DD69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7ED69A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9FB9BA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48F9AB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42FC6D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323F408A" w14:textId="77777777" w:rsidTr="00A300A1">
        <w:trPr>
          <w:trHeight w:val="300"/>
        </w:trPr>
        <w:tc>
          <w:tcPr>
            <w:tcW w:w="912" w:type="dxa"/>
            <w:shd w:val="clear" w:color="auto" w:fill="auto"/>
            <w:noWrap/>
            <w:vAlign w:val="center"/>
            <w:hideMark/>
          </w:tcPr>
          <w:p w14:paraId="09D10B4D" w14:textId="6D1F45CD"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544" w:type="dxa"/>
            <w:shd w:val="clear" w:color="auto" w:fill="auto"/>
            <w:noWrap/>
            <w:vAlign w:val="center"/>
            <w:hideMark/>
          </w:tcPr>
          <w:p w14:paraId="33AB46D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CCA677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BF068F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F7CE0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DA7DDE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0BF7B37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8ACB4F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4A6842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32896A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72826E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A6992D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F33D01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1C22DC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16268E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75F68A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7D95DE56" w14:textId="77777777" w:rsidTr="00A300A1">
        <w:trPr>
          <w:trHeight w:val="300"/>
        </w:trPr>
        <w:tc>
          <w:tcPr>
            <w:tcW w:w="912" w:type="dxa"/>
            <w:shd w:val="clear" w:color="auto" w:fill="auto"/>
            <w:noWrap/>
            <w:vAlign w:val="center"/>
            <w:hideMark/>
          </w:tcPr>
          <w:p w14:paraId="3F9BAE7F" w14:textId="34FC4D6D"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544" w:type="dxa"/>
            <w:shd w:val="clear" w:color="auto" w:fill="auto"/>
            <w:noWrap/>
            <w:vAlign w:val="center"/>
            <w:hideMark/>
          </w:tcPr>
          <w:p w14:paraId="5282191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409C18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553268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1F9B68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3DC165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D51AB0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511BC1F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0ED6CC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F723F9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CFF74E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F33A57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B5FBC3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2C573A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BF2EBC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14BA21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5F7CD955" w14:textId="77777777" w:rsidTr="001B124C">
        <w:trPr>
          <w:trHeight w:val="300"/>
        </w:trPr>
        <w:tc>
          <w:tcPr>
            <w:tcW w:w="912" w:type="dxa"/>
            <w:shd w:val="clear" w:color="auto" w:fill="auto"/>
            <w:noWrap/>
            <w:vAlign w:val="center"/>
            <w:hideMark/>
          </w:tcPr>
          <w:p w14:paraId="797F79DB" w14:textId="17CEEE76"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544" w:type="dxa"/>
            <w:shd w:val="clear" w:color="auto" w:fill="auto"/>
            <w:noWrap/>
            <w:vAlign w:val="center"/>
            <w:hideMark/>
          </w:tcPr>
          <w:p w14:paraId="2A72C71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04B781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A4A1A6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7E4201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5B0B69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7590E8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E8F24C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04841C4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B3C914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D9D217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019843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DF1C50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F1FE32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55AFC2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E8856F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306CB944" w14:textId="77777777" w:rsidTr="00A300A1">
        <w:trPr>
          <w:trHeight w:val="300"/>
        </w:trPr>
        <w:tc>
          <w:tcPr>
            <w:tcW w:w="912" w:type="dxa"/>
            <w:shd w:val="clear" w:color="auto" w:fill="auto"/>
            <w:noWrap/>
            <w:vAlign w:val="center"/>
            <w:hideMark/>
          </w:tcPr>
          <w:p w14:paraId="53AA7409" w14:textId="046DB0A6"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544" w:type="dxa"/>
            <w:shd w:val="clear" w:color="auto" w:fill="auto"/>
            <w:noWrap/>
            <w:vAlign w:val="center"/>
            <w:hideMark/>
          </w:tcPr>
          <w:p w14:paraId="4D32552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EF9E23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367DCB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28AA9D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CA3D11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39A1E2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A84799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73A710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380DD53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5BA162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EF1526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AF2162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448918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F03230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663DEF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1F2C87E5" w14:textId="77777777" w:rsidTr="001B124C">
        <w:trPr>
          <w:trHeight w:val="300"/>
        </w:trPr>
        <w:tc>
          <w:tcPr>
            <w:tcW w:w="912" w:type="dxa"/>
            <w:shd w:val="clear" w:color="auto" w:fill="auto"/>
            <w:noWrap/>
            <w:vAlign w:val="center"/>
            <w:hideMark/>
          </w:tcPr>
          <w:p w14:paraId="560C26E4" w14:textId="50566577"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544" w:type="dxa"/>
            <w:shd w:val="clear" w:color="auto" w:fill="auto"/>
            <w:noWrap/>
            <w:vAlign w:val="center"/>
            <w:hideMark/>
          </w:tcPr>
          <w:p w14:paraId="2B3CD3B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792F9F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C8CFE9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81053C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56AE07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323A0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1E80D1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E4BAF5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8931B2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7E84E8E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BE7C1E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507A36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114550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40EA04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0274FC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761EA951" w14:textId="77777777" w:rsidTr="00A300A1">
        <w:trPr>
          <w:trHeight w:val="300"/>
        </w:trPr>
        <w:tc>
          <w:tcPr>
            <w:tcW w:w="912" w:type="dxa"/>
            <w:shd w:val="clear" w:color="auto" w:fill="auto"/>
            <w:noWrap/>
            <w:vAlign w:val="center"/>
            <w:hideMark/>
          </w:tcPr>
          <w:p w14:paraId="0A6626AC" w14:textId="3D0DC7C2"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544" w:type="dxa"/>
            <w:shd w:val="clear" w:color="auto" w:fill="auto"/>
            <w:noWrap/>
            <w:vAlign w:val="center"/>
            <w:hideMark/>
          </w:tcPr>
          <w:p w14:paraId="0BE65D1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F8E159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8DE503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3B72C9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536469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E3EEF7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F747AB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293E4C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EBD096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51E7D1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4DB2094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21A3FB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40BD47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4E2591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A80468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69230FB4" w14:textId="77777777" w:rsidTr="00A300A1">
        <w:trPr>
          <w:trHeight w:val="300"/>
        </w:trPr>
        <w:tc>
          <w:tcPr>
            <w:tcW w:w="912" w:type="dxa"/>
            <w:shd w:val="clear" w:color="auto" w:fill="auto"/>
            <w:noWrap/>
            <w:vAlign w:val="center"/>
            <w:hideMark/>
          </w:tcPr>
          <w:p w14:paraId="1152876F" w14:textId="4923188F"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544" w:type="dxa"/>
            <w:shd w:val="clear" w:color="auto" w:fill="auto"/>
            <w:noWrap/>
            <w:vAlign w:val="center"/>
            <w:hideMark/>
          </w:tcPr>
          <w:p w14:paraId="26225C4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F3BF1E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9BC156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F8D7B7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1C556E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AA4706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179030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A74D9D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FD5C17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66C644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74EB98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223128F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2FC93C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EBDCDD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28DE8A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1D7DF7FD" w14:textId="77777777" w:rsidTr="00A300A1">
        <w:trPr>
          <w:trHeight w:val="300"/>
        </w:trPr>
        <w:tc>
          <w:tcPr>
            <w:tcW w:w="912" w:type="dxa"/>
            <w:shd w:val="clear" w:color="auto" w:fill="auto"/>
            <w:noWrap/>
            <w:vAlign w:val="center"/>
            <w:hideMark/>
          </w:tcPr>
          <w:p w14:paraId="011E5FB6" w14:textId="4CF29D16"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544" w:type="dxa"/>
            <w:shd w:val="clear" w:color="auto" w:fill="auto"/>
            <w:noWrap/>
            <w:vAlign w:val="center"/>
            <w:hideMark/>
          </w:tcPr>
          <w:p w14:paraId="054A6B2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2FCE30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A9E433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484797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9356F6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1FFC14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BA661C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9014CA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1E79D0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D81070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9F6F1A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1A08AE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66FE6CF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9A7AC94"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09489F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6CC5C24D" w14:textId="77777777" w:rsidTr="00A300A1">
        <w:trPr>
          <w:trHeight w:val="300"/>
        </w:trPr>
        <w:tc>
          <w:tcPr>
            <w:tcW w:w="912" w:type="dxa"/>
            <w:shd w:val="clear" w:color="auto" w:fill="auto"/>
            <w:noWrap/>
            <w:vAlign w:val="center"/>
            <w:hideMark/>
          </w:tcPr>
          <w:p w14:paraId="049F7949" w14:textId="008137F8"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544" w:type="dxa"/>
            <w:shd w:val="clear" w:color="auto" w:fill="auto"/>
            <w:noWrap/>
            <w:vAlign w:val="center"/>
            <w:hideMark/>
          </w:tcPr>
          <w:p w14:paraId="74FC86D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6CE9F9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FCDD68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6AC9F8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770389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7379DB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BAA83C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478DF40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2BD6C99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A00900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2A2452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64365C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2A5164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0254937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1A9DE6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31BAA517" w14:textId="77777777" w:rsidTr="00A300A1">
        <w:trPr>
          <w:trHeight w:val="300"/>
        </w:trPr>
        <w:tc>
          <w:tcPr>
            <w:tcW w:w="912" w:type="dxa"/>
            <w:shd w:val="clear" w:color="auto" w:fill="auto"/>
            <w:noWrap/>
            <w:vAlign w:val="center"/>
            <w:hideMark/>
          </w:tcPr>
          <w:p w14:paraId="79BBED3D" w14:textId="3784A60F"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544" w:type="dxa"/>
            <w:shd w:val="clear" w:color="auto" w:fill="auto"/>
            <w:noWrap/>
            <w:vAlign w:val="center"/>
            <w:hideMark/>
          </w:tcPr>
          <w:p w14:paraId="3989322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F54BDE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107382A"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D0281E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43DF17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765B381"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3A4421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7F8756B8"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0616DB3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5E5798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3F73AC4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53A5B64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174F87E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shd w:val="clear" w:color="auto" w:fill="auto"/>
            <w:noWrap/>
            <w:vAlign w:val="center"/>
            <w:hideMark/>
          </w:tcPr>
          <w:p w14:paraId="611CAFC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c>
          <w:tcPr>
            <w:tcW w:w="544" w:type="dxa"/>
            <w:shd w:val="clear" w:color="auto" w:fill="auto"/>
            <w:noWrap/>
            <w:vAlign w:val="center"/>
            <w:hideMark/>
          </w:tcPr>
          <w:p w14:paraId="248F8A55"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r>
      <w:tr w:rsidR="00300F91" w:rsidRPr="00300F91" w14:paraId="5D3541FD" w14:textId="77777777" w:rsidTr="00A300A1">
        <w:trPr>
          <w:trHeight w:val="300"/>
        </w:trPr>
        <w:tc>
          <w:tcPr>
            <w:tcW w:w="912" w:type="dxa"/>
            <w:tcBorders>
              <w:bottom w:val="single" w:sz="12" w:space="0" w:color="auto"/>
            </w:tcBorders>
            <w:shd w:val="clear" w:color="auto" w:fill="auto"/>
            <w:noWrap/>
            <w:vAlign w:val="center"/>
            <w:hideMark/>
          </w:tcPr>
          <w:p w14:paraId="605C1E66" w14:textId="09AB79D7" w:rsidR="00300F91" w:rsidRPr="00A300A1" w:rsidRDefault="00300F91" w:rsidP="00A300A1">
            <w:pPr>
              <w:spacing w:line="240" w:lineRule="auto"/>
              <w:jc w:val="center"/>
              <w:rPr>
                <w:rFonts w:cs="Arial"/>
                <w:b/>
                <w:bCs/>
                <w:color w:val="000000"/>
                <w:sz w:val="16"/>
                <w:szCs w:val="16"/>
              </w:rPr>
            </w:pPr>
            <w:r w:rsidRPr="00A300A1">
              <w:rPr>
                <w:rFonts w:cs="Arial"/>
                <w:b/>
                <w:bCs/>
                <w:color w:val="000000"/>
                <w:sz w:val="16"/>
                <w:szCs w:val="16"/>
              </w:rPr>
              <w:t>15</w:t>
            </w:r>
          </w:p>
        </w:tc>
        <w:tc>
          <w:tcPr>
            <w:tcW w:w="544" w:type="dxa"/>
            <w:tcBorders>
              <w:bottom w:val="single" w:sz="12" w:space="0" w:color="auto"/>
            </w:tcBorders>
            <w:shd w:val="clear" w:color="auto" w:fill="auto"/>
            <w:noWrap/>
            <w:vAlign w:val="center"/>
            <w:hideMark/>
          </w:tcPr>
          <w:p w14:paraId="49070DF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2EB08212"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447ABA3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33479DDD"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5D7FE9BF"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0F3722A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5139011C"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12EC81F7"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16429EB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14CEF4D3"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6292F42E"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3AAE6506"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4F6668A0"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26C8ACF9"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0</w:t>
            </w:r>
          </w:p>
        </w:tc>
        <w:tc>
          <w:tcPr>
            <w:tcW w:w="544" w:type="dxa"/>
            <w:tcBorders>
              <w:bottom w:val="single" w:sz="12" w:space="0" w:color="auto"/>
            </w:tcBorders>
            <w:shd w:val="clear" w:color="auto" w:fill="auto"/>
            <w:noWrap/>
            <w:vAlign w:val="center"/>
            <w:hideMark/>
          </w:tcPr>
          <w:p w14:paraId="7BA0A70B" w14:textId="77777777" w:rsidR="00300F91" w:rsidRPr="00A300A1" w:rsidRDefault="00300F91" w:rsidP="00A300A1">
            <w:pPr>
              <w:spacing w:line="240" w:lineRule="auto"/>
              <w:jc w:val="center"/>
              <w:rPr>
                <w:rFonts w:cs="Arial"/>
                <w:color w:val="000000"/>
                <w:sz w:val="16"/>
                <w:szCs w:val="16"/>
              </w:rPr>
            </w:pPr>
            <w:r w:rsidRPr="00A300A1">
              <w:rPr>
                <w:rFonts w:cs="Arial"/>
                <w:color w:val="000000"/>
                <w:sz w:val="16"/>
                <w:szCs w:val="16"/>
              </w:rPr>
              <w:t>6</w:t>
            </w:r>
          </w:p>
        </w:tc>
      </w:tr>
    </w:tbl>
    <w:p w14:paraId="2B7D268D" w14:textId="3469A046" w:rsidR="00A300A1" w:rsidRDefault="00A300A1" w:rsidP="00A300A1">
      <w:pPr>
        <w:pStyle w:val="Legenda"/>
        <w:keepNext/>
      </w:pPr>
      <w:bookmarkStart w:id="124" w:name="_Ref509773331"/>
      <w:bookmarkStart w:id="125" w:name="_Toc509838594"/>
      <w:r>
        <w:t xml:space="preserve">Tabela </w:t>
      </w:r>
      <w:fldSimple w:instr=" SEQ Tabela \* ARABIC ">
        <w:r w:rsidR="00D05DD2">
          <w:rPr>
            <w:noProof/>
          </w:rPr>
          <w:t>6</w:t>
        </w:r>
      </w:fldSimple>
      <w:bookmarkEnd w:id="124"/>
      <w:r>
        <w:t xml:space="preserve"> - Matriz diagonal de colunas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t xml:space="preserve"> </w:t>
      </w:r>
      <w:r w:rsidR="0013081E">
        <w:t xml:space="preserve">calculada através da diagonalização de </w:t>
      </w:r>
      <m:oMath>
        <m:r>
          <w:rPr>
            <w:rFonts w:ascii="Cambria Math" w:hAnsi="Cambria Math"/>
          </w:rPr>
          <m:t>fc</m:t>
        </m:r>
      </m:oMath>
      <w:r w:rsidR="0013081E">
        <w:t>.</w:t>
      </w:r>
      <w:bookmarkEnd w:id="125"/>
    </w:p>
    <w:tbl>
      <w:tblPr>
        <w:tblW w:w="8680" w:type="dxa"/>
        <w:tblLayout w:type="fixed"/>
        <w:tblCellMar>
          <w:left w:w="70" w:type="dxa"/>
          <w:right w:w="70" w:type="dxa"/>
        </w:tblCellMar>
        <w:tblLook w:val="04A0" w:firstRow="1" w:lastRow="0" w:firstColumn="1" w:lastColumn="0" w:noHBand="0" w:noVBand="1"/>
      </w:tblPr>
      <w:tblGrid>
        <w:gridCol w:w="764"/>
        <w:gridCol w:w="439"/>
        <w:gridCol w:w="439"/>
        <w:gridCol w:w="439"/>
        <w:gridCol w:w="439"/>
        <w:gridCol w:w="440"/>
        <w:gridCol w:w="440"/>
        <w:gridCol w:w="440"/>
        <w:gridCol w:w="440"/>
        <w:gridCol w:w="440"/>
        <w:gridCol w:w="440"/>
        <w:gridCol w:w="440"/>
        <w:gridCol w:w="440"/>
        <w:gridCol w:w="440"/>
        <w:gridCol w:w="440"/>
        <w:gridCol w:w="440"/>
        <w:gridCol w:w="440"/>
        <w:gridCol w:w="440"/>
        <w:gridCol w:w="440"/>
      </w:tblGrid>
      <w:tr w:rsidR="001B124C" w:rsidRPr="003003DA" w14:paraId="7E6BB24C" w14:textId="77777777" w:rsidTr="003A53C2">
        <w:trPr>
          <w:trHeight w:val="300"/>
        </w:trPr>
        <w:tc>
          <w:tcPr>
            <w:tcW w:w="8680" w:type="dxa"/>
            <w:gridSpan w:val="19"/>
            <w:tcBorders>
              <w:top w:val="single" w:sz="12" w:space="0" w:color="auto"/>
            </w:tcBorders>
            <w:shd w:val="clear" w:color="auto" w:fill="auto"/>
            <w:noWrap/>
            <w:vAlign w:val="center"/>
            <w:hideMark/>
          </w:tcPr>
          <w:p w14:paraId="61AE7FDA" w14:textId="1EFB3F55" w:rsidR="001B124C" w:rsidRPr="00A300A1" w:rsidRDefault="001B124C" w:rsidP="00A300A1">
            <w:pPr>
              <w:spacing w:line="240" w:lineRule="auto"/>
              <w:jc w:val="center"/>
              <w:rPr>
                <w:rFonts w:cs="Arial"/>
                <w:b/>
                <w:bCs/>
                <w:color w:val="000000"/>
                <w:sz w:val="16"/>
                <w:szCs w:val="16"/>
              </w:rPr>
            </w:pPr>
            <w:r>
              <w:rPr>
                <w:rFonts w:cs="Arial"/>
                <w:b/>
                <w:bCs/>
                <w:color w:val="000000"/>
                <w:sz w:val="16"/>
                <w:szCs w:val="16"/>
              </w:rPr>
              <w:t xml:space="preserve">Matriz Diagonal de Colunas </w:t>
            </w:r>
            <m:oMath>
              <m:sSub>
                <m:sSubPr>
                  <m:ctrlPr>
                    <w:rPr>
                      <w:rFonts w:ascii="Cambria Math" w:hAnsi="Cambria Math" w:cs="Arial"/>
                      <w:b/>
                      <w:bCs/>
                      <w:i/>
                      <w:color w:val="000000"/>
                      <w:sz w:val="16"/>
                      <w:szCs w:val="16"/>
                    </w:rPr>
                  </m:ctrlPr>
                </m:sSubPr>
                <m:e>
                  <m:r>
                    <m:rPr>
                      <m:sty m:val="bi"/>
                    </m:rPr>
                    <w:rPr>
                      <w:rFonts w:ascii="Cambria Math" w:hAnsi="Cambria Math" w:cs="Arial"/>
                      <w:color w:val="000000"/>
                      <w:sz w:val="16"/>
                      <w:szCs w:val="16"/>
                    </w:rPr>
                    <m:t>D</m:t>
                  </m:r>
                </m:e>
                <m:sub>
                  <m:r>
                    <m:rPr>
                      <m:sty m:val="bi"/>
                    </m:rPr>
                    <w:rPr>
                      <w:rFonts w:ascii="Cambria Math" w:hAnsi="Cambria Math" w:cs="Arial"/>
                      <w:color w:val="000000"/>
                      <w:sz w:val="16"/>
                      <w:szCs w:val="16"/>
                    </w:rPr>
                    <m:t>c</m:t>
                  </m:r>
                </m:sub>
              </m:sSub>
            </m:oMath>
          </w:p>
        </w:tc>
      </w:tr>
      <w:tr w:rsidR="001B124C" w:rsidRPr="003003DA" w14:paraId="4691A2AB" w14:textId="77777777" w:rsidTr="001B124C">
        <w:trPr>
          <w:trHeight w:val="300"/>
        </w:trPr>
        <w:tc>
          <w:tcPr>
            <w:tcW w:w="764" w:type="dxa"/>
            <w:vMerge w:val="restart"/>
            <w:tcBorders>
              <w:top w:val="single" w:sz="4" w:space="0" w:color="auto"/>
            </w:tcBorders>
            <w:shd w:val="clear" w:color="auto" w:fill="auto"/>
            <w:noWrap/>
            <w:vAlign w:val="center"/>
          </w:tcPr>
          <w:p w14:paraId="11858DC4" w14:textId="6FBC6B44" w:rsidR="001B124C" w:rsidRPr="00A300A1" w:rsidRDefault="001B124C" w:rsidP="00A300A1">
            <w:pPr>
              <w:spacing w:line="240" w:lineRule="auto"/>
              <w:jc w:val="center"/>
              <w:rPr>
                <w:rFonts w:cs="Arial"/>
                <w:b/>
                <w:bCs/>
                <w:color w:val="000000"/>
                <w:sz w:val="16"/>
                <w:szCs w:val="16"/>
              </w:rPr>
            </w:pPr>
            <w:r>
              <w:rPr>
                <w:rFonts w:cs="Arial"/>
                <w:b/>
                <w:bCs/>
                <w:color w:val="000000"/>
                <w:sz w:val="16"/>
                <w:szCs w:val="16"/>
              </w:rPr>
              <w:t>Índice das         l</w:t>
            </w:r>
            <w:r w:rsidRPr="00A300A1">
              <w:rPr>
                <w:rFonts w:cs="Arial"/>
                <w:b/>
                <w:bCs/>
                <w:color w:val="000000"/>
                <w:sz w:val="16"/>
                <w:szCs w:val="16"/>
              </w:rPr>
              <w:t>inhas</w:t>
            </w:r>
          </w:p>
        </w:tc>
        <w:tc>
          <w:tcPr>
            <w:tcW w:w="7916" w:type="dxa"/>
            <w:gridSpan w:val="18"/>
            <w:tcBorders>
              <w:top w:val="single" w:sz="2" w:space="0" w:color="auto"/>
              <w:bottom w:val="single" w:sz="2" w:space="0" w:color="auto"/>
            </w:tcBorders>
            <w:shd w:val="clear" w:color="auto" w:fill="auto"/>
            <w:noWrap/>
            <w:vAlign w:val="center"/>
          </w:tcPr>
          <w:p w14:paraId="66DCFAE2" w14:textId="34E0C60C" w:rsidR="001B124C" w:rsidRPr="00A300A1" w:rsidRDefault="001B124C" w:rsidP="00A300A1">
            <w:pPr>
              <w:spacing w:line="240" w:lineRule="auto"/>
              <w:jc w:val="center"/>
              <w:rPr>
                <w:rFonts w:cs="Arial"/>
                <w:b/>
                <w:bCs/>
                <w:color w:val="000000"/>
                <w:sz w:val="16"/>
                <w:szCs w:val="16"/>
              </w:rPr>
            </w:pPr>
            <w:r>
              <w:rPr>
                <w:rFonts w:cs="Arial"/>
                <w:b/>
                <w:bCs/>
                <w:color w:val="000000"/>
                <w:sz w:val="16"/>
                <w:szCs w:val="16"/>
              </w:rPr>
              <w:t>Índice das colunas</w:t>
            </w:r>
          </w:p>
        </w:tc>
      </w:tr>
      <w:tr w:rsidR="001B124C" w:rsidRPr="003003DA" w14:paraId="3EE0FF1D" w14:textId="77777777" w:rsidTr="00A300A1">
        <w:trPr>
          <w:trHeight w:val="300"/>
        </w:trPr>
        <w:tc>
          <w:tcPr>
            <w:tcW w:w="764" w:type="dxa"/>
            <w:vMerge/>
            <w:tcBorders>
              <w:bottom w:val="single" w:sz="2" w:space="0" w:color="auto"/>
            </w:tcBorders>
            <w:shd w:val="clear" w:color="auto" w:fill="auto"/>
            <w:noWrap/>
            <w:vAlign w:val="center"/>
            <w:hideMark/>
          </w:tcPr>
          <w:p w14:paraId="04A4013A" w14:textId="68F359C1" w:rsidR="001B124C" w:rsidRPr="00A300A1" w:rsidRDefault="001B124C" w:rsidP="00A300A1">
            <w:pPr>
              <w:spacing w:line="240" w:lineRule="auto"/>
              <w:jc w:val="center"/>
              <w:rPr>
                <w:rFonts w:cs="Arial"/>
                <w:b/>
                <w:bCs/>
                <w:color w:val="000000"/>
                <w:sz w:val="16"/>
                <w:szCs w:val="16"/>
              </w:rPr>
            </w:pPr>
          </w:p>
        </w:tc>
        <w:tc>
          <w:tcPr>
            <w:tcW w:w="439" w:type="dxa"/>
            <w:tcBorders>
              <w:top w:val="single" w:sz="2" w:space="0" w:color="auto"/>
              <w:bottom w:val="single" w:sz="2" w:space="0" w:color="auto"/>
            </w:tcBorders>
            <w:shd w:val="clear" w:color="auto" w:fill="auto"/>
            <w:noWrap/>
            <w:vAlign w:val="center"/>
            <w:hideMark/>
          </w:tcPr>
          <w:p w14:paraId="22CFCC0A"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w:t>
            </w:r>
          </w:p>
        </w:tc>
        <w:tc>
          <w:tcPr>
            <w:tcW w:w="439" w:type="dxa"/>
            <w:tcBorders>
              <w:top w:val="single" w:sz="2" w:space="0" w:color="auto"/>
              <w:bottom w:val="single" w:sz="2" w:space="0" w:color="auto"/>
            </w:tcBorders>
            <w:shd w:val="clear" w:color="auto" w:fill="auto"/>
            <w:noWrap/>
            <w:vAlign w:val="center"/>
            <w:hideMark/>
          </w:tcPr>
          <w:p w14:paraId="18D3576E"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439" w:type="dxa"/>
            <w:tcBorders>
              <w:top w:val="single" w:sz="2" w:space="0" w:color="auto"/>
              <w:bottom w:val="single" w:sz="2" w:space="0" w:color="auto"/>
            </w:tcBorders>
            <w:shd w:val="clear" w:color="auto" w:fill="auto"/>
            <w:noWrap/>
            <w:vAlign w:val="center"/>
            <w:hideMark/>
          </w:tcPr>
          <w:p w14:paraId="7ECDC87C"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439" w:type="dxa"/>
            <w:tcBorders>
              <w:top w:val="single" w:sz="2" w:space="0" w:color="auto"/>
              <w:bottom w:val="single" w:sz="2" w:space="0" w:color="auto"/>
            </w:tcBorders>
            <w:shd w:val="clear" w:color="auto" w:fill="auto"/>
            <w:noWrap/>
            <w:vAlign w:val="center"/>
            <w:hideMark/>
          </w:tcPr>
          <w:p w14:paraId="37913FB9"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440" w:type="dxa"/>
            <w:tcBorders>
              <w:top w:val="single" w:sz="2" w:space="0" w:color="auto"/>
              <w:bottom w:val="single" w:sz="2" w:space="0" w:color="auto"/>
            </w:tcBorders>
            <w:shd w:val="clear" w:color="auto" w:fill="auto"/>
            <w:noWrap/>
            <w:vAlign w:val="center"/>
            <w:hideMark/>
          </w:tcPr>
          <w:p w14:paraId="5A466DA7"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440" w:type="dxa"/>
            <w:tcBorders>
              <w:top w:val="single" w:sz="2" w:space="0" w:color="auto"/>
              <w:bottom w:val="single" w:sz="2" w:space="0" w:color="auto"/>
            </w:tcBorders>
            <w:shd w:val="clear" w:color="auto" w:fill="auto"/>
            <w:noWrap/>
            <w:vAlign w:val="center"/>
            <w:hideMark/>
          </w:tcPr>
          <w:p w14:paraId="5AE98A84"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440" w:type="dxa"/>
            <w:tcBorders>
              <w:top w:val="single" w:sz="2" w:space="0" w:color="auto"/>
              <w:bottom w:val="single" w:sz="2" w:space="0" w:color="auto"/>
            </w:tcBorders>
            <w:shd w:val="clear" w:color="auto" w:fill="auto"/>
            <w:noWrap/>
            <w:vAlign w:val="center"/>
            <w:hideMark/>
          </w:tcPr>
          <w:p w14:paraId="4C73C48A"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440" w:type="dxa"/>
            <w:tcBorders>
              <w:top w:val="single" w:sz="2" w:space="0" w:color="auto"/>
              <w:bottom w:val="single" w:sz="2" w:space="0" w:color="auto"/>
            </w:tcBorders>
            <w:shd w:val="clear" w:color="auto" w:fill="auto"/>
            <w:noWrap/>
            <w:vAlign w:val="center"/>
            <w:hideMark/>
          </w:tcPr>
          <w:p w14:paraId="1047D321"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440" w:type="dxa"/>
            <w:tcBorders>
              <w:top w:val="single" w:sz="2" w:space="0" w:color="auto"/>
              <w:bottom w:val="single" w:sz="2" w:space="0" w:color="auto"/>
            </w:tcBorders>
            <w:shd w:val="clear" w:color="auto" w:fill="auto"/>
            <w:noWrap/>
            <w:vAlign w:val="center"/>
            <w:hideMark/>
          </w:tcPr>
          <w:p w14:paraId="2E7B492B"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440" w:type="dxa"/>
            <w:tcBorders>
              <w:top w:val="single" w:sz="2" w:space="0" w:color="auto"/>
              <w:bottom w:val="single" w:sz="2" w:space="0" w:color="auto"/>
            </w:tcBorders>
            <w:shd w:val="clear" w:color="auto" w:fill="auto"/>
            <w:noWrap/>
            <w:vAlign w:val="center"/>
            <w:hideMark/>
          </w:tcPr>
          <w:p w14:paraId="4AB2C898"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440" w:type="dxa"/>
            <w:tcBorders>
              <w:top w:val="single" w:sz="2" w:space="0" w:color="auto"/>
              <w:bottom w:val="single" w:sz="2" w:space="0" w:color="auto"/>
            </w:tcBorders>
            <w:shd w:val="clear" w:color="auto" w:fill="auto"/>
            <w:noWrap/>
            <w:vAlign w:val="center"/>
            <w:hideMark/>
          </w:tcPr>
          <w:p w14:paraId="47C63E1E"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440" w:type="dxa"/>
            <w:tcBorders>
              <w:top w:val="single" w:sz="2" w:space="0" w:color="auto"/>
              <w:bottom w:val="single" w:sz="2" w:space="0" w:color="auto"/>
            </w:tcBorders>
            <w:shd w:val="clear" w:color="auto" w:fill="auto"/>
            <w:noWrap/>
            <w:vAlign w:val="center"/>
            <w:hideMark/>
          </w:tcPr>
          <w:p w14:paraId="1B49E901"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440" w:type="dxa"/>
            <w:tcBorders>
              <w:top w:val="single" w:sz="2" w:space="0" w:color="auto"/>
              <w:bottom w:val="single" w:sz="2" w:space="0" w:color="auto"/>
            </w:tcBorders>
            <w:shd w:val="clear" w:color="auto" w:fill="auto"/>
            <w:noWrap/>
            <w:vAlign w:val="center"/>
            <w:hideMark/>
          </w:tcPr>
          <w:p w14:paraId="7D7C989C"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440" w:type="dxa"/>
            <w:tcBorders>
              <w:top w:val="single" w:sz="2" w:space="0" w:color="auto"/>
              <w:bottom w:val="single" w:sz="2" w:space="0" w:color="auto"/>
            </w:tcBorders>
            <w:shd w:val="clear" w:color="auto" w:fill="auto"/>
            <w:noWrap/>
            <w:vAlign w:val="center"/>
            <w:hideMark/>
          </w:tcPr>
          <w:p w14:paraId="2FF7A34A"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440" w:type="dxa"/>
            <w:tcBorders>
              <w:top w:val="single" w:sz="2" w:space="0" w:color="auto"/>
              <w:bottom w:val="single" w:sz="2" w:space="0" w:color="auto"/>
            </w:tcBorders>
            <w:shd w:val="clear" w:color="auto" w:fill="auto"/>
            <w:noWrap/>
            <w:vAlign w:val="center"/>
            <w:hideMark/>
          </w:tcPr>
          <w:p w14:paraId="4A402938"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15</w:t>
            </w:r>
          </w:p>
        </w:tc>
        <w:tc>
          <w:tcPr>
            <w:tcW w:w="440" w:type="dxa"/>
            <w:tcBorders>
              <w:top w:val="single" w:sz="2" w:space="0" w:color="auto"/>
              <w:bottom w:val="single" w:sz="2" w:space="0" w:color="auto"/>
            </w:tcBorders>
            <w:shd w:val="clear" w:color="auto" w:fill="auto"/>
            <w:noWrap/>
            <w:vAlign w:val="center"/>
            <w:hideMark/>
          </w:tcPr>
          <w:p w14:paraId="1A7A334C"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16</w:t>
            </w:r>
          </w:p>
        </w:tc>
        <w:tc>
          <w:tcPr>
            <w:tcW w:w="440" w:type="dxa"/>
            <w:tcBorders>
              <w:top w:val="single" w:sz="2" w:space="0" w:color="auto"/>
              <w:bottom w:val="single" w:sz="2" w:space="0" w:color="auto"/>
            </w:tcBorders>
            <w:shd w:val="clear" w:color="auto" w:fill="auto"/>
            <w:noWrap/>
            <w:vAlign w:val="center"/>
            <w:hideMark/>
          </w:tcPr>
          <w:p w14:paraId="5D0E97F1"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17</w:t>
            </w:r>
          </w:p>
        </w:tc>
        <w:tc>
          <w:tcPr>
            <w:tcW w:w="440" w:type="dxa"/>
            <w:tcBorders>
              <w:top w:val="single" w:sz="2" w:space="0" w:color="auto"/>
              <w:bottom w:val="single" w:sz="2" w:space="0" w:color="auto"/>
            </w:tcBorders>
            <w:shd w:val="clear" w:color="auto" w:fill="auto"/>
            <w:noWrap/>
            <w:vAlign w:val="center"/>
            <w:hideMark/>
          </w:tcPr>
          <w:p w14:paraId="13E7CE46" w14:textId="77777777" w:rsidR="001B124C" w:rsidRPr="00A300A1" w:rsidRDefault="001B124C" w:rsidP="00A300A1">
            <w:pPr>
              <w:spacing w:line="240" w:lineRule="auto"/>
              <w:jc w:val="center"/>
              <w:rPr>
                <w:rFonts w:cs="Arial"/>
                <w:b/>
                <w:bCs/>
                <w:color w:val="000000"/>
                <w:sz w:val="16"/>
                <w:szCs w:val="16"/>
              </w:rPr>
            </w:pPr>
            <w:r w:rsidRPr="00A300A1">
              <w:rPr>
                <w:rFonts w:cs="Arial"/>
                <w:b/>
                <w:bCs/>
                <w:color w:val="000000"/>
                <w:sz w:val="16"/>
                <w:szCs w:val="16"/>
              </w:rPr>
              <w:t>18</w:t>
            </w:r>
          </w:p>
        </w:tc>
      </w:tr>
      <w:tr w:rsidR="003003DA" w:rsidRPr="003003DA" w14:paraId="1DE97D18" w14:textId="77777777" w:rsidTr="001B124C">
        <w:trPr>
          <w:trHeight w:val="300"/>
        </w:trPr>
        <w:tc>
          <w:tcPr>
            <w:tcW w:w="764" w:type="dxa"/>
            <w:tcBorders>
              <w:top w:val="single" w:sz="4" w:space="0" w:color="auto"/>
            </w:tcBorders>
            <w:shd w:val="clear" w:color="auto" w:fill="auto"/>
            <w:noWrap/>
            <w:vAlign w:val="center"/>
            <w:hideMark/>
          </w:tcPr>
          <w:p w14:paraId="58A7D167" w14:textId="607714F3"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w:t>
            </w:r>
          </w:p>
        </w:tc>
        <w:tc>
          <w:tcPr>
            <w:tcW w:w="439" w:type="dxa"/>
            <w:tcBorders>
              <w:top w:val="single" w:sz="4" w:space="0" w:color="auto"/>
            </w:tcBorders>
            <w:shd w:val="clear" w:color="auto" w:fill="auto"/>
            <w:noWrap/>
            <w:vAlign w:val="center"/>
            <w:hideMark/>
          </w:tcPr>
          <w:p w14:paraId="39193C67" w14:textId="77777777" w:rsidR="003003DA" w:rsidRPr="00A300A1" w:rsidRDefault="003003DA" w:rsidP="00A300A1">
            <w:pPr>
              <w:spacing w:line="240" w:lineRule="auto"/>
              <w:jc w:val="center"/>
              <w:rPr>
                <w:rFonts w:cs="Arial"/>
                <w:color w:val="000000"/>
                <w:sz w:val="16"/>
                <w:szCs w:val="16"/>
              </w:rPr>
            </w:pPr>
            <w:bookmarkStart w:id="126" w:name="RANGE!B41:S55"/>
            <w:r w:rsidRPr="00A300A1">
              <w:rPr>
                <w:rFonts w:cs="Arial"/>
                <w:color w:val="000000"/>
                <w:sz w:val="16"/>
                <w:szCs w:val="16"/>
              </w:rPr>
              <w:t>5</w:t>
            </w:r>
            <w:bookmarkEnd w:id="126"/>
          </w:p>
        </w:tc>
        <w:tc>
          <w:tcPr>
            <w:tcW w:w="439" w:type="dxa"/>
            <w:tcBorders>
              <w:top w:val="single" w:sz="4" w:space="0" w:color="auto"/>
            </w:tcBorders>
            <w:shd w:val="clear" w:color="auto" w:fill="auto"/>
            <w:noWrap/>
            <w:vAlign w:val="center"/>
            <w:hideMark/>
          </w:tcPr>
          <w:p w14:paraId="182F090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tcBorders>
              <w:top w:val="single" w:sz="4" w:space="0" w:color="auto"/>
            </w:tcBorders>
            <w:shd w:val="clear" w:color="auto" w:fill="auto"/>
            <w:noWrap/>
            <w:vAlign w:val="center"/>
            <w:hideMark/>
          </w:tcPr>
          <w:p w14:paraId="5F7ACBB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tcBorders>
              <w:top w:val="single" w:sz="4" w:space="0" w:color="auto"/>
            </w:tcBorders>
            <w:shd w:val="clear" w:color="auto" w:fill="auto"/>
            <w:noWrap/>
            <w:vAlign w:val="center"/>
            <w:hideMark/>
          </w:tcPr>
          <w:p w14:paraId="04E68B8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1B8324D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1129167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704E815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0EC5628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45612F8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3C6841A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06AA883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57379D4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0B9AD3E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4DC0874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6E12B5B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5ED2F2A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5DB4703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top w:val="single" w:sz="4" w:space="0" w:color="auto"/>
            </w:tcBorders>
            <w:shd w:val="clear" w:color="auto" w:fill="auto"/>
            <w:noWrap/>
            <w:vAlign w:val="center"/>
            <w:hideMark/>
          </w:tcPr>
          <w:p w14:paraId="6E4310D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64065B8B" w14:textId="77777777" w:rsidTr="00A300A1">
        <w:trPr>
          <w:trHeight w:val="300"/>
        </w:trPr>
        <w:tc>
          <w:tcPr>
            <w:tcW w:w="764" w:type="dxa"/>
            <w:shd w:val="clear" w:color="auto" w:fill="auto"/>
            <w:noWrap/>
            <w:vAlign w:val="center"/>
            <w:hideMark/>
          </w:tcPr>
          <w:p w14:paraId="2170C0BC" w14:textId="625CB585"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439" w:type="dxa"/>
            <w:shd w:val="clear" w:color="auto" w:fill="auto"/>
            <w:noWrap/>
            <w:vAlign w:val="center"/>
            <w:hideMark/>
          </w:tcPr>
          <w:p w14:paraId="7D9EBCE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DC26E4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6</w:t>
            </w:r>
          </w:p>
        </w:tc>
        <w:tc>
          <w:tcPr>
            <w:tcW w:w="439" w:type="dxa"/>
            <w:shd w:val="clear" w:color="auto" w:fill="auto"/>
            <w:noWrap/>
            <w:vAlign w:val="center"/>
            <w:hideMark/>
          </w:tcPr>
          <w:p w14:paraId="370E14E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243C93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D8B15C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BCF421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928560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B7968A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BB03F7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37F4A3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54EEA3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F7CD9D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3BEB38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5F9028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CE2C46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29517E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CC1ED9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6C5F9A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0F1BD0D2" w14:textId="77777777" w:rsidTr="00A300A1">
        <w:trPr>
          <w:trHeight w:val="300"/>
        </w:trPr>
        <w:tc>
          <w:tcPr>
            <w:tcW w:w="764" w:type="dxa"/>
            <w:shd w:val="clear" w:color="auto" w:fill="auto"/>
            <w:noWrap/>
            <w:vAlign w:val="center"/>
            <w:hideMark/>
          </w:tcPr>
          <w:p w14:paraId="62F2DD54" w14:textId="10213B24"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439" w:type="dxa"/>
            <w:shd w:val="clear" w:color="auto" w:fill="auto"/>
            <w:noWrap/>
            <w:vAlign w:val="center"/>
            <w:hideMark/>
          </w:tcPr>
          <w:p w14:paraId="1A21C6B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CD052B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F01E4D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4</w:t>
            </w:r>
          </w:p>
        </w:tc>
        <w:tc>
          <w:tcPr>
            <w:tcW w:w="439" w:type="dxa"/>
            <w:shd w:val="clear" w:color="auto" w:fill="auto"/>
            <w:noWrap/>
            <w:vAlign w:val="center"/>
            <w:hideMark/>
          </w:tcPr>
          <w:p w14:paraId="06B5B67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425FED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0ADA75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0F9816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EE6539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521956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46D908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A4F159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6FB12D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90DF68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7B6823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FAE392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9D4018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54ABEB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F83D1F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36528D27" w14:textId="77777777" w:rsidTr="00A300A1">
        <w:trPr>
          <w:trHeight w:val="300"/>
        </w:trPr>
        <w:tc>
          <w:tcPr>
            <w:tcW w:w="764" w:type="dxa"/>
            <w:shd w:val="clear" w:color="auto" w:fill="auto"/>
            <w:noWrap/>
            <w:vAlign w:val="center"/>
            <w:hideMark/>
          </w:tcPr>
          <w:p w14:paraId="3926D012" w14:textId="5683D46C"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439" w:type="dxa"/>
            <w:shd w:val="clear" w:color="auto" w:fill="auto"/>
            <w:noWrap/>
            <w:vAlign w:val="center"/>
            <w:hideMark/>
          </w:tcPr>
          <w:p w14:paraId="21091CD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5A3C62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26F4ED6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D4372C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3</w:t>
            </w:r>
          </w:p>
        </w:tc>
        <w:tc>
          <w:tcPr>
            <w:tcW w:w="440" w:type="dxa"/>
            <w:shd w:val="clear" w:color="auto" w:fill="auto"/>
            <w:noWrap/>
            <w:vAlign w:val="center"/>
            <w:hideMark/>
          </w:tcPr>
          <w:p w14:paraId="3F976CF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F3C722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CF36ED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1F0554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C041B1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491530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62BC49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8215E1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322BF9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71BEE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58C04C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7A0BA2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C13802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32750C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778873BC" w14:textId="77777777" w:rsidTr="00A300A1">
        <w:trPr>
          <w:trHeight w:val="300"/>
        </w:trPr>
        <w:tc>
          <w:tcPr>
            <w:tcW w:w="764" w:type="dxa"/>
            <w:shd w:val="clear" w:color="auto" w:fill="auto"/>
            <w:noWrap/>
            <w:vAlign w:val="center"/>
            <w:hideMark/>
          </w:tcPr>
          <w:p w14:paraId="17FDE71D" w14:textId="335BA807"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439" w:type="dxa"/>
            <w:shd w:val="clear" w:color="auto" w:fill="auto"/>
            <w:noWrap/>
            <w:vAlign w:val="center"/>
            <w:hideMark/>
          </w:tcPr>
          <w:p w14:paraId="0298042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CE3092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CE2181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8C351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80CDF0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3</w:t>
            </w:r>
          </w:p>
        </w:tc>
        <w:tc>
          <w:tcPr>
            <w:tcW w:w="440" w:type="dxa"/>
            <w:shd w:val="clear" w:color="auto" w:fill="auto"/>
            <w:noWrap/>
            <w:vAlign w:val="center"/>
            <w:hideMark/>
          </w:tcPr>
          <w:p w14:paraId="40D48FD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59F20D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4BAD97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F35F83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47FEFC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B1DAB8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C4A7A3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0405D5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0498AA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058FD6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0FE8FB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0DB5E6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AC08A5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19A3A173" w14:textId="77777777" w:rsidTr="00A300A1">
        <w:trPr>
          <w:trHeight w:val="300"/>
        </w:trPr>
        <w:tc>
          <w:tcPr>
            <w:tcW w:w="764" w:type="dxa"/>
            <w:shd w:val="clear" w:color="auto" w:fill="auto"/>
            <w:noWrap/>
            <w:vAlign w:val="center"/>
            <w:hideMark/>
          </w:tcPr>
          <w:p w14:paraId="48CCF9B8" w14:textId="55E91029"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439" w:type="dxa"/>
            <w:shd w:val="clear" w:color="auto" w:fill="auto"/>
            <w:noWrap/>
            <w:vAlign w:val="center"/>
            <w:hideMark/>
          </w:tcPr>
          <w:p w14:paraId="7A94DC9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BDF510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134D1D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6263CDF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9E1964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E4E4E3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9</w:t>
            </w:r>
          </w:p>
        </w:tc>
        <w:tc>
          <w:tcPr>
            <w:tcW w:w="440" w:type="dxa"/>
            <w:shd w:val="clear" w:color="auto" w:fill="auto"/>
            <w:noWrap/>
            <w:vAlign w:val="center"/>
            <w:hideMark/>
          </w:tcPr>
          <w:p w14:paraId="2D1CB2C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103921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107C09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173301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B091C7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79655A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D60BFA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3A48D2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AC71EC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3F39DF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3FEF97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7B659E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19E37081" w14:textId="77777777" w:rsidTr="00A300A1">
        <w:trPr>
          <w:trHeight w:val="300"/>
        </w:trPr>
        <w:tc>
          <w:tcPr>
            <w:tcW w:w="764" w:type="dxa"/>
            <w:shd w:val="clear" w:color="auto" w:fill="auto"/>
            <w:noWrap/>
            <w:vAlign w:val="center"/>
            <w:hideMark/>
          </w:tcPr>
          <w:p w14:paraId="35758AE6" w14:textId="3806AEAB"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439" w:type="dxa"/>
            <w:shd w:val="clear" w:color="auto" w:fill="auto"/>
            <w:noWrap/>
            <w:vAlign w:val="center"/>
            <w:hideMark/>
          </w:tcPr>
          <w:p w14:paraId="795E766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7F0B63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288A43F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5B5DAC6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3ACA1B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0C40A2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BC7120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4</w:t>
            </w:r>
          </w:p>
        </w:tc>
        <w:tc>
          <w:tcPr>
            <w:tcW w:w="440" w:type="dxa"/>
            <w:shd w:val="clear" w:color="auto" w:fill="auto"/>
            <w:noWrap/>
            <w:vAlign w:val="center"/>
            <w:hideMark/>
          </w:tcPr>
          <w:p w14:paraId="1F0B5A6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19902B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6099DF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9FCE54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5F43CD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5CDF2F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8EEF42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21950C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03C257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E759A1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0A58B7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52C1E9C4" w14:textId="77777777" w:rsidTr="00A300A1">
        <w:trPr>
          <w:trHeight w:val="300"/>
        </w:trPr>
        <w:tc>
          <w:tcPr>
            <w:tcW w:w="764" w:type="dxa"/>
            <w:shd w:val="clear" w:color="auto" w:fill="auto"/>
            <w:noWrap/>
            <w:vAlign w:val="center"/>
            <w:hideMark/>
          </w:tcPr>
          <w:p w14:paraId="455FC17B" w14:textId="6971FD95"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439" w:type="dxa"/>
            <w:shd w:val="clear" w:color="auto" w:fill="auto"/>
            <w:noWrap/>
            <w:vAlign w:val="center"/>
            <w:hideMark/>
          </w:tcPr>
          <w:p w14:paraId="058E638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28BFAD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F23060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DAB71B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537642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9094B9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4A58E2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E4B9EA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5</w:t>
            </w:r>
          </w:p>
        </w:tc>
        <w:tc>
          <w:tcPr>
            <w:tcW w:w="440" w:type="dxa"/>
            <w:shd w:val="clear" w:color="auto" w:fill="auto"/>
            <w:noWrap/>
            <w:vAlign w:val="center"/>
            <w:hideMark/>
          </w:tcPr>
          <w:p w14:paraId="061130F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C9099E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26DC7E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89BBD1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9B20E1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ED2A5E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2334ED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56418E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C1BE90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5C7883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36EF27CB" w14:textId="77777777" w:rsidTr="00A300A1">
        <w:trPr>
          <w:trHeight w:val="300"/>
        </w:trPr>
        <w:tc>
          <w:tcPr>
            <w:tcW w:w="764" w:type="dxa"/>
            <w:shd w:val="clear" w:color="auto" w:fill="auto"/>
            <w:noWrap/>
            <w:vAlign w:val="center"/>
            <w:hideMark/>
          </w:tcPr>
          <w:p w14:paraId="7431F617" w14:textId="69F20016"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439" w:type="dxa"/>
            <w:shd w:val="clear" w:color="auto" w:fill="auto"/>
            <w:noWrap/>
            <w:vAlign w:val="center"/>
            <w:hideMark/>
          </w:tcPr>
          <w:p w14:paraId="3BBAD42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969C97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A639AC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A357A0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096CE5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477704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51AE08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324969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DB259A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6</w:t>
            </w:r>
          </w:p>
        </w:tc>
        <w:tc>
          <w:tcPr>
            <w:tcW w:w="440" w:type="dxa"/>
            <w:shd w:val="clear" w:color="auto" w:fill="auto"/>
            <w:noWrap/>
            <w:vAlign w:val="center"/>
            <w:hideMark/>
          </w:tcPr>
          <w:p w14:paraId="4E262EF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9E5792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3658D7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9F0958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DA41AB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BA2398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984948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E41EAC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1D802C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311B00F3" w14:textId="77777777" w:rsidTr="00A300A1">
        <w:trPr>
          <w:trHeight w:val="300"/>
        </w:trPr>
        <w:tc>
          <w:tcPr>
            <w:tcW w:w="764" w:type="dxa"/>
            <w:shd w:val="clear" w:color="auto" w:fill="auto"/>
            <w:noWrap/>
            <w:vAlign w:val="center"/>
            <w:hideMark/>
          </w:tcPr>
          <w:p w14:paraId="0FD663A0" w14:textId="2EFD28E1"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439" w:type="dxa"/>
            <w:shd w:val="clear" w:color="auto" w:fill="auto"/>
            <w:noWrap/>
            <w:vAlign w:val="center"/>
            <w:hideMark/>
          </w:tcPr>
          <w:p w14:paraId="2EB8B28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EA6218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6626B7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8C1086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06C00E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A6C761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DFA283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0E5AF1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67B72A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8EA545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2</w:t>
            </w:r>
          </w:p>
        </w:tc>
        <w:tc>
          <w:tcPr>
            <w:tcW w:w="440" w:type="dxa"/>
            <w:shd w:val="clear" w:color="auto" w:fill="auto"/>
            <w:noWrap/>
            <w:vAlign w:val="center"/>
            <w:hideMark/>
          </w:tcPr>
          <w:p w14:paraId="50B1BE1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DD6F67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AB8FE5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602B07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038A30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7D3A05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CBBA83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63101B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6E27E5A3" w14:textId="77777777" w:rsidTr="00A300A1">
        <w:trPr>
          <w:trHeight w:val="300"/>
        </w:trPr>
        <w:tc>
          <w:tcPr>
            <w:tcW w:w="764" w:type="dxa"/>
            <w:shd w:val="clear" w:color="auto" w:fill="auto"/>
            <w:noWrap/>
            <w:vAlign w:val="center"/>
            <w:hideMark/>
          </w:tcPr>
          <w:p w14:paraId="74004AB5" w14:textId="0619E8E0"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439" w:type="dxa"/>
            <w:shd w:val="clear" w:color="auto" w:fill="auto"/>
            <w:noWrap/>
            <w:vAlign w:val="center"/>
            <w:hideMark/>
          </w:tcPr>
          <w:p w14:paraId="4A3EF93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6CEA94F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E6151C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68AD99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7CA6CC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BBB7F3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30CE71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109D2A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0E2B86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4C8B3D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2A8EF7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3</w:t>
            </w:r>
          </w:p>
        </w:tc>
        <w:tc>
          <w:tcPr>
            <w:tcW w:w="440" w:type="dxa"/>
            <w:shd w:val="clear" w:color="auto" w:fill="auto"/>
            <w:noWrap/>
            <w:vAlign w:val="center"/>
            <w:hideMark/>
          </w:tcPr>
          <w:p w14:paraId="45F77B5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24309D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0DDBCD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5A2A3B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B6F062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D4D122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0BEAE0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18589618" w14:textId="77777777" w:rsidTr="00A300A1">
        <w:trPr>
          <w:trHeight w:val="300"/>
        </w:trPr>
        <w:tc>
          <w:tcPr>
            <w:tcW w:w="764" w:type="dxa"/>
            <w:shd w:val="clear" w:color="auto" w:fill="auto"/>
            <w:noWrap/>
            <w:vAlign w:val="center"/>
            <w:hideMark/>
          </w:tcPr>
          <w:p w14:paraId="0BA191E8" w14:textId="5B79DB74"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439" w:type="dxa"/>
            <w:shd w:val="clear" w:color="auto" w:fill="auto"/>
            <w:noWrap/>
            <w:vAlign w:val="center"/>
            <w:hideMark/>
          </w:tcPr>
          <w:p w14:paraId="5067362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2294DA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438199D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5DF7326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F568CA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66016E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F5B632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FF8853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C1BA74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BEE661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3CFDC9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84DA0C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10</w:t>
            </w:r>
          </w:p>
        </w:tc>
        <w:tc>
          <w:tcPr>
            <w:tcW w:w="440" w:type="dxa"/>
            <w:shd w:val="clear" w:color="auto" w:fill="auto"/>
            <w:noWrap/>
            <w:vAlign w:val="center"/>
            <w:hideMark/>
          </w:tcPr>
          <w:p w14:paraId="051F01E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1982F6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65EE59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199EE8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95F83E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05357B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731943D4" w14:textId="77777777" w:rsidTr="00A300A1">
        <w:trPr>
          <w:trHeight w:val="300"/>
        </w:trPr>
        <w:tc>
          <w:tcPr>
            <w:tcW w:w="764" w:type="dxa"/>
            <w:shd w:val="clear" w:color="auto" w:fill="auto"/>
            <w:noWrap/>
            <w:vAlign w:val="center"/>
            <w:hideMark/>
          </w:tcPr>
          <w:p w14:paraId="1982DA4F" w14:textId="211507CE"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439" w:type="dxa"/>
            <w:shd w:val="clear" w:color="auto" w:fill="auto"/>
            <w:noWrap/>
            <w:vAlign w:val="center"/>
            <w:hideMark/>
          </w:tcPr>
          <w:p w14:paraId="4BFDC46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616455D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613D6AB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C342AB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856F9A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BB479B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5AD8F6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E64732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EA1C91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FABC30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B66D25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29F4C4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43E64B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9</w:t>
            </w:r>
          </w:p>
        </w:tc>
        <w:tc>
          <w:tcPr>
            <w:tcW w:w="440" w:type="dxa"/>
            <w:shd w:val="clear" w:color="auto" w:fill="auto"/>
            <w:noWrap/>
            <w:vAlign w:val="center"/>
            <w:hideMark/>
          </w:tcPr>
          <w:p w14:paraId="28AA6BF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CFBBD8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0A236E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A2261B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40A883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75F1B147" w14:textId="77777777" w:rsidTr="00A300A1">
        <w:trPr>
          <w:trHeight w:val="300"/>
        </w:trPr>
        <w:tc>
          <w:tcPr>
            <w:tcW w:w="764" w:type="dxa"/>
            <w:shd w:val="clear" w:color="auto" w:fill="auto"/>
            <w:noWrap/>
            <w:vAlign w:val="center"/>
            <w:hideMark/>
          </w:tcPr>
          <w:p w14:paraId="2B4C1AA5" w14:textId="2CF838B3"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439" w:type="dxa"/>
            <w:shd w:val="clear" w:color="auto" w:fill="auto"/>
            <w:noWrap/>
            <w:vAlign w:val="center"/>
            <w:hideMark/>
          </w:tcPr>
          <w:p w14:paraId="21A704E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F731CE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E27C83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7738D61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A79668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E600C5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5C6F6C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CF6ADC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E75719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A92FCE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3FDF8D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140742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0B3BA8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A08A5A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3</w:t>
            </w:r>
          </w:p>
        </w:tc>
        <w:tc>
          <w:tcPr>
            <w:tcW w:w="440" w:type="dxa"/>
            <w:shd w:val="clear" w:color="auto" w:fill="auto"/>
            <w:noWrap/>
            <w:vAlign w:val="center"/>
            <w:hideMark/>
          </w:tcPr>
          <w:p w14:paraId="78C7462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FDAAA7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2C9A97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D76E9B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43E9C658" w14:textId="77777777" w:rsidTr="00A300A1">
        <w:trPr>
          <w:trHeight w:val="300"/>
        </w:trPr>
        <w:tc>
          <w:tcPr>
            <w:tcW w:w="764" w:type="dxa"/>
            <w:shd w:val="clear" w:color="auto" w:fill="auto"/>
            <w:noWrap/>
            <w:vAlign w:val="center"/>
            <w:hideMark/>
          </w:tcPr>
          <w:p w14:paraId="542AE4C8" w14:textId="2FCC7ED4"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15</w:t>
            </w:r>
          </w:p>
        </w:tc>
        <w:tc>
          <w:tcPr>
            <w:tcW w:w="439" w:type="dxa"/>
            <w:shd w:val="clear" w:color="auto" w:fill="auto"/>
            <w:noWrap/>
            <w:vAlign w:val="center"/>
            <w:hideMark/>
          </w:tcPr>
          <w:p w14:paraId="0C97AD6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1E39BE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3E1178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6D5086B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54DBB5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218680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0D5C68B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D2A95A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5BB87E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6595BC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D23616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15C5A0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EF7700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591851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AAAFD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3</w:t>
            </w:r>
          </w:p>
        </w:tc>
        <w:tc>
          <w:tcPr>
            <w:tcW w:w="440" w:type="dxa"/>
            <w:shd w:val="clear" w:color="auto" w:fill="auto"/>
            <w:noWrap/>
            <w:vAlign w:val="center"/>
            <w:hideMark/>
          </w:tcPr>
          <w:p w14:paraId="1CBE6D1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06B5CA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1CF2C7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260B524E" w14:textId="77777777" w:rsidTr="00A300A1">
        <w:trPr>
          <w:trHeight w:val="300"/>
        </w:trPr>
        <w:tc>
          <w:tcPr>
            <w:tcW w:w="764" w:type="dxa"/>
            <w:shd w:val="clear" w:color="auto" w:fill="auto"/>
            <w:noWrap/>
            <w:vAlign w:val="center"/>
            <w:hideMark/>
          </w:tcPr>
          <w:p w14:paraId="7A6AF422" w14:textId="1A21919E"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16</w:t>
            </w:r>
          </w:p>
        </w:tc>
        <w:tc>
          <w:tcPr>
            <w:tcW w:w="439" w:type="dxa"/>
            <w:shd w:val="clear" w:color="auto" w:fill="auto"/>
            <w:noWrap/>
            <w:vAlign w:val="center"/>
            <w:hideMark/>
          </w:tcPr>
          <w:p w14:paraId="7424B83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FBBACD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1DE250A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E3CF86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4114F5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71CCB7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6B6636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E114C9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8B3868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A3CF53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F98D2F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4E140B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07C8C2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519FF5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166D0B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50625B0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5</w:t>
            </w:r>
          </w:p>
        </w:tc>
        <w:tc>
          <w:tcPr>
            <w:tcW w:w="440" w:type="dxa"/>
            <w:shd w:val="clear" w:color="auto" w:fill="auto"/>
            <w:noWrap/>
            <w:vAlign w:val="center"/>
            <w:hideMark/>
          </w:tcPr>
          <w:p w14:paraId="684A946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02CE9A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51468370" w14:textId="77777777" w:rsidTr="00A300A1">
        <w:trPr>
          <w:trHeight w:val="300"/>
        </w:trPr>
        <w:tc>
          <w:tcPr>
            <w:tcW w:w="764" w:type="dxa"/>
            <w:shd w:val="clear" w:color="auto" w:fill="auto"/>
            <w:noWrap/>
            <w:vAlign w:val="center"/>
            <w:hideMark/>
          </w:tcPr>
          <w:p w14:paraId="1B613023" w14:textId="587D6283"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17</w:t>
            </w:r>
          </w:p>
        </w:tc>
        <w:tc>
          <w:tcPr>
            <w:tcW w:w="439" w:type="dxa"/>
            <w:shd w:val="clear" w:color="auto" w:fill="auto"/>
            <w:noWrap/>
            <w:vAlign w:val="center"/>
            <w:hideMark/>
          </w:tcPr>
          <w:p w14:paraId="7A80723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2CAAE7CC"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338B56F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shd w:val="clear" w:color="auto" w:fill="auto"/>
            <w:noWrap/>
            <w:vAlign w:val="center"/>
            <w:hideMark/>
          </w:tcPr>
          <w:p w14:paraId="039379F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BBA38AB"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21CC65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64F2101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55FE7F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3B52F5F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8B34C5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1847B40"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279116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199D7D6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49DFA75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4246C4F"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245BDE2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shd w:val="clear" w:color="auto" w:fill="auto"/>
            <w:noWrap/>
            <w:vAlign w:val="center"/>
            <w:hideMark/>
          </w:tcPr>
          <w:p w14:paraId="736654A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5</w:t>
            </w:r>
          </w:p>
        </w:tc>
        <w:tc>
          <w:tcPr>
            <w:tcW w:w="440" w:type="dxa"/>
            <w:shd w:val="clear" w:color="auto" w:fill="auto"/>
            <w:noWrap/>
            <w:vAlign w:val="center"/>
            <w:hideMark/>
          </w:tcPr>
          <w:p w14:paraId="37C9BC38"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r>
      <w:tr w:rsidR="003003DA" w:rsidRPr="003003DA" w14:paraId="3598D815" w14:textId="77777777" w:rsidTr="00A300A1">
        <w:trPr>
          <w:trHeight w:val="300"/>
        </w:trPr>
        <w:tc>
          <w:tcPr>
            <w:tcW w:w="764" w:type="dxa"/>
            <w:tcBorders>
              <w:bottom w:val="single" w:sz="12" w:space="0" w:color="auto"/>
            </w:tcBorders>
            <w:shd w:val="clear" w:color="auto" w:fill="auto"/>
            <w:noWrap/>
            <w:vAlign w:val="center"/>
            <w:hideMark/>
          </w:tcPr>
          <w:p w14:paraId="192D4A63" w14:textId="7408D6D5" w:rsidR="003003DA" w:rsidRPr="00A300A1" w:rsidRDefault="003003DA" w:rsidP="00A300A1">
            <w:pPr>
              <w:spacing w:line="240" w:lineRule="auto"/>
              <w:jc w:val="center"/>
              <w:rPr>
                <w:rFonts w:cs="Arial"/>
                <w:b/>
                <w:bCs/>
                <w:color w:val="000000"/>
                <w:sz w:val="16"/>
                <w:szCs w:val="16"/>
              </w:rPr>
            </w:pPr>
            <w:r w:rsidRPr="00A300A1">
              <w:rPr>
                <w:rFonts w:cs="Arial"/>
                <w:b/>
                <w:bCs/>
                <w:color w:val="000000"/>
                <w:sz w:val="16"/>
                <w:szCs w:val="16"/>
              </w:rPr>
              <w:t>18</w:t>
            </w:r>
          </w:p>
        </w:tc>
        <w:tc>
          <w:tcPr>
            <w:tcW w:w="439" w:type="dxa"/>
            <w:tcBorders>
              <w:bottom w:val="single" w:sz="12" w:space="0" w:color="auto"/>
            </w:tcBorders>
            <w:shd w:val="clear" w:color="auto" w:fill="auto"/>
            <w:noWrap/>
            <w:vAlign w:val="center"/>
            <w:hideMark/>
          </w:tcPr>
          <w:p w14:paraId="798B849D"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tcBorders>
              <w:bottom w:val="single" w:sz="12" w:space="0" w:color="auto"/>
            </w:tcBorders>
            <w:shd w:val="clear" w:color="auto" w:fill="auto"/>
            <w:noWrap/>
            <w:vAlign w:val="center"/>
            <w:hideMark/>
          </w:tcPr>
          <w:p w14:paraId="786B7444"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tcBorders>
              <w:bottom w:val="single" w:sz="12" w:space="0" w:color="auto"/>
            </w:tcBorders>
            <w:shd w:val="clear" w:color="auto" w:fill="auto"/>
            <w:noWrap/>
            <w:vAlign w:val="center"/>
            <w:hideMark/>
          </w:tcPr>
          <w:p w14:paraId="4D585102"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39" w:type="dxa"/>
            <w:tcBorders>
              <w:bottom w:val="single" w:sz="12" w:space="0" w:color="auto"/>
            </w:tcBorders>
            <w:shd w:val="clear" w:color="auto" w:fill="auto"/>
            <w:noWrap/>
            <w:vAlign w:val="center"/>
            <w:hideMark/>
          </w:tcPr>
          <w:p w14:paraId="5028A0C1"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1ABDC9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793A437A"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B3B891E"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608300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3270DC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C485C9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0F14E9C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3058E709"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5DA40E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79BFA563"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838C226"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447CF6F5"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091AF5F7" w14:textId="77777777" w:rsidR="003003DA" w:rsidRPr="00A300A1" w:rsidRDefault="003003DA" w:rsidP="00A300A1">
            <w:pPr>
              <w:spacing w:line="240" w:lineRule="auto"/>
              <w:jc w:val="center"/>
              <w:rPr>
                <w:rFonts w:cs="Arial"/>
                <w:color w:val="000000"/>
                <w:sz w:val="16"/>
                <w:szCs w:val="16"/>
              </w:rPr>
            </w:pPr>
            <w:r w:rsidRPr="00A300A1">
              <w:rPr>
                <w:rFonts w:cs="Arial"/>
                <w:color w:val="000000"/>
                <w:sz w:val="16"/>
                <w:szCs w:val="16"/>
              </w:rPr>
              <w:t>0</w:t>
            </w:r>
          </w:p>
        </w:tc>
        <w:tc>
          <w:tcPr>
            <w:tcW w:w="440" w:type="dxa"/>
            <w:tcBorders>
              <w:bottom w:val="single" w:sz="12" w:space="0" w:color="auto"/>
            </w:tcBorders>
            <w:shd w:val="clear" w:color="auto" w:fill="auto"/>
            <w:noWrap/>
            <w:vAlign w:val="center"/>
            <w:hideMark/>
          </w:tcPr>
          <w:p w14:paraId="6A5AB9DA" w14:textId="77777777" w:rsidR="003003DA" w:rsidRPr="00A300A1" w:rsidRDefault="003003DA" w:rsidP="00A300A1">
            <w:pPr>
              <w:keepNext/>
              <w:spacing w:line="240" w:lineRule="auto"/>
              <w:jc w:val="center"/>
              <w:rPr>
                <w:rFonts w:cs="Arial"/>
                <w:color w:val="000000"/>
                <w:sz w:val="16"/>
                <w:szCs w:val="16"/>
              </w:rPr>
            </w:pPr>
            <w:r w:rsidRPr="00A300A1">
              <w:rPr>
                <w:rFonts w:cs="Arial"/>
                <w:color w:val="000000"/>
                <w:sz w:val="16"/>
                <w:szCs w:val="16"/>
              </w:rPr>
              <w:t>5</w:t>
            </w:r>
          </w:p>
        </w:tc>
      </w:tr>
    </w:tbl>
    <w:p w14:paraId="33539485" w14:textId="77777777" w:rsidR="00672E01" w:rsidRDefault="00672E01" w:rsidP="00E62A70">
      <w:pPr>
        <w:ind w:firstLine="1134"/>
        <w:rPr>
          <w:rFonts w:cs="Arial"/>
          <w:szCs w:val="24"/>
        </w:rPr>
      </w:pPr>
    </w:p>
    <w:p w14:paraId="58807D32" w14:textId="75DDFE98" w:rsidR="00684506" w:rsidRDefault="00684506" w:rsidP="00E62A70">
      <w:pPr>
        <w:ind w:firstLine="1134"/>
        <w:rPr>
          <w:rFonts w:cs="Arial"/>
          <w:szCs w:val="24"/>
        </w:rPr>
      </w:pPr>
      <w:r>
        <w:rPr>
          <w:rFonts w:cs="Arial"/>
          <w:szCs w:val="24"/>
        </w:rPr>
        <w:t xml:space="preserve">Uma vez conhecidas as matrizes </w:t>
      </w:r>
      <m:oMath>
        <m:r>
          <w:rPr>
            <w:rFonts w:ascii="Cambria Math" w:hAnsi="Cambria Math" w:cs="Arial"/>
            <w:szCs w:val="24"/>
          </w:rPr>
          <m:t>F</m:t>
        </m:r>
      </m:oMath>
      <w:r>
        <w:rPr>
          <w:rFonts w:cs="Arial"/>
          <w:szCs w:val="24"/>
        </w:rPr>
        <w:t xml:space="preserve">, </w:t>
      </w:r>
      <m:oMath>
        <m:sSub>
          <m:sSubPr>
            <m:ctrlPr>
              <w:rPr>
                <w:rFonts w:ascii="Cambria Math" w:hAnsi="Cambria Math" w:cs="Arial"/>
                <w:i/>
                <w:szCs w:val="24"/>
              </w:rPr>
            </m:ctrlPr>
          </m:sSubPr>
          <m:e>
            <m:r>
              <w:rPr>
                <w:rFonts w:ascii="Cambria Math" w:hAnsi="Cambria Math" w:cs="Arial"/>
                <w:szCs w:val="24"/>
              </w:rPr>
              <m:t>D</m:t>
            </m:r>
          </m:e>
          <m:sub>
            <m:r>
              <w:rPr>
                <w:rFonts w:ascii="Cambria Math" w:hAnsi="Cambria Math" w:cs="Arial"/>
                <w:szCs w:val="24"/>
              </w:rPr>
              <m:t>r</m:t>
            </m:r>
          </m:sub>
        </m:sSub>
      </m:oMath>
      <w:r>
        <w:rPr>
          <w:rFonts w:cs="Arial"/>
          <w:szCs w:val="24"/>
        </w:rPr>
        <w:t xml:space="preserve"> e </w:t>
      </w:r>
      <m:oMath>
        <m:sSub>
          <m:sSubPr>
            <m:ctrlPr>
              <w:rPr>
                <w:rFonts w:ascii="Cambria Math" w:hAnsi="Cambria Math" w:cs="Arial"/>
                <w:i/>
                <w:szCs w:val="24"/>
              </w:rPr>
            </m:ctrlPr>
          </m:sSubPr>
          <m:e>
            <m:r>
              <w:rPr>
                <w:rFonts w:ascii="Cambria Math" w:hAnsi="Cambria Math" w:cs="Arial"/>
                <w:szCs w:val="24"/>
              </w:rPr>
              <m:t>D</m:t>
            </m:r>
          </m:e>
          <m:sub>
            <m:r>
              <w:rPr>
                <w:rFonts w:ascii="Cambria Math" w:hAnsi="Cambria Math" w:cs="Arial"/>
                <w:szCs w:val="24"/>
              </w:rPr>
              <m:t>c</m:t>
            </m:r>
          </m:sub>
        </m:sSub>
      </m:oMath>
      <w:r>
        <w:rPr>
          <w:rFonts w:cs="Arial"/>
          <w:szCs w:val="24"/>
        </w:rPr>
        <w:t xml:space="preserve">, podemos calcular então a matriz resultante </w:t>
      </w:r>
      <m:oMath>
        <m:r>
          <w:rPr>
            <w:rFonts w:ascii="Cambria Math" w:hAnsi="Cambria Math" w:cs="Arial"/>
            <w:szCs w:val="24"/>
          </w:rPr>
          <m:t>M</m:t>
        </m:r>
      </m:oMath>
      <w:r w:rsidR="003B1B11">
        <w:rPr>
          <w:rFonts w:cs="Arial"/>
          <w:szCs w:val="24"/>
        </w:rPr>
        <w:t>, conforme</w:t>
      </w:r>
      <w:r>
        <w:rPr>
          <w:rFonts w:cs="Arial"/>
          <w:szCs w:val="24"/>
        </w:rPr>
        <w:t xml:space="preserve"> equação</w:t>
      </w:r>
      <w:r w:rsidR="00B07D6C">
        <w:rPr>
          <w:rFonts w:cs="Arial"/>
          <w:szCs w:val="24"/>
        </w:rPr>
        <w:t xml:space="preserve"> </w:t>
      </w:r>
      <w:r w:rsidR="00C67D75">
        <w:rPr>
          <w:rFonts w:cs="Arial"/>
          <w:szCs w:val="24"/>
        </w:rPr>
        <w:fldChar w:fldCharType="begin"/>
      </w:r>
      <w:r w:rsidR="00C67D75">
        <w:rPr>
          <w:rFonts w:cs="Arial"/>
          <w:szCs w:val="24"/>
        </w:rPr>
        <w:instrText xml:space="preserve"> REF _Ref509773875 \h </w:instrText>
      </w:r>
      <w:r w:rsidR="00C67D75">
        <w:rPr>
          <w:rFonts w:cs="Arial"/>
          <w:szCs w:val="24"/>
        </w:rPr>
      </w:r>
      <w:r w:rsidR="00C67D75">
        <w:rPr>
          <w:rFonts w:cs="Arial"/>
          <w:szCs w:val="24"/>
        </w:rPr>
        <w:fldChar w:fldCharType="separate"/>
      </w:r>
      <w:r w:rsidR="00D05DD2">
        <w:rPr>
          <w:rFonts w:cs="Arial"/>
          <w:szCs w:val="24"/>
        </w:rPr>
        <w:t>(</w:t>
      </w:r>
      <w:r w:rsidR="00D05DD2">
        <w:rPr>
          <w:noProof/>
        </w:rPr>
        <w:t>6</w:t>
      </w:r>
      <w:r w:rsidR="00D05DD2">
        <w:rPr>
          <w:rFonts w:cs="Arial"/>
          <w:szCs w:val="24"/>
        </w:rPr>
        <w:t>)</w:t>
      </w:r>
      <w:r w:rsidR="00C67D75">
        <w:rPr>
          <w:rFonts w:cs="Arial"/>
          <w:szCs w:val="24"/>
        </w:rPr>
        <w:fldChar w:fldCharType="end"/>
      </w:r>
      <w:r w:rsidR="00BA2F8A">
        <w:rPr>
          <w:rFonts w:cs="Arial"/>
          <w:szCs w:val="24"/>
        </w:rPr>
        <w:t xml:space="preserve">. Os </w:t>
      </w:r>
      <w:r w:rsidR="00E76253">
        <w:rPr>
          <w:rFonts w:cs="Arial"/>
          <w:szCs w:val="24"/>
        </w:rPr>
        <w:t xml:space="preserve">valores </w:t>
      </w:r>
      <w:r w:rsidR="0003220D">
        <w:rPr>
          <w:rFonts w:cs="Arial"/>
          <w:szCs w:val="24"/>
        </w:rPr>
        <w:t>calculados para a matriz</w:t>
      </w:r>
      <w:r w:rsidR="00BA2F8A">
        <w:rPr>
          <w:rFonts w:cs="Arial"/>
          <w:szCs w:val="24"/>
        </w:rPr>
        <w:t xml:space="preserve"> </w:t>
      </w:r>
      <m:oMath>
        <m:r>
          <w:rPr>
            <w:rFonts w:ascii="Cambria Math" w:hAnsi="Cambria Math" w:cs="Arial"/>
            <w:szCs w:val="24"/>
          </w:rPr>
          <m:t>M</m:t>
        </m:r>
      </m:oMath>
      <w:r w:rsidR="00BA2F8A">
        <w:rPr>
          <w:rFonts w:cs="Arial"/>
          <w:szCs w:val="24"/>
        </w:rPr>
        <w:t xml:space="preserve"> estão</w:t>
      </w:r>
      <w:r w:rsidR="0003220D">
        <w:rPr>
          <w:rFonts w:cs="Arial"/>
          <w:szCs w:val="24"/>
        </w:rPr>
        <w:t xml:space="preserve"> mostrados na </w:t>
      </w:r>
      <w:r w:rsidR="0003220D">
        <w:rPr>
          <w:rFonts w:cs="Arial"/>
          <w:szCs w:val="24"/>
        </w:rPr>
        <w:fldChar w:fldCharType="begin"/>
      </w:r>
      <w:r w:rsidR="0003220D">
        <w:rPr>
          <w:rFonts w:cs="Arial"/>
          <w:szCs w:val="24"/>
        </w:rPr>
        <w:instrText xml:space="preserve"> REF _Ref509774052 \h </w:instrText>
      </w:r>
      <w:r w:rsidR="0003220D">
        <w:rPr>
          <w:rFonts w:cs="Arial"/>
          <w:szCs w:val="24"/>
        </w:rPr>
      </w:r>
      <w:r w:rsidR="0003220D">
        <w:rPr>
          <w:rFonts w:cs="Arial"/>
          <w:szCs w:val="24"/>
        </w:rPr>
        <w:fldChar w:fldCharType="separate"/>
      </w:r>
      <w:r w:rsidR="00B07D6C">
        <w:t>t</w:t>
      </w:r>
      <w:r w:rsidR="00D05DD2">
        <w:t xml:space="preserve">abela </w:t>
      </w:r>
      <w:r w:rsidR="00D05DD2">
        <w:rPr>
          <w:noProof/>
        </w:rPr>
        <w:t>7</w:t>
      </w:r>
      <w:r w:rsidR="0003220D">
        <w:rPr>
          <w:rFonts w:cs="Arial"/>
          <w:szCs w:val="24"/>
        </w:rPr>
        <w:fldChar w:fldCharType="end"/>
      </w:r>
      <w:r w:rsidR="00EF7107">
        <w:rPr>
          <w:rFonts w:cs="Arial"/>
          <w:szCs w:val="24"/>
        </w:rPr>
        <w:t>.</w:t>
      </w:r>
    </w:p>
    <w:p w14:paraId="6ABD82B4" w14:textId="77777777" w:rsidR="0003220D" w:rsidRDefault="0003220D" w:rsidP="00E62A70">
      <w:pPr>
        <w:ind w:firstLine="1134"/>
        <w:rPr>
          <w:rFonts w:cs="Arial"/>
          <w:szCs w:val="24"/>
        </w:rPr>
      </w:pPr>
    </w:p>
    <w:p w14:paraId="6C134B11" w14:textId="057167BB" w:rsidR="00477F0C" w:rsidRDefault="00477F0C" w:rsidP="00477F0C">
      <w:pPr>
        <w:pStyle w:val="Legenda"/>
        <w:keepNext/>
      </w:pPr>
      <w:bookmarkStart w:id="127" w:name="_Ref509774052"/>
      <w:bookmarkStart w:id="128" w:name="_Toc509838595"/>
      <w:r>
        <w:t xml:space="preserve">Tabela </w:t>
      </w:r>
      <w:fldSimple w:instr=" SEQ Tabela \* ARABIC ">
        <w:r w:rsidR="00D05DD2">
          <w:rPr>
            <w:noProof/>
          </w:rPr>
          <w:t>7</w:t>
        </w:r>
      </w:fldSimple>
      <w:bookmarkEnd w:id="127"/>
      <w:r>
        <w:t xml:space="preserve"> </w:t>
      </w:r>
      <w:r w:rsidR="001D4787">
        <w:t>–</w:t>
      </w:r>
      <w:r>
        <w:t xml:space="preserve"> </w:t>
      </w:r>
      <w:r w:rsidR="001D4787">
        <w:t>Valores aproximados da m</w:t>
      </w:r>
      <w:r>
        <w:t xml:space="preserve">atriz </w:t>
      </w:r>
      <m:oMath>
        <m:r>
          <w:rPr>
            <w:rFonts w:ascii="Cambria Math" w:hAnsi="Cambria Math"/>
          </w:rPr>
          <m:t>M</m:t>
        </m:r>
      </m:oMath>
      <w:r>
        <w:t xml:space="preserve"> </w:t>
      </w:r>
      <w:r w:rsidR="00B14540">
        <w:t xml:space="preserve">calculada segundo equação </w:t>
      </w:r>
      <w:r w:rsidR="00B14540">
        <w:fldChar w:fldCharType="begin"/>
      </w:r>
      <w:r w:rsidR="00B14540">
        <w:instrText xml:space="preserve"> REF _Ref509693837 \h </w:instrText>
      </w:r>
      <w:r w:rsidR="00B14540">
        <w:fldChar w:fldCharType="separate"/>
      </w:r>
      <w:r w:rsidR="00D05DD2">
        <w:rPr>
          <w:rFonts w:cs="Arial"/>
          <w:szCs w:val="24"/>
        </w:rPr>
        <w:t>(</w:t>
      </w:r>
      <w:r w:rsidR="00D05DD2">
        <w:rPr>
          <w:noProof/>
        </w:rPr>
        <w:t>6</w:t>
      </w:r>
      <w:r w:rsidR="00B14540">
        <w:fldChar w:fldCharType="end"/>
      </w:r>
      <w:r w:rsidR="00B14540">
        <w:t>)</w:t>
      </w:r>
      <w:r>
        <w:t>.</w:t>
      </w:r>
      <w:bookmarkEnd w:id="128"/>
    </w:p>
    <w:tbl>
      <w:tblPr>
        <w:tblW w:w="9072" w:type="dxa"/>
        <w:tblLayout w:type="fixed"/>
        <w:tblCellMar>
          <w:left w:w="70" w:type="dxa"/>
          <w:right w:w="70" w:type="dxa"/>
        </w:tblCellMar>
        <w:tblLook w:val="04A0" w:firstRow="1" w:lastRow="0" w:firstColumn="1" w:lastColumn="0" w:noHBand="0" w:noVBand="1"/>
      </w:tblPr>
      <w:tblGrid>
        <w:gridCol w:w="709"/>
        <w:gridCol w:w="464"/>
        <w:gridCol w:w="465"/>
        <w:gridCol w:w="464"/>
        <w:gridCol w:w="465"/>
        <w:gridCol w:w="465"/>
        <w:gridCol w:w="464"/>
        <w:gridCol w:w="465"/>
        <w:gridCol w:w="464"/>
        <w:gridCol w:w="465"/>
        <w:gridCol w:w="465"/>
        <w:gridCol w:w="464"/>
        <w:gridCol w:w="465"/>
        <w:gridCol w:w="464"/>
        <w:gridCol w:w="465"/>
        <w:gridCol w:w="465"/>
        <w:gridCol w:w="464"/>
        <w:gridCol w:w="465"/>
        <w:gridCol w:w="465"/>
      </w:tblGrid>
      <w:tr w:rsidR="005355BF" w:rsidRPr="00976182" w14:paraId="11584BD2" w14:textId="77777777" w:rsidTr="003A53C2">
        <w:trPr>
          <w:trHeight w:val="300"/>
        </w:trPr>
        <w:tc>
          <w:tcPr>
            <w:tcW w:w="9072" w:type="dxa"/>
            <w:gridSpan w:val="19"/>
            <w:tcBorders>
              <w:top w:val="single" w:sz="12" w:space="0" w:color="auto"/>
            </w:tcBorders>
            <w:shd w:val="clear" w:color="auto" w:fill="auto"/>
            <w:noWrap/>
            <w:vAlign w:val="center"/>
            <w:hideMark/>
          </w:tcPr>
          <w:p w14:paraId="695F8AAF" w14:textId="0DD4879C" w:rsidR="005355BF" w:rsidRPr="00A300A1" w:rsidRDefault="005355BF" w:rsidP="00A300A1">
            <w:pPr>
              <w:spacing w:line="240" w:lineRule="auto"/>
              <w:jc w:val="center"/>
              <w:rPr>
                <w:rFonts w:cs="Arial"/>
                <w:b/>
                <w:bCs/>
                <w:color w:val="000000"/>
                <w:sz w:val="16"/>
                <w:szCs w:val="16"/>
              </w:rPr>
            </w:pPr>
            <w:r>
              <w:rPr>
                <w:rFonts w:cs="Arial"/>
                <w:b/>
                <w:bCs/>
                <w:color w:val="000000"/>
                <w:sz w:val="16"/>
                <w:szCs w:val="16"/>
              </w:rPr>
              <w:t xml:space="preserve">Valores da </w:t>
            </w:r>
            <w:r w:rsidR="009D234A">
              <w:rPr>
                <w:rFonts w:cs="Arial"/>
                <w:b/>
                <w:bCs/>
                <w:color w:val="000000"/>
                <w:sz w:val="16"/>
                <w:szCs w:val="16"/>
              </w:rPr>
              <w:t>M</w:t>
            </w:r>
            <w:r>
              <w:rPr>
                <w:rFonts w:cs="Arial"/>
                <w:b/>
                <w:bCs/>
                <w:color w:val="000000"/>
                <w:sz w:val="16"/>
                <w:szCs w:val="16"/>
              </w:rPr>
              <w:t xml:space="preserve">atriz Resultante </w:t>
            </w:r>
            <m:oMath>
              <m:r>
                <m:rPr>
                  <m:sty m:val="bi"/>
                </m:rPr>
                <w:rPr>
                  <w:rFonts w:ascii="Cambria Math" w:hAnsi="Cambria Math" w:cs="Arial"/>
                  <w:color w:val="000000"/>
                  <w:sz w:val="16"/>
                  <w:szCs w:val="16"/>
                </w:rPr>
                <m:t>M</m:t>
              </m:r>
            </m:oMath>
          </w:p>
        </w:tc>
      </w:tr>
      <w:tr w:rsidR="005355BF" w:rsidRPr="00976182" w14:paraId="56266070" w14:textId="77777777" w:rsidTr="00B07D6C">
        <w:trPr>
          <w:trHeight w:val="300"/>
        </w:trPr>
        <w:tc>
          <w:tcPr>
            <w:tcW w:w="709" w:type="dxa"/>
            <w:vMerge w:val="restart"/>
            <w:tcBorders>
              <w:top w:val="single" w:sz="4" w:space="0" w:color="auto"/>
            </w:tcBorders>
            <w:shd w:val="clear" w:color="auto" w:fill="auto"/>
            <w:noWrap/>
            <w:vAlign w:val="center"/>
          </w:tcPr>
          <w:p w14:paraId="0C14594B" w14:textId="5452D98C" w:rsidR="005355BF" w:rsidRPr="00A300A1" w:rsidRDefault="00B14540" w:rsidP="00A300A1">
            <w:pPr>
              <w:spacing w:line="240" w:lineRule="auto"/>
              <w:jc w:val="center"/>
              <w:rPr>
                <w:rFonts w:cs="Arial"/>
                <w:b/>
                <w:bCs/>
                <w:color w:val="000000"/>
                <w:sz w:val="16"/>
                <w:szCs w:val="16"/>
              </w:rPr>
            </w:pPr>
            <w:r>
              <w:rPr>
                <w:rFonts w:cs="Arial"/>
                <w:b/>
                <w:bCs/>
                <w:color w:val="000000"/>
                <w:sz w:val="16"/>
                <w:szCs w:val="16"/>
              </w:rPr>
              <w:t>Índice das    l</w:t>
            </w:r>
            <w:r w:rsidR="005355BF" w:rsidRPr="00A300A1">
              <w:rPr>
                <w:rFonts w:cs="Arial"/>
                <w:b/>
                <w:bCs/>
                <w:color w:val="000000"/>
                <w:sz w:val="16"/>
                <w:szCs w:val="16"/>
              </w:rPr>
              <w:t>inhas</w:t>
            </w:r>
          </w:p>
        </w:tc>
        <w:tc>
          <w:tcPr>
            <w:tcW w:w="8363" w:type="dxa"/>
            <w:gridSpan w:val="18"/>
            <w:tcBorders>
              <w:top w:val="single" w:sz="2" w:space="0" w:color="auto"/>
              <w:bottom w:val="single" w:sz="2" w:space="0" w:color="auto"/>
            </w:tcBorders>
            <w:shd w:val="clear" w:color="auto" w:fill="auto"/>
            <w:noWrap/>
            <w:vAlign w:val="center"/>
          </w:tcPr>
          <w:p w14:paraId="1BEFB603" w14:textId="4327FE52" w:rsidR="005355BF" w:rsidRPr="00A300A1" w:rsidRDefault="00B14540" w:rsidP="00A300A1">
            <w:pPr>
              <w:spacing w:line="240" w:lineRule="auto"/>
              <w:jc w:val="center"/>
              <w:rPr>
                <w:rFonts w:cs="Arial"/>
                <w:b/>
                <w:bCs/>
                <w:color w:val="000000"/>
                <w:sz w:val="16"/>
                <w:szCs w:val="16"/>
              </w:rPr>
            </w:pPr>
            <w:r>
              <w:rPr>
                <w:rFonts w:cs="Arial"/>
                <w:b/>
                <w:bCs/>
                <w:color w:val="000000"/>
                <w:sz w:val="16"/>
                <w:szCs w:val="16"/>
              </w:rPr>
              <w:t>Índice das colunas</w:t>
            </w:r>
          </w:p>
        </w:tc>
      </w:tr>
      <w:tr w:rsidR="005355BF" w:rsidRPr="00976182" w14:paraId="623AF47A" w14:textId="77777777" w:rsidTr="00B07D6C">
        <w:trPr>
          <w:trHeight w:val="300"/>
        </w:trPr>
        <w:tc>
          <w:tcPr>
            <w:tcW w:w="709" w:type="dxa"/>
            <w:vMerge/>
            <w:tcBorders>
              <w:bottom w:val="single" w:sz="2" w:space="0" w:color="auto"/>
            </w:tcBorders>
            <w:shd w:val="clear" w:color="auto" w:fill="auto"/>
            <w:noWrap/>
            <w:vAlign w:val="center"/>
            <w:hideMark/>
          </w:tcPr>
          <w:p w14:paraId="03616E84" w14:textId="24BDA72F" w:rsidR="005355BF" w:rsidRPr="00A300A1" w:rsidRDefault="005355BF" w:rsidP="00A300A1">
            <w:pPr>
              <w:spacing w:line="240" w:lineRule="auto"/>
              <w:jc w:val="center"/>
              <w:rPr>
                <w:rFonts w:cs="Arial"/>
                <w:b/>
                <w:bCs/>
                <w:color w:val="000000"/>
                <w:sz w:val="16"/>
                <w:szCs w:val="16"/>
              </w:rPr>
            </w:pPr>
          </w:p>
        </w:tc>
        <w:tc>
          <w:tcPr>
            <w:tcW w:w="464" w:type="dxa"/>
            <w:tcBorders>
              <w:bottom w:val="single" w:sz="2" w:space="0" w:color="auto"/>
            </w:tcBorders>
            <w:shd w:val="clear" w:color="auto" w:fill="auto"/>
            <w:noWrap/>
            <w:vAlign w:val="center"/>
            <w:hideMark/>
          </w:tcPr>
          <w:p w14:paraId="4BD96C69"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w:t>
            </w:r>
          </w:p>
        </w:tc>
        <w:tc>
          <w:tcPr>
            <w:tcW w:w="465" w:type="dxa"/>
            <w:tcBorders>
              <w:bottom w:val="single" w:sz="2" w:space="0" w:color="auto"/>
            </w:tcBorders>
            <w:shd w:val="clear" w:color="auto" w:fill="auto"/>
            <w:noWrap/>
            <w:vAlign w:val="center"/>
            <w:hideMark/>
          </w:tcPr>
          <w:p w14:paraId="6F20C34C"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464" w:type="dxa"/>
            <w:tcBorders>
              <w:bottom w:val="single" w:sz="2" w:space="0" w:color="auto"/>
            </w:tcBorders>
            <w:shd w:val="clear" w:color="auto" w:fill="auto"/>
            <w:noWrap/>
            <w:vAlign w:val="center"/>
            <w:hideMark/>
          </w:tcPr>
          <w:p w14:paraId="56F11B91"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465" w:type="dxa"/>
            <w:tcBorders>
              <w:bottom w:val="single" w:sz="2" w:space="0" w:color="auto"/>
            </w:tcBorders>
            <w:shd w:val="clear" w:color="auto" w:fill="auto"/>
            <w:noWrap/>
            <w:vAlign w:val="center"/>
            <w:hideMark/>
          </w:tcPr>
          <w:p w14:paraId="7ABB654F"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465" w:type="dxa"/>
            <w:tcBorders>
              <w:bottom w:val="single" w:sz="2" w:space="0" w:color="auto"/>
            </w:tcBorders>
            <w:shd w:val="clear" w:color="auto" w:fill="auto"/>
            <w:noWrap/>
            <w:vAlign w:val="center"/>
            <w:hideMark/>
          </w:tcPr>
          <w:p w14:paraId="022A8D86"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464" w:type="dxa"/>
            <w:tcBorders>
              <w:bottom w:val="single" w:sz="2" w:space="0" w:color="auto"/>
            </w:tcBorders>
            <w:shd w:val="clear" w:color="auto" w:fill="auto"/>
            <w:noWrap/>
            <w:vAlign w:val="center"/>
            <w:hideMark/>
          </w:tcPr>
          <w:p w14:paraId="3584110B"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465" w:type="dxa"/>
            <w:tcBorders>
              <w:bottom w:val="single" w:sz="2" w:space="0" w:color="auto"/>
            </w:tcBorders>
            <w:shd w:val="clear" w:color="auto" w:fill="auto"/>
            <w:noWrap/>
            <w:vAlign w:val="center"/>
            <w:hideMark/>
          </w:tcPr>
          <w:p w14:paraId="268E91CA"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464" w:type="dxa"/>
            <w:tcBorders>
              <w:bottom w:val="single" w:sz="2" w:space="0" w:color="auto"/>
            </w:tcBorders>
            <w:shd w:val="clear" w:color="auto" w:fill="auto"/>
            <w:noWrap/>
            <w:vAlign w:val="center"/>
            <w:hideMark/>
          </w:tcPr>
          <w:p w14:paraId="467BC51B"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465" w:type="dxa"/>
            <w:tcBorders>
              <w:bottom w:val="single" w:sz="2" w:space="0" w:color="auto"/>
            </w:tcBorders>
            <w:shd w:val="clear" w:color="auto" w:fill="auto"/>
            <w:noWrap/>
            <w:vAlign w:val="center"/>
            <w:hideMark/>
          </w:tcPr>
          <w:p w14:paraId="154564AB"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465" w:type="dxa"/>
            <w:tcBorders>
              <w:bottom w:val="single" w:sz="2" w:space="0" w:color="auto"/>
            </w:tcBorders>
            <w:shd w:val="clear" w:color="auto" w:fill="auto"/>
            <w:noWrap/>
            <w:vAlign w:val="center"/>
            <w:hideMark/>
          </w:tcPr>
          <w:p w14:paraId="2233AF04"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464" w:type="dxa"/>
            <w:tcBorders>
              <w:bottom w:val="single" w:sz="2" w:space="0" w:color="auto"/>
            </w:tcBorders>
            <w:shd w:val="clear" w:color="auto" w:fill="auto"/>
            <w:noWrap/>
            <w:vAlign w:val="center"/>
            <w:hideMark/>
          </w:tcPr>
          <w:p w14:paraId="33CDFD74"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465" w:type="dxa"/>
            <w:tcBorders>
              <w:bottom w:val="single" w:sz="2" w:space="0" w:color="auto"/>
            </w:tcBorders>
            <w:shd w:val="clear" w:color="auto" w:fill="auto"/>
            <w:noWrap/>
            <w:vAlign w:val="center"/>
            <w:hideMark/>
          </w:tcPr>
          <w:p w14:paraId="00810C2F"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464" w:type="dxa"/>
            <w:tcBorders>
              <w:bottom w:val="single" w:sz="2" w:space="0" w:color="auto"/>
            </w:tcBorders>
            <w:shd w:val="clear" w:color="auto" w:fill="auto"/>
            <w:noWrap/>
            <w:vAlign w:val="center"/>
            <w:hideMark/>
          </w:tcPr>
          <w:p w14:paraId="71BD0DA9"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465" w:type="dxa"/>
            <w:tcBorders>
              <w:bottom w:val="single" w:sz="2" w:space="0" w:color="auto"/>
            </w:tcBorders>
            <w:shd w:val="clear" w:color="auto" w:fill="auto"/>
            <w:noWrap/>
            <w:vAlign w:val="center"/>
            <w:hideMark/>
          </w:tcPr>
          <w:p w14:paraId="7CC1FB23"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465" w:type="dxa"/>
            <w:tcBorders>
              <w:bottom w:val="single" w:sz="2" w:space="0" w:color="auto"/>
            </w:tcBorders>
            <w:shd w:val="clear" w:color="auto" w:fill="auto"/>
            <w:noWrap/>
            <w:vAlign w:val="center"/>
            <w:hideMark/>
          </w:tcPr>
          <w:p w14:paraId="38CC64ED"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15</w:t>
            </w:r>
          </w:p>
        </w:tc>
        <w:tc>
          <w:tcPr>
            <w:tcW w:w="464" w:type="dxa"/>
            <w:tcBorders>
              <w:bottom w:val="single" w:sz="2" w:space="0" w:color="auto"/>
            </w:tcBorders>
            <w:shd w:val="clear" w:color="auto" w:fill="auto"/>
            <w:noWrap/>
            <w:vAlign w:val="center"/>
            <w:hideMark/>
          </w:tcPr>
          <w:p w14:paraId="1448B1A4"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16</w:t>
            </w:r>
          </w:p>
        </w:tc>
        <w:tc>
          <w:tcPr>
            <w:tcW w:w="465" w:type="dxa"/>
            <w:tcBorders>
              <w:bottom w:val="single" w:sz="2" w:space="0" w:color="auto"/>
            </w:tcBorders>
            <w:shd w:val="clear" w:color="auto" w:fill="auto"/>
            <w:noWrap/>
            <w:vAlign w:val="center"/>
            <w:hideMark/>
          </w:tcPr>
          <w:p w14:paraId="43D39660"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17</w:t>
            </w:r>
          </w:p>
        </w:tc>
        <w:tc>
          <w:tcPr>
            <w:tcW w:w="465" w:type="dxa"/>
            <w:tcBorders>
              <w:bottom w:val="single" w:sz="2" w:space="0" w:color="auto"/>
            </w:tcBorders>
            <w:shd w:val="clear" w:color="auto" w:fill="auto"/>
            <w:noWrap/>
            <w:vAlign w:val="center"/>
            <w:hideMark/>
          </w:tcPr>
          <w:p w14:paraId="273CCAC0" w14:textId="77777777" w:rsidR="005355BF" w:rsidRPr="00A300A1" w:rsidRDefault="005355BF" w:rsidP="00A300A1">
            <w:pPr>
              <w:spacing w:line="240" w:lineRule="auto"/>
              <w:jc w:val="center"/>
              <w:rPr>
                <w:rFonts w:cs="Arial"/>
                <w:b/>
                <w:bCs/>
                <w:color w:val="000000"/>
                <w:sz w:val="16"/>
                <w:szCs w:val="16"/>
              </w:rPr>
            </w:pPr>
            <w:r w:rsidRPr="00A300A1">
              <w:rPr>
                <w:rFonts w:cs="Arial"/>
                <w:b/>
                <w:bCs/>
                <w:color w:val="000000"/>
                <w:sz w:val="16"/>
                <w:szCs w:val="16"/>
              </w:rPr>
              <w:t>18</w:t>
            </w:r>
          </w:p>
        </w:tc>
      </w:tr>
      <w:tr w:rsidR="00976182" w:rsidRPr="00976182" w14:paraId="3FB510C5" w14:textId="77777777" w:rsidTr="00477F0C">
        <w:trPr>
          <w:trHeight w:val="300"/>
        </w:trPr>
        <w:tc>
          <w:tcPr>
            <w:tcW w:w="709" w:type="dxa"/>
            <w:tcBorders>
              <w:top w:val="single" w:sz="2" w:space="0" w:color="auto"/>
            </w:tcBorders>
            <w:shd w:val="clear" w:color="auto" w:fill="auto"/>
            <w:noWrap/>
            <w:vAlign w:val="center"/>
            <w:hideMark/>
          </w:tcPr>
          <w:p w14:paraId="0AC1C62A" w14:textId="6ACFE84D"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w:t>
            </w:r>
          </w:p>
        </w:tc>
        <w:tc>
          <w:tcPr>
            <w:tcW w:w="464" w:type="dxa"/>
            <w:tcBorders>
              <w:top w:val="single" w:sz="2" w:space="0" w:color="auto"/>
            </w:tcBorders>
            <w:shd w:val="clear" w:color="auto" w:fill="auto"/>
            <w:noWrap/>
            <w:tcMar>
              <w:left w:w="28" w:type="dxa"/>
              <w:right w:w="28" w:type="dxa"/>
            </w:tcMar>
            <w:vAlign w:val="center"/>
            <w:hideMark/>
          </w:tcPr>
          <w:p w14:paraId="46DBE491" w14:textId="47ECFF67" w:rsidR="00976182" w:rsidRPr="003802AF" w:rsidRDefault="00976182" w:rsidP="00477F0C">
            <w:pPr>
              <w:spacing w:line="240" w:lineRule="auto"/>
              <w:jc w:val="right"/>
              <w:rPr>
                <w:rFonts w:cs="Arial"/>
                <w:color w:val="000000"/>
                <w:sz w:val="14"/>
                <w:szCs w:val="14"/>
              </w:rPr>
            </w:pPr>
            <w:bookmarkStart w:id="129" w:name="RANGE!B63:S80"/>
            <w:r w:rsidRPr="003802AF">
              <w:rPr>
                <w:rFonts w:cs="Arial"/>
                <w:color w:val="000000"/>
                <w:sz w:val="14"/>
                <w:szCs w:val="14"/>
              </w:rPr>
              <w:t>0.167</w:t>
            </w:r>
            <w:bookmarkEnd w:id="129"/>
          </w:p>
        </w:tc>
        <w:tc>
          <w:tcPr>
            <w:tcW w:w="465" w:type="dxa"/>
            <w:tcBorders>
              <w:top w:val="single" w:sz="2" w:space="0" w:color="auto"/>
            </w:tcBorders>
            <w:shd w:val="clear" w:color="auto" w:fill="auto"/>
            <w:noWrap/>
            <w:tcMar>
              <w:left w:w="28" w:type="dxa"/>
              <w:right w:w="28" w:type="dxa"/>
            </w:tcMar>
            <w:vAlign w:val="center"/>
            <w:hideMark/>
          </w:tcPr>
          <w:p w14:paraId="7CDC6810" w14:textId="3863F91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tcBorders>
              <w:top w:val="single" w:sz="2" w:space="0" w:color="auto"/>
            </w:tcBorders>
            <w:shd w:val="clear" w:color="auto" w:fill="auto"/>
            <w:noWrap/>
            <w:tcMar>
              <w:left w:w="28" w:type="dxa"/>
              <w:right w:w="28" w:type="dxa"/>
            </w:tcMar>
            <w:vAlign w:val="center"/>
            <w:hideMark/>
          </w:tcPr>
          <w:p w14:paraId="2E912267" w14:textId="508106E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top w:val="single" w:sz="2" w:space="0" w:color="auto"/>
            </w:tcBorders>
            <w:shd w:val="clear" w:color="auto" w:fill="auto"/>
            <w:noWrap/>
            <w:tcMar>
              <w:left w:w="28" w:type="dxa"/>
              <w:right w:w="28" w:type="dxa"/>
            </w:tcMar>
            <w:vAlign w:val="center"/>
            <w:hideMark/>
          </w:tcPr>
          <w:p w14:paraId="10E1952C" w14:textId="42397F9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top w:val="single" w:sz="2" w:space="0" w:color="auto"/>
            </w:tcBorders>
            <w:shd w:val="clear" w:color="auto" w:fill="auto"/>
            <w:noWrap/>
            <w:tcMar>
              <w:left w:w="28" w:type="dxa"/>
              <w:right w:w="28" w:type="dxa"/>
            </w:tcMar>
            <w:vAlign w:val="center"/>
            <w:hideMark/>
          </w:tcPr>
          <w:p w14:paraId="392484F6" w14:textId="0F3498E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tcBorders>
              <w:top w:val="single" w:sz="2" w:space="0" w:color="auto"/>
            </w:tcBorders>
            <w:shd w:val="clear" w:color="auto" w:fill="auto"/>
            <w:noWrap/>
            <w:tcMar>
              <w:left w:w="28" w:type="dxa"/>
              <w:right w:w="28" w:type="dxa"/>
            </w:tcMar>
            <w:vAlign w:val="center"/>
            <w:hideMark/>
          </w:tcPr>
          <w:p w14:paraId="490DB240" w14:textId="6CFCF72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0.093</w:t>
            </w:r>
          </w:p>
        </w:tc>
        <w:tc>
          <w:tcPr>
            <w:tcW w:w="465" w:type="dxa"/>
            <w:tcBorders>
              <w:top w:val="single" w:sz="2" w:space="0" w:color="auto"/>
            </w:tcBorders>
            <w:shd w:val="clear" w:color="auto" w:fill="auto"/>
            <w:noWrap/>
            <w:tcMar>
              <w:left w:w="28" w:type="dxa"/>
              <w:right w:w="28" w:type="dxa"/>
            </w:tcMar>
            <w:vAlign w:val="center"/>
            <w:hideMark/>
          </w:tcPr>
          <w:p w14:paraId="2D7C15C5" w14:textId="7E3822D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0.125</w:t>
            </w:r>
          </w:p>
        </w:tc>
        <w:tc>
          <w:tcPr>
            <w:tcW w:w="464" w:type="dxa"/>
            <w:tcBorders>
              <w:top w:val="single" w:sz="2" w:space="0" w:color="auto"/>
            </w:tcBorders>
            <w:shd w:val="clear" w:color="auto" w:fill="auto"/>
            <w:noWrap/>
            <w:tcMar>
              <w:left w:w="28" w:type="dxa"/>
              <w:right w:w="28" w:type="dxa"/>
            </w:tcMar>
            <w:vAlign w:val="center"/>
            <w:hideMark/>
          </w:tcPr>
          <w:p w14:paraId="0C5BFC37" w14:textId="71ECAA3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tcBorders>
              <w:top w:val="single" w:sz="2" w:space="0" w:color="auto"/>
            </w:tcBorders>
            <w:shd w:val="clear" w:color="auto" w:fill="auto"/>
            <w:noWrap/>
            <w:tcMar>
              <w:left w:w="28" w:type="dxa"/>
              <w:right w:w="28" w:type="dxa"/>
            </w:tcMar>
            <w:vAlign w:val="center"/>
            <w:hideMark/>
          </w:tcPr>
          <w:p w14:paraId="3FE76EB2" w14:textId="74EE4E6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tcBorders>
              <w:top w:val="single" w:sz="2" w:space="0" w:color="auto"/>
            </w:tcBorders>
            <w:shd w:val="clear" w:color="auto" w:fill="auto"/>
            <w:noWrap/>
            <w:tcMar>
              <w:left w:w="28" w:type="dxa"/>
              <w:right w:w="28" w:type="dxa"/>
            </w:tcMar>
            <w:vAlign w:val="center"/>
            <w:hideMark/>
          </w:tcPr>
          <w:p w14:paraId="2C8E7CA8" w14:textId="1F684D5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tcBorders>
              <w:top w:val="single" w:sz="2" w:space="0" w:color="auto"/>
            </w:tcBorders>
            <w:shd w:val="clear" w:color="auto" w:fill="auto"/>
            <w:noWrap/>
            <w:tcMar>
              <w:left w:w="28" w:type="dxa"/>
              <w:right w:w="28" w:type="dxa"/>
            </w:tcMar>
            <w:vAlign w:val="center"/>
            <w:hideMark/>
          </w:tcPr>
          <w:p w14:paraId="7150F246" w14:textId="3B1DF06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tcBorders>
              <w:top w:val="single" w:sz="2" w:space="0" w:color="auto"/>
            </w:tcBorders>
            <w:shd w:val="clear" w:color="auto" w:fill="auto"/>
            <w:noWrap/>
            <w:tcMar>
              <w:left w:w="28" w:type="dxa"/>
              <w:right w:w="28" w:type="dxa"/>
            </w:tcMar>
            <w:vAlign w:val="center"/>
            <w:hideMark/>
          </w:tcPr>
          <w:p w14:paraId="496B5EF1" w14:textId="3D58BBD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tcBorders>
              <w:top w:val="single" w:sz="2" w:space="0" w:color="auto"/>
            </w:tcBorders>
            <w:shd w:val="clear" w:color="auto" w:fill="auto"/>
            <w:noWrap/>
            <w:tcMar>
              <w:left w:w="28" w:type="dxa"/>
              <w:right w:w="28" w:type="dxa"/>
            </w:tcMar>
            <w:vAlign w:val="center"/>
            <w:hideMark/>
          </w:tcPr>
          <w:p w14:paraId="3726129A" w14:textId="7B2B7AA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tcBorders>
              <w:top w:val="single" w:sz="2" w:space="0" w:color="auto"/>
            </w:tcBorders>
            <w:shd w:val="clear" w:color="auto" w:fill="auto"/>
            <w:noWrap/>
            <w:tcMar>
              <w:left w:w="28" w:type="dxa"/>
              <w:right w:w="28" w:type="dxa"/>
            </w:tcMar>
            <w:vAlign w:val="center"/>
            <w:hideMark/>
          </w:tcPr>
          <w:p w14:paraId="4AA4699F" w14:textId="100128D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tcBorders>
              <w:top w:val="single" w:sz="2" w:space="0" w:color="auto"/>
            </w:tcBorders>
            <w:shd w:val="clear" w:color="auto" w:fill="auto"/>
            <w:noWrap/>
            <w:tcMar>
              <w:left w:w="28" w:type="dxa"/>
              <w:right w:w="28" w:type="dxa"/>
            </w:tcMar>
            <w:vAlign w:val="center"/>
            <w:hideMark/>
          </w:tcPr>
          <w:p w14:paraId="2074E423" w14:textId="4B851C0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tcBorders>
              <w:top w:val="single" w:sz="2" w:space="0" w:color="auto"/>
            </w:tcBorders>
            <w:shd w:val="clear" w:color="auto" w:fill="auto"/>
            <w:noWrap/>
            <w:tcMar>
              <w:left w:w="28" w:type="dxa"/>
              <w:right w:w="28" w:type="dxa"/>
            </w:tcMar>
            <w:vAlign w:val="center"/>
            <w:hideMark/>
          </w:tcPr>
          <w:p w14:paraId="3F60D15B" w14:textId="144DE6A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tcBorders>
              <w:top w:val="single" w:sz="2" w:space="0" w:color="auto"/>
            </w:tcBorders>
            <w:shd w:val="clear" w:color="auto" w:fill="auto"/>
            <w:noWrap/>
            <w:tcMar>
              <w:left w:w="28" w:type="dxa"/>
              <w:right w:w="28" w:type="dxa"/>
            </w:tcMar>
            <w:vAlign w:val="center"/>
            <w:hideMark/>
          </w:tcPr>
          <w:p w14:paraId="004C6435" w14:textId="1F482BA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top w:val="single" w:sz="2" w:space="0" w:color="auto"/>
            </w:tcBorders>
            <w:shd w:val="clear" w:color="auto" w:fill="auto"/>
            <w:noWrap/>
            <w:tcMar>
              <w:left w:w="28" w:type="dxa"/>
              <w:right w:w="28" w:type="dxa"/>
            </w:tcMar>
            <w:vAlign w:val="center"/>
            <w:hideMark/>
          </w:tcPr>
          <w:p w14:paraId="0DACF80F" w14:textId="29011F7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r>
      <w:tr w:rsidR="00976182" w:rsidRPr="00976182" w14:paraId="54D1F11F" w14:textId="77777777" w:rsidTr="00477F0C">
        <w:trPr>
          <w:trHeight w:val="300"/>
        </w:trPr>
        <w:tc>
          <w:tcPr>
            <w:tcW w:w="709" w:type="dxa"/>
            <w:shd w:val="clear" w:color="auto" w:fill="auto"/>
            <w:noWrap/>
            <w:vAlign w:val="center"/>
            <w:hideMark/>
          </w:tcPr>
          <w:p w14:paraId="20513C0D" w14:textId="02A9FB53"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2</w:t>
            </w:r>
          </w:p>
        </w:tc>
        <w:tc>
          <w:tcPr>
            <w:tcW w:w="464" w:type="dxa"/>
            <w:shd w:val="clear" w:color="auto" w:fill="auto"/>
            <w:noWrap/>
            <w:tcMar>
              <w:left w:w="28" w:type="dxa"/>
              <w:right w:w="28" w:type="dxa"/>
            </w:tcMar>
            <w:vAlign w:val="center"/>
            <w:hideMark/>
          </w:tcPr>
          <w:p w14:paraId="67798CA5" w14:textId="00F2264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D15928C" w14:textId="56BFCFC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7FA3E151" w14:textId="1A7640B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D07E62C" w14:textId="6925156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431608AA" w14:textId="239D237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3F574410" w14:textId="1DBB2E7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1DAFFA5" w14:textId="78E5211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4" w:type="dxa"/>
            <w:shd w:val="clear" w:color="auto" w:fill="auto"/>
            <w:noWrap/>
            <w:tcMar>
              <w:left w:w="28" w:type="dxa"/>
              <w:right w:w="28" w:type="dxa"/>
            </w:tcMar>
            <w:vAlign w:val="center"/>
            <w:hideMark/>
          </w:tcPr>
          <w:p w14:paraId="198E0AA6" w14:textId="011FC62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c>
          <w:tcPr>
            <w:tcW w:w="465" w:type="dxa"/>
            <w:shd w:val="clear" w:color="auto" w:fill="auto"/>
            <w:noWrap/>
            <w:tcMar>
              <w:left w:w="28" w:type="dxa"/>
              <w:right w:w="28" w:type="dxa"/>
            </w:tcMar>
            <w:vAlign w:val="center"/>
            <w:hideMark/>
          </w:tcPr>
          <w:p w14:paraId="793B547F" w14:textId="2FD75C3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shd w:val="clear" w:color="auto" w:fill="auto"/>
            <w:noWrap/>
            <w:tcMar>
              <w:left w:w="28" w:type="dxa"/>
              <w:right w:w="28" w:type="dxa"/>
            </w:tcMar>
            <w:vAlign w:val="center"/>
            <w:hideMark/>
          </w:tcPr>
          <w:p w14:paraId="7425964D" w14:textId="6DD9660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61040613" w14:textId="026C629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7269FBB6" w14:textId="56767F0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shd w:val="clear" w:color="auto" w:fill="auto"/>
            <w:noWrap/>
            <w:tcMar>
              <w:left w:w="28" w:type="dxa"/>
              <w:right w:w="28" w:type="dxa"/>
            </w:tcMar>
            <w:vAlign w:val="center"/>
            <w:hideMark/>
          </w:tcPr>
          <w:p w14:paraId="66EA7C23" w14:textId="3148E11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4CA930D7" w14:textId="5146332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11C3980D" w14:textId="2A684D0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17ACEC70" w14:textId="31C70AF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5FF743A0" w14:textId="13FEDCF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c>
          <w:tcPr>
            <w:tcW w:w="465" w:type="dxa"/>
            <w:shd w:val="clear" w:color="auto" w:fill="auto"/>
            <w:noWrap/>
            <w:tcMar>
              <w:left w:w="28" w:type="dxa"/>
              <w:right w:w="28" w:type="dxa"/>
            </w:tcMar>
            <w:vAlign w:val="center"/>
            <w:hideMark/>
          </w:tcPr>
          <w:p w14:paraId="2BEA4125" w14:textId="44E99C9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3AF289F6" w14:textId="77777777" w:rsidTr="00477F0C">
        <w:trPr>
          <w:trHeight w:val="300"/>
        </w:trPr>
        <w:tc>
          <w:tcPr>
            <w:tcW w:w="709" w:type="dxa"/>
            <w:shd w:val="clear" w:color="auto" w:fill="auto"/>
            <w:noWrap/>
            <w:vAlign w:val="center"/>
            <w:hideMark/>
          </w:tcPr>
          <w:p w14:paraId="151C1372" w14:textId="25441AE3"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3</w:t>
            </w:r>
          </w:p>
        </w:tc>
        <w:tc>
          <w:tcPr>
            <w:tcW w:w="464" w:type="dxa"/>
            <w:shd w:val="clear" w:color="auto" w:fill="auto"/>
            <w:noWrap/>
            <w:tcMar>
              <w:left w:w="28" w:type="dxa"/>
              <w:right w:w="28" w:type="dxa"/>
            </w:tcMar>
            <w:vAlign w:val="center"/>
            <w:hideMark/>
          </w:tcPr>
          <w:p w14:paraId="7122C671" w14:textId="5BBE781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E23C892" w14:textId="46B52E1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DD27C0E" w14:textId="34B1BEE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2EEDF7F5" w14:textId="09316CE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A4E47CB" w14:textId="16507EA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28253620" w14:textId="11F44E1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shd w:val="clear" w:color="auto" w:fill="auto"/>
            <w:noWrap/>
            <w:tcMar>
              <w:left w:w="28" w:type="dxa"/>
              <w:right w:w="28" w:type="dxa"/>
            </w:tcMar>
            <w:vAlign w:val="center"/>
            <w:hideMark/>
          </w:tcPr>
          <w:p w14:paraId="369A3B5F" w14:textId="3D91734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55E48BDE" w14:textId="720C1A0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BD6B41E" w14:textId="30822FA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36C8AF07" w14:textId="5166A3E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4BEF6800" w14:textId="797A4BD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A759447" w14:textId="76A3142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4" w:type="dxa"/>
            <w:shd w:val="clear" w:color="auto" w:fill="auto"/>
            <w:noWrap/>
            <w:tcMar>
              <w:left w:w="28" w:type="dxa"/>
              <w:right w:w="28" w:type="dxa"/>
            </w:tcMar>
            <w:vAlign w:val="center"/>
            <w:hideMark/>
          </w:tcPr>
          <w:p w14:paraId="4BC63E2F" w14:textId="68B5DBB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0F4C7B7A" w14:textId="6B8A6F2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0429A81A" w14:textId="18FDA41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4D22AA70" w14:textId="7D0937C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45F15EFB" w14:textId="6A2BD3E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57D5AA49" w14:textId="3457DF5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767900E0" w14:textId="77777777" w:rsidTr="00477F0C">
        <w:trPr>
          <w:trHeight w:val="300"/>
        </w:trPr>
        <w:tc>
          <w:tcPr>
            <w:tcW w:w="709" w:type="dxa"/>
            <w:shd w:val="clear" w:color="auto" w:fill="auto"/>
            <w:noWrap/>
            <w:vAlign w:val="center"/>
            <w:hideMark/>
          </w:tcPr>
          <w:p w14:paraId="05A37B3C" w14:textId="743750FC"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4</w:t>
            </w:r>
          </w:p>
        </w:tc>
        <w:tc>
          <w:tcPr>
            <w:tcW w:w="464" w:type="dxa"/>
            <w:shd w:val="clear" w:color="auto" w:fill="auto"/>
            <w:noWrap/>
            <w:tcMar>
              <w:left w:w="28" w:type="dxa"/>
              <w:right w:w="28" w:type="dxa"/>
            </w:tcMar>
            <w:vAlign w:val="center"/>
            <w:hideMark/>
          </w:tcPr>
          <w:p w14:paraId="6BBB709B" w14:textId="7114C39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0DBD2E9" w14:textId="2476AB1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5C36FDFF" w14:textId="75D05D1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4BB192C" w14:textId="5622979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58C17849" w14:textId="323F10A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130776B" w14:textId="2919F0B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0B61F0C2" w14:textId="5F83C70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4" w:type="dxa"/>
            <w:shd w:val="clear" w:color="auto" w:fill="auto"/>
            <w:noWrap/>
            <w:tcMar>
              <w:left w:w="28" w:type="dxa"/>
              <w:right w:w="28" w:type="dxa"/>
            </w:tcMar>
            <w:vAlign w:val="center"/>
            <w:hideMark/>
          </w:tcPr>
          <w:p w14:paraId="475DEE62" w14:textId="00EF350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798F105F" w14:textId="409CDD5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00740680" w14:textId="5BF7FF0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7E2A04E2" w14:textId="29613ED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2D0A4EA3" w14:textId="014D802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4" w:type="dxa"/>
            <w:shd w:val="clear" w:color="auto" w:fill="auto"/>
            <w:noWrap/>
            <w:tcMar>
              <w:left w:w="28" w:type="dxa"/>
              <w:right w:w="28" w:type="dxa"/>
            </w:tcMar>
            <w:vAlign w:val="center"/>
            <w:hideMark/>
          </w:tcPr>
          <w:p w14:paraId="7F777DE1" w14:textId="4489AFE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625298F" w14:textId="3603334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7AB8207F" w14:textId="4CBD9E3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04C3A845" w14:textId="4843AAB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611B038E" w14:textId="01382B4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64644A08" w14:textId="0E9071D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r>
      <w:tr w:rsidR="00976182" w:rsidRPr="00976182" w14:paraId="137EFAE2" w14:textId="77777777" w:rsidTr="00477F0C">
        <w:trPr>
          <w:trHeight w:val="300"/>
        </w:trPr>
        <w:tc>
          <w:tcPr>
            <w:tcW w:w="709" w:type="dxa"/>
            <w:shd w:val="clear" w:color="auto" w:fill="auto"/>
            <w:noWrap/>
            <w:vAlign w:val="center"/>
            <w:hideMark/>
          </w:tcPr>
          <w:p w14:paraId="1B2387C4" w14:textId="31768F7C"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5</w:t>
            </w:r>
          </w:p>
        </w:tc>
        <w:tc>
          <w:tcPr>
            <w:tcW w:w="464" w:type="dxa"/>
            <w:shd w:val="clear" w:color="auto" w:fill="auto"/>
            <w:noWrap/>
            <w:tcMar>
              <w:left w:w="28" w:type="dxa"/>
              <w:right w:w="28" w:type="dxa"/>
            </w:tcMar>
            <w:vAlign w:val="center"/>
            <w:hideMark/>
          </w:tcPr>
          <w:p w14:paraId="3D1C1D61" w14:textId="72E335B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A9FEE66" w14:textId="282FC24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6489A8ED" w14:textId="31739A1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0227F44" w14:textId="3E9A552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6790E26" w14:textId="248043A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3D20955B" w14:textId="108FA20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60E9DD3" w14:textId="61EE2C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9C9725C" w14:textId="7D58474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6034EA91" w14:textId="43E8195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shd w:val="clear" w:color="auto" w:fill="auto"/>
            <w:noWrap/>
            <w:tcMar>
              <w:left w:w="28" w:type="dxa"/>
              <w:right w:w="28" w:type="dxa"/>
            </w:tcMar>
            <w:vAlign w:val="center"/>
            <w:hideMark/>
          </w:tcPr>
          <w:p w14:paraId="6917B0E3" w14:textId="069AB9A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4CE9EA1A" w14:textId="4123179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4C6C807" w14:textId="0635922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0.017</w:t>
            </w:r>
          </w:p>
        </w:tc>
        <w:tc>
          <w:tcPr>
            <w:tcW w:w="464" w:type="dxa"/>
            <w:shd w:val="clear" w:color="auto" w:fill="auto"/>
            <w:noWrap/>
            <w:tcMar>
              <w:left w:w="28" w:type="dxa"/>
              <w:right w:w="28" w:type="dxa"/>
            </w:tcMar>
            <w:vAlign w:val="center"/>
            <w:hideMark/>
          </w:tcPr>
          <w:p w14:paraId="18F4938E" w14:textId="6B4464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79CD6E59" w14:textId="6E438C0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590F3C46" w14:textId="2489430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388831A8" w14:textId="4B3AAEE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BE5C6E8" w14:textId="4056F4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190C9A0F" w14:textId="080E150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06406672" w14:textId="77777777" w:rsidTr="00477F0C">
        <w:trPr>
          <w:trHeight w:val="300"/>
        </w:trPr>
        <w:tc>
          <w:tcPr>
            <w:tcW w:w="709" w:type="dxa"/>
            <w:shd w:val="clear" w:color="auto" w:fill="auto"/>
            <w:noWrap/>
            <w:vAlign w:val="center"/>
            <w:hideMark/>
          </w:tcPr>
          <w:p w14:paraId="096B63E1" w14:textId="053E9428"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6</w:t>
            </w:r>
          </w:p>
        </w:tc>
        <w:tc>
          <w:tcPr>
            <w:tcW w:w="464" w:type="dxa"/>
            <w:shd w:val="clear" w:color="auto" w:fill="auto"/>
            <w:noWrap/>
            <w:tcMar>
              <w:left w:w="28" w:type="dxa"/>
              <w:right w:w="28" w:type="dxa"/>
            </w:tcMar>
            <w:vAlign w:val="center"/>
            <w:hideMark/>
          </w:tcPr>
          <w:p w14:paraId="77E375EB" w14:textId="7FFFC33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6C2FA7A3" w14:textId="4D8D17B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7B3F0E60" w14:textId="3A65073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3D1763F3" w14:textId="0CD3AA0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5622A7B" w14:textId="7D39A13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62049C47" w14:textId="4CB08B5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65EC49B3" w14:textId="66E84C9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0.125</w:t>
            </w:r>
          </w:p>
        </w:tc>
        <w:tc>
          <w:tcPr>
            <w:tcW w:w="464" w:type="dxa"/>
            <w:shd w:val="clear" w:color="auto" w:fill="auto"/>
            <w:noWrap/>
            <w:tcMar>
              <w:left w:w="28" w:type="dxa"/>
              <w:right w:w="28" w:type="dxa"/>
            </w:tcMar>
            <w:vAlign w:val="center"/>
            <w:hideMark/>
          </w:tcPr>
          <w:p w14:paraId="34D4462C" w14:textId="28EE319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4E94E046" w14:textId="6D5E1CD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0.139</w:t>
            </w:r>
          </w:p>
        </w:tc>
        <w:tc>
          <w:tcPr>
            <w:tcW w:w="465" w:type="dxa"/>
            <w:shd w:val="clear" w:color="auto" w:fill="auto"/>
            <w:noWrap/>
            <w:tcMar>
              <w:left w:w="28" w:type="dxa"/>
              <w:right w:w="28" w:type="dxa"/>
            </w:tcMar>
            <w:vAlign w:val="center"/>
            <w:hideMark/>
          </w:tcPr>
          <w:p w14:paraId="406CB28C" w14:textId="6078851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250A8BE3" w14:textId="3F167B9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20A553F1" w14:textId="4CE0D63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0.117</w:t>
            </w:r>
          </w:p>
        </w:tc>
        <w:tc>
          <w:tcPr>
            <w:tcW w:w="464" w:type="dxa"/>
            <w:shd w:val="clear" w:color="auto" w:fill="auto"/>
            <w:noWrap/>
            <w:tcMar>
              <w:left w:w="28" w:type="dxa"/>
              <w:right w:w="28" w:type="dxa"/>
            </w:tcMar>
            <w:vAlign w:val="center"/>
            <w:hideMark/>
          </w:tcPr>
          <w:p w14:paraId="0191FB2D" w14:textId="75F1CC0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0.130</w:t>
            </w:r>
          </w:p>
        </w:tc>
        <w:tc>
          <w:tcPr>
            <w:tcW w:w="465" w:type="dxa"/>
            <w:shd w:val="clear" w:color="auto" w:fill="auto"/>
            <w:noWrap/>
            <w:tcMar>
              <w:left w:w="28" w:type="dxa"/>
              <w:right w:w="28" w:type="dxa"/>
            </w:tcMar>
            <w:vAlign w:val="center"/>
            <w:hideMark/>
          </w:tcPr>
          <w:p w14:paraId="585DB0C8" w14:textId="524D1BC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1D53D4C8" w14:textId="48F80A4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3416BFB8" w14:textId="1AA16BA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c>
          <w:tcPr>
            <w:tcW w:w="465" w:type="dxa"/>
            <w:shd w:val="clear" w:color="auto" w:fill="auto"/>
            <w:noWrap/>
            <w:tcMar>
              <w:left w:w="28" w:type="dxa"/>
              <w:right w:w="28" w:type="dxa"/>
            </w:tcMar>
            <w:vAlign w:val="center"/>
            <w:hideMark/>
          </w:tcPr>
          <w:p w14:paraId="67C5BF1F" w14:textId="15ED507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2841FAD4" w14:textId="25977C2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r>
      <w:tr w:rsidR="00976182" w:rsidRPr="00976182" w14:paraId="3A8AB7A0" w14:textId="77777777" w:rsidTr="00477F0C">
        <w:trPr>
          <w:trHeight w:val="300"/>
        </w:trPr>
        <w:tc>
          <w:tcPr>
            <w:tcW w:w="709" w:type="dxa"/>
            <w:shd w:val="clear" w:color="auto" w:fill="auto"/>
            <w:noWrap/>
            <w:vAlign w:val="center"/>
            <w:hideMark/>
          </w:tcPr>
          <w:p w14:paraId="6FA6C534" w14:textId="75014EBF"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7</w:t>
            </w:r>
          </w:p>
        </w:tc>
        <w:tc>
          <w:tcPr>
            <w:tcW w:w="464" w:type="dxa"/>
            <w:shd w:val="clear" w:color="auto" w:fill="auto"/>
            <w:noWrap/>
            <w:tcMar>
              <w:left w:w="28" w:type="dxa"/>
              <w:right w:w="28" w:type="dxa"/>
            </w:tcMar>
            <w:vAlign w:val="center"/>
            <w:hideMark/>
          </w:tcPr>
          <w:p w14:paraId="6BE85905" w14:textId="00418E8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4BABFBD8" w14:textId="4C1B3BA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4" w:type="dxa"/>
            <w:shd w:val="clear" w:color="auto" w:fill="auto"/>
            <w:noWrap/>
            <w:tcMar>
              <w:left w:w="28" w:type="dxa"/>
              <w:right w:w="28" w:type="dxa"/>
            </w:tcMar>
            <w:vAlign w:val="center"/>
            <w:hideMark/>
          </w:tcPr>
          <w:p w14:paraId="1FE95E05" w14:textId="35DB4C3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6C8A368" w14:textId="2A7C3FF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6A31B275" w14:textId="0FD754A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0F981F01" w14:textId="47D0B10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59EA1D70" w14:textId="487BE7B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057834BF" w14:textId="3E020E3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6F8C3BCE" w14:textId="421299D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1DF456B" w14:textId="6A2C0FF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D77162E" w14:textId="7C33C81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7C9AA35F" w14:textId="28EEDC8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shd w:val="clear" w:color="auto" w:fill="auto"/>
            <w:noWrap/>
            <w:tcMar>
              <w:left w:w="28" w:type="dxa"/>
              <w:right w:w="28" w:type="dxa"/>
            </w:tcMar>
            <w:vAlign w:val="center"/>
            <w:hideMark/>
          </w:tcPr>
          <w:p w14:paraId="537A6A59" w14:textId="0AA3CAF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1A4EB578" w14:textId="7C8AC74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58948DF7" w14:textId="7703E23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5617209C" w14:textId="5BF144C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504ADF61" w14:textId="690EF53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63687CDB" w14:textId="050900B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r>
      <w:tr w:rsidR="00976182" w:rsidRPr="00976182" w14:paraId="16C3129D" w14:textId="77777777" w:rsidTr="00477F0C">
        <w:trPr>
          <w:trHeight w:val="300"/>
        </w:trPr>
        <w:tc>
          <w:tcPr>
            <w:tcW w:w="709" w:type="dxa"/>
            <w:shd w:val="clear" w:color="auto" w:fill="auto"/>
            <w:noWrap/>
            <w:vAlign w:val="center"/>
            <w:hideMark/>
          </w:tcPr>
          <w:p w14:paraId="76B33556" w14:textId="3C5AB5A4"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8</w:t>
            </w:r>
          </w:p>
        </w:tc>
        <w:tc>
          <w:tcPr>
            <w:tcW w:w="464" w:type="dxa"/>
            <w:shd w:val="clear" w:color="auto" w:fill="auto"/>
            <w:noWrap/>
            <w:tcMar>
              <w:left w:w="28" w:type="dxa"/>
              <w:right w:w="28" w:type="dxa"/>
            </w:tcMar>
            <w:vAlign w:val="center"/>
            <w:hideMark/>
          </w:tcPr>
          <w:p w14:paraId="541217A1" w14:textId="404A9FB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55217133" w14:textId="5625610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7F009913" w14:textId="307324C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4FD6F27" w14:textId="568C3B9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199E11BF" w14:textId="5E9594F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601B9969" w14:textId="0F5CC2A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0.019</w:t>
            </w:r>
          </w:p>
        </w:tc>
        <w:tc>
          <w:tcPr>
            <w:tcW w:w="465" w:type="dxa"/>
            <w:shd w:val="clear" w:color="auto" w:fill="auto"/>
            <w:noWrap/>
            <w:tcMar>
              <w:left w:w="28" w:type="dxa"/>
              <w:right w:w="28" w:type="dxa"/>
            </w:tcMar>
            <w:vAlign w:val="center"/>
            <w:hideMark/>
          </w:tcPr>
          <w:p w14:paraId="1DD946DC" w14:textId="63809AA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3380271C" w14:textId="3C38ECD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5669380F" w14:textId="06C56D8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D987DF4" w14:textId="4E697E9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7E24BFB2" w14:textId="5FCC0AB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62DB097F" w14:textId="4C5615A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0.017</w:t>
            </w:r>
          </w:p>
        </w:tc>
        <w:tc>
          <w:tcPr>
            <w:tcW w:w="464" w:type="dxa"/>
            <w:shd w:val="clear" w:color="auto" w:fill="auto"/>
            <w:noWrap/>
            <w:tcMar>
              <w:left w:w="28" w:type="dxa"/>
              <w:right w:w="28" w:type="dxa"/>
            </w:tcMar>
            <w:vAlign w:val="center"/>
            <w:hideMark/>
          </w:tcPr>
          <w:p w14:paraId="08083477" w14:textId="515E6FE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3DD17F37" w14:textId="184E0C6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90A2D7C" w14:textId="349BF41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067FB2FC" w14:textId="0CF5B39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6C022537" w14:textId="586F15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295AAD9C" w14:textId="313C004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r>
      <w:tr w:rsidR="00976182" w:rsidRPr="00976182" w14:paraId="0F852CF6" w14:textId="77777777" w:rsidTr="00477F0C">
        <w:trPr>
          <w:trHeight w:val="300"/>
        </w:trPr>
        <w:tc>
          <w:tcPr>
            <w:tcW w:w="709" w:type="dxa"/>
            <w:shd w:val="clear" w:color="auto" w:fill="auto"/>
            <w:noWrap/>
            <w:vAlign w:val="center"/>
            <w:hideMark/>
          </w:tcPr>
          <w:p w14:paraId="54ADDBD0" w14:textId="2D78B45A"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9</w:t>
            </w:r>
          </w:p>
        </w:tc>
        <w:tc>
          <w:tcPr>
            <w:tcW w:w="464" w:type="dxa"/>
            <w:shd w:val="clear" w:color="auto" w:fill="auto"/>
            <w:noWrap/>
            <w:tcMar>
              <w:left w:w="28" w:type="dxa"/>
              <w:right w:w="28" w:type="dxa"/>
            </w:tcMar>
            <w:vAlign w:val="center"/>
            <w:hideMark/>
          </w:tcPr>
          <w:p w14:paraId="2CD69F0B" w14:textId="605914A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40A032BA" w14:textId="3233755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4" w:type="dxa"/>
            <w:shd w:val="clear" w:color="auto" w:fill="auto"/>
            <w:noWrap/>
            <w:tcMar>
              <w:left w:w="28" w:type="dxa"/>
              <w:right w:w="28" w:type="dxa"/>
            </w:tcMar>
            <w:vAlign w:val="center"/>
            <w:hideMark/>
          </w:tcPr>
          <w:p w14:paraId="5CC6D938" w14:textId="1B877F0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53881667" w14:textId="176D282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6D05E30" w14:textId="74E80EE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22BA1914" w14:textId="043B85A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0.093</w:t>
            </w:r>
          </w:p>
        </w:tc>
        <w:tc>
          <w:tcPr>
            <w:tcW w:w="465" w:type="dxa"/>
            <w:shd w:val="clear" w:color="auto" w:fill="auto"/>
            <w:noWrap/>
            <w:tcMar>
              <w:left w:w="28" w:type="dxa"/>
              <w:right w:w="28" w:type="dxa"/>
            </w:tcMar>
            <w:vAlign w:val="center"/>
            <w:hideMark/>
          </w:tcPr>
          <w:p w14:paraId="5860CC3C" w14:textId="6A9E4CC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4880DF0" w14:textId="6DE2930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28B787E" w14:textId="35E3287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7B9A5E79" w14:textId="1FC1420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6C274CF4" w14:textId="4B7F1FB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AC0165D" w14:textId="0050E3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4" w:type="dxa"/>
            <w:shd w:val="clear" w:color="auto" w:fill="auto"/>
            <w:noWrap/>
            <w:tcMar>
              <w:left w:w="28" w:type="dxa"/>
              <w:right w:w="28" w:type="dxa"/>
            </w:tcMar>
            <w:vAlign w:val="center"/>
            <w:hideMark/>
          </w:tcPr>
          <w:p w14:paraId="7626D303" w14:textId="4A4D878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shd w:val="clear" w:color="auto" w:fill="auto"/>
            <w:noWrap/>
            <w:tcMar>
              <w:left w:w="28" w:type="dxa"/>
              <w:right w:w="28" w:type="dxa"/>
            </w:tcMar>
            <w:vAlign w:val="center"/>
            <w:hideMark/>
          </w:tcPr>
          <w:p w14:paraId="4A7A0324" w14:textId="336B0B5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45D74908" w14:textId="6E886F2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6F198049" w14:textId="65D05EE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405B5C31" w14:textId="376879B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0BEC9E65" w14:textId="0746031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39F28681" w14:textId="77777777" w:rsidTr="00477F0C">
        <w:trPr>
          <w:trHeight w:val="300"/>
        </w:trPr>
        <w:tc>
          <w:tcPr>
            <w:tcW w:w="709" w:type="dxa"/>
            <w:shd w:val="clear" w:color="auto" w:fill="auto"/>
            <w:noWrap/>
            <w:vAlign w:val="center"/>
            <w:hideMark/>
          </w:tcPr>
          <w:p w14:paraId="031A898D" w14:textId="4FDB492B"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10</w:t>
            </w:r>
          </w:p>
        </w:tc>
        <w:tc>
          <w:tcPr>
            <w:tcW w:w="464" w:type="dxa"/>
            <w:shd w:val="clear" w:color="auto" w:fill="auto"/>
            <w:noWrap/>
            <w:tcMar>
              <w:left w:w="28" w:type="dxa"/>
              <w:right w:w="28" w:type="dxa"/>
            </w:tcMar>
            <w:vAlign w:val="center"/>
            <w:hideMark/>
          </w:tcPr>
          <w:p w14:paraId="2C1B91D5" w14:textId="0AA7405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8B66748" w14:textId="7AE9D93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48A509E6" w14:textId="79675CE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E79A719" w14:textId="0E41C93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C0C7587" w14:textId="1FDF39C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250570DF" w14:textId="66F514D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CC7D0A9" w14:textId="231CCEC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789CBF54" w14:textId="6B344C6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3064F4D9" w14:textId="421B480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C120213" w14:textId="0206862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49E65331" w14:textId="62E4FAA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41252CC" w14:textId="04B9AE2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6DFF2756" w14:textId="312CBC7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7094F62A" w14:textId="752E49E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DB4A711" w14:textId="2529126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3679E9C1" w14:textId="0C02EDB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E095BE3" w14:textId="3CEE0DA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48171E4F" w14:textId="4FE1217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65B48639" w14:textId="77777777" w:rsidTr="00477F0C">
        <w:trPr>
          <w:trHeight w:val="300"/>
        </w:trPr>
        <w:tc>
          <w:tcPr>
            <w:tcW w:w="709" w:type="dxa"/>
            <w:shd w:val="clear" w:color="auto" w:fill="auto"/>
            <w:noWrap/>
            <w:vAlign w:val="center"/>
            <w:hideMark/>
          </w:tcPr>
          <w:p w14:paraId="281ED97B" w14:textId="60641B9A"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11</w:t>
            </w:r>
          </w:p>
        </w:tc>
        <w:tc>
          <w:tcPr>
            <w:tcW w:w="464" w:type="dxa"/>
            <w:shd w:val="clear" w:color="auto" w:fill="auto"/>
            <w:noWrap/>
            <w:tcMar>
              <w:left w:w="28" w:type="dxa"/>
              <w:right w:w="28" w:type="dxa"/>
            </w:tcMar>
            <w:vAlign w:val="center"/>
            <w:hideMark/>
          </w:tcPr>
          <w:p w14:paraId="428A1CA0" w14:textId="7147EB0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4778F0E7" w14:textId="585D433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4" w:type="dxa"/>
            <w:shd w:val="clear" w:color="auto" w:fill="auto"/>
            <w:noWrap/>
            <w:tcMar>
              <w:left w:w="28" w:type="dxa"/>
              <w:right w:w="28" w:type="dxa"/>
            </w:tcMar>
            <w:vAlign w:val="center"/>
            <w:hideMark/>
          </w:tcPr>
          <w:p w14:paraId="05BEB267" w14:textId="3573A01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FCEBCC8" w14:textId="79A967E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392D3AAB" w14:textId="0EA1ADC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7308F43" w14:textId="21DFDE8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3CF4A859" w14:textId="5985E4B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4" w:type="dxa"/>
            <w:shd w:val="clear" w:color="auto" w:fill="auto"/>
            <w:noWrap/>
            <w:tcMar>
              <w:left w:w="28" w:type="dxa"/>
              <w:right w:w="28" w:type="dxa"/>
            </w:tcMar>
            <w:vAlign w:val="center"/>
            <w:hideMark/>
          </w:tcPr>
          <w:p w14:paraId="10EB4237" w14:textId="1CCE281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2C57F054" w14:textId="1FCDB3C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4AB90C5" w14:textId="6527D14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04DDAFA2" w14:textId="5A3093A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47A79A11" w14:textId="2212777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03CE4B35" w14:textId="17E5FD0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1C27D93E" w14:textId="4D65372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FC5E0B6" w14:textId="1FC8162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254A8102" w14:textId="20E4C83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3643E9DE" w14:textId="260F626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666FAFB4" w14:textId="57B1120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60018705" w14:textId="77777777" w:rsidTr="00477F0C">
        <w:trPr>
          <w:trHeight w:val="300"/>
        </w:trPr>
        <w:tc>
          <w:tcPr>
            <w:tcW w:w="709" w:type="dxa"/>
            <w:shd w:val="clear" w:color="auto" w:fill="auto"/>
            <w:noWrap/>
            <w:vAlign w:val="center"/>
            <w:hideMark/>
          </w:tcPr>
          <w:p w14:paraId="598E1FE2" w14:textId="220E12AB"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12</w:t>
            </w:r>
          </w:p>
        </w:tc>
        <w:tc>
          <w:tcPr>
            <w:tcW w:w="464" w:type="dxa"/>
            <w:shd w:val="clear" w:color="auto" w:fill="auto"/>
            <w:noWrap/>
            <w:tcMar>
              <w:left w:w="28" w:type="dxa"/>
              <w:right w:w="28" w:type="dxa"/>
            </w:tcMar>
            <w:vAlign w:val="center"/>
            <w:hideMark/>
          </w:tcPr>
          <w:p w14:paraId="3C69FF83" w14:textId="543B93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497C1955" w14:textId="08B60AD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38E4BC6D" w14:textId="3D0A25A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3A1D86AD" w14:textId="268CC40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19C475F7" w14:textId="3AA1D11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20EE336A" w14:textId="26F817B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0.130</w:t>
            </w:r>
          </w:p>
        </w:tc>
        <w:tc>
          <w:tcPr>
            <w:tcW w:w="465" w:type="dxa"/>
            <w:shd w:val="clear" w:color="auto" w:fill="auto"/>
            <w:noWrap/>
            <w:tcMar>
              <w:left w:w="28" w:type="dxa"/>
              <w:right w:w="28" w:type="dxa"/>
            </w:tcMar>
            <w:vAlign w:val="center"/>
            <w:hideMark/>
          </w:tcPr>
          <w:p w14:paraId="6D372333" w14:textId="1C850A8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0.125</w:t>
            </w:r>
          </w:p>
        </w:tc>
        <w:tc>
          <w:tcPr>
            <w:tcW w:w="464" w:type="dxa"/>
            <w:shd w:val="clear" w:color="auto" w:fill="auto"/>
            <w:noWrap/>
            <w:tcMar>
              <w:left w:w="28" w:type="dxa"/>
              <w:right w:w="28" w:type="dxa"/>
            </w:tcMar>
            <w:vAlign w:val="center"/>
            <w:hideMark/>
          </w:tcPr>
          <w:p w14:paraId="774E567B" w14:textId="5787A00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1358AFBC" w14:textId="1E9A218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4C5A8D4C" w14:textId="4B1238F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48EB79D2" w14:textId="67612F3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0CAD45A2" w14:textId="209BC89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6E55113E" w14:textId="036DB9C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0.093</w:t>
            </w:r>
          </w:p>
        </w:tc>
        <w:tc>
          <w:tcPr>
            <w:tcW w:w="465" w:type="dxa"/>
            <w:shd w:val="clear" w:color="auto" w:fill="auto"/>
            <w:noWrap/>
            <w:tcMar>
              <w:left w:w="28" w:type="dxa"/>
              <w:right w:w="28" w:type="dxa"/>
            </w:tcMar>
            <w:vAlign w:val="center"/>
            <w:hideMark/>
          </w:tcPr>
          <w:p w14:paraId="50837CF8" w14:textId="5447996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5F5E2343" w14:textId="5F74350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397BB421" w14:textId="1C6EB88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c>
          <w:tcPr>
            <w:tcW w:w="465" w:type="dxa"/>
            <w:shd w:val="clear" w:color="auto" w:fill="auto"/>
            <w:noWrap/>
            <w:tcMar>
              <w:left w:w="28" w:type="dxa"/>
              <w:right w:w="28" w:type="dxa"/>
            </w:tcMar>
            <w:vAlign w:val="center"/>
            <w:hideMark/>
          </w:tcPr>
          <w:p w14:paraId="59BA3A51" w14:textId="2DDDF0F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585C1795" w14:textId="3AAFAA5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r>
      <w:tr w:rsidR="00976182" w:rsidRPr="00976182" w14:paraId="31159E95" w14:textId="77777777" w:rsidTr="00477F0C">
        <w:trPr>
          <w:trHeight w:val="300"/>
        </w:trPr>
        <w:tc>
          <w:tcPr>
            <w:tcW w:w="709" w:type="dxa"/>
            <w:shd w:val="clear" w:color="auto" w:fill="auto"/>
            <w:noWrap/>
            <w:vAlign w:val="center"/>
            <w:hideMark/>
          </w:tcPr>
          <w:p w14:paraId="35A5A721" w14:textId="1445D579"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13</w:t>
            </w:r>
          </w:p>
        </w:tc>
        <w:tc>
          <w:tcPr>
            <w:tcW w:w="464" w:type="dxa"/>
            <w:shd w:val="clear" w:color="auto" w:fill="auto"/>
            <w:noWrap/>
            <w:tcMar>
              <w:left w:w="28" w:type="dxa"/>
              <w:right w:w="28" w:type="dxa"/>
            </w:tcMar>
            <w:vAlign w:val="center"/>
            <w:hideMark/>
          </w:tcPr>
          <w:p w14:paraId="2F096E70" w14:textId="6F2F4D7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c>
          <w:tcPr>
            <w:tcW w:w="465" w:type="dxa"/>
            <w:shd w:val="clear" w:color="auto" w:fill="auto"/>
            <w:noWrap/>
            <w:tcMar>
              <w:left w:w="28" w:type="dxa"/>
              <w:right w:w="28" w:type="dxa"/>
            </w:tcMar>
            <w:vAlign w:val="center"/>
            <w:hideMark/>
          </w:tcPr>
          <w:p w14:paraId="17DE832D" w14:textId="152E45F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4E5B0992" w14:textId="5FA0DEA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0.125</w:t>
            </w:r>
          </w:p>
        </w:tc>
        <w:tc>
          <w:tcPr>
            <w:tcW w:w="465" w:type="dxa"/>
            <w:shd w:val="clear" w:color="auto" w:fill="auto"/>
            <w:noWrap/>
            <w:tcMar>
              <w:left w:w="28" w:type="dxa"/>
              <w:right w:w="28" w:type="dxa"/>
            </w:tcMar>
            <w:vAlign w:val="center"/>
            <w:hideMark/>
          </w:tcPr>
          <w:p w14:paraId="158B1709" w14:textId="671E11D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3FF6474" w14:textId="1CDCB56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47BD61C0" w14:textId="3685C43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0.130</w:t>
            </w:r>
          </w:p>
        </w:tc>
        <w:tc>
          <w:tcPr>
            <w:tcW w:w="465" w:type="dxa"/>
            <w:shd w:val="clear" w:color="auto" w:fill="auto"/>
            <w:noWrap/>
            <w:tcMar>
              <w:left w:w="28" w:type="dxa"/>
              <w:right w:w="28" w:type="dxa"/>
            </w:tcMar>
            <w:vAlign w:val="center"/>
            <w:hideMark/>
          </w:tcPr>
          <w:p w14:paraId="475BD1A6" w14:textId="7E67068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2886B169" w14:textId="4618693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5250D665" w14:textId="1F0C75D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023DC4F3" w14:textId="0221549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16B9531B" w14:textId="47E88EA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5EB5E875" w14:textId="097BAE4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03A3C373" w14:textId="36F79AD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3C8DB851" w14:textId="30409A9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23E4D557" w14:textId="59C7A8F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1CD94340" w14:textId="5B3A5A0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shd w:val="clear" w:color="auto" w:fill="auto"/>
            <w:noWrap/>
            <w:tcMar>
              <w:left w:w="28" w:type="dxa"/>
              <w:right w:w="28" w:type="dxa"/>
            </w:tcMar>
            <w:vAlign w:val="center"/>
            <w:hideMark/>
          </w:tcPr>
          <w:p w14:paraId="55F59D27" w14:textId="19E2083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4A9AD621" w14:textId="2F9D240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0.133</w:t>
            </w:r>
          </w:p>
        </w:tc>
      </w:tr>
      <w:tr w:rsidR="00976182" w:rsidRPr="00976182" w14:paraId="432F4B7D" w14:textId="77777777" w:rsidTr="00477F0C">
        <w:trPr>
          <w:trHeight w:val="300"/>
        </w:trPr>
        <w:tc>
          <w:tcPr>
            <w:tcW w:w="709" w:type="dxa"/>
            <w:shd w:val="clear" w:color="auto" w:fill="auto"/>
            <w:noWrap/>
            <w:vAlign w:val="center"/>
            <w:hideMark/>
          </w:tcPr>
          <w:p w14:paraId="257197DE" w14:textId="3EB9E856"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14</w:t>
            </w:r>
          </w:p>
        </w:tc>
        <w:tc>
          <w:tcPr>
            <w:tcW w:w="464" w:type="dxa"/>
            <w:shd w:val="clear" w:color="auto" w:fill="auto"/>
            <w:noWrap/>
            <w:tcMar>
              <w:left w:w="28" w:type="dxa"/>
              <w:right w:w="28" w:type="dxa"/>
            </w:tcMar>
            <w:vAlign w:val="center"/>
            <w:hideMark/>
          </w:tcPr>
          <w:p w14:paraId="11DBDC0B" w14:textId="51C7C54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3A9554E8" w14:textId="22B67C7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0DE729FE" w14:textId="66AB406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842A35A" w14:textId="258D468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2F81A8BC" w14:textId="7CDF738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1C3303A6" w14:textId="034E0A3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0.019</w:t>
            </w:r>
          </w:p>
        </w:tc>
        <w:tc>
          <w:tcPr>
            <w:tcW w:w="465" w:type="dxa"/>
            <w:shd w:val="clear" w:color="auto" w:fill="auto"/>
            <w:noWrap/>
            <w:tcMar>
              <w:left w:w="28" w:type="dxa"/>
              <w:right w:w="28" w:type="dxa"/>
            </w:tcMar>
            <w:vAlign w:val="center"/>
            <w:hideMark/>
          </w:tcPr>
          <w:p w14:paraId="6C1FB87D" w14:textId="0612F99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17F594AA" w14:textId="02C9E80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354FDF9" w14:textId="3592184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shd w:val="clear" w:color="auto" w:fill="auto"/>
            <w:noWrap/>
            <w:tcMar>
              <w:left w:w="28" w:type="dxa"/>
              <w:right w:w="28" w:type="dxa"/>
            </w:tcMar>
            <w:vAlign w:val="center"/>
            <w:hideMark/>
          </w:tcPr>
          <w:p w14:paraId="2EA0067C" w14:textId="2677469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4C259265" w14:textId="540EA20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86E143E" w14:textId="6A1CDA6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shd w:val="clear" w:color="auto" w:fill="auto"/>
            <w:noWrap/>
            <w:tcMar>
              <w:left w:w="28" w:type="dxa"/>
              <w:right w:w="28" w:type="dxa"/>
            </w:tcMar>
            <w:vAlign w:val="center"/>
            <w:hideMark/>
          </w:tcPr>
          <w:p w14:paraId="120B696A" w14:textId="204A3B4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5AD7C7A5" w14:textId="7F3AE6E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2312F15D" w14:textId="541FE50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28C25042" w14:textId="5E64471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18DB4CA" w14:textId="7561BE1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745D87CA" w14:textId="3B1F802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r>
      <w:tr w:rsidR="00976182" w:rsidRPr="00976182" w14:paraId="4A89D52F" w14:textId="77777777" w:rsidTr="00477F0C">
        <w:trPr>
          <w:trHeight w:val="300"/>
        </w:trPr>
        <w:tc>
          <w:tcPr>
            <w:tcW w:w="709" w:type="dxa"/>
            <w:shd w:val="clear" w:color="auto" w:fill="auto"/>
            <w:noWrap/>
            <w:vAlign w:val="center"/>
            <w:hideMark/>
          </w:tcPr>
          <w:p w14:paraId="086FE509" w14:textId="59DD53EF"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15</w:t>
            </w:r>
          </w:p>
        </w:tc>
        <w:tc>
          <w:tcPr>
            <w:tcW w:w="464" w:type="dxa"/>
            <w:shd w:val="clear" w:color="auto" w:fill="auto"/>
            <w:noWrap/>
            <w:tcMar>
              <w:left w:w="28" w:type="dxa"/>
              <w:right w:w="28" w:type="dxa"/>
            </w:tcMar>
            <w:vAlign w:val="center"/>
            <w:hideMark/>
          </w:tcPr>
          <w:p w14:paraId="47B24FF4" w14:textId="62BBCEF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EB21AA2" w14:textId="251DCB5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31B48E45" w14:textId="371135F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5" w:type="dxa"/>
            <w:shd w:val="clear" w:color="auto" w:fill="auto"/>
            <w:noWrap/>
            <w:tcMar>
              <w:left w:w="28" w:type="dxa"/>
              <w:right w:w="28" w:type="dxa"/>
            </w:tcMar>
            <w:vAlign w:val="center"/>
            <w:hideMark/>
          </w:tcPr>
          <w:p w14:paraId="76C2C99A" w14:textId="51618D0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29BCFF4D" w14:textId="1D8B5A6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529AE53E" w14:textId="1DCB84F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0.019</w:t>
            </w:r>
          </w:p>
        </w:tc>
        <w:tc>
          <w:tcPr>
            <w:tcW w:w="465" w:type="dxa"/>
            <w:shd w:val="clear" w:color="auto" w:fill="auto"/>
            <w:noWrap/>
            <w:tcMar>
              <w:left w:w="28" w:type="dxa"/>
              <w:right w:w="28" w:type="dxa"/>
            </w:tcMar>
            <w:vAlign w:val="center"/>
            <w:hideMark/>
          </w:tcPr>
          <w:p w14:paraId="1B59652D" w14:textId="52CED1E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4F8B272B" w14:textId="67F4FD4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286A82D3" w14:textId="4963AF4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shd w:val="clear" w:color="auto" w:fill="auto"/>
            <w:noWrap/>
            <w:tcMar>
              <w:left w:w="28" w:type="dxa"/>
              <w:right w:w="28" w:type="dxa"/>
            </w:tcMar>
            <w:vAlign w:val="center"/>
            <w:hideMark/>
          </w:tcPr>
          <w:p w14:paraId="1929A934" w14:textId="2EF3E90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6E4CED7B" w14:textId="581A729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183F6D5D" w14:textId="7449A3C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4" w:type="dxa"/>
            <w:shd w:val="clear" w:color="auto" w:fill="auto"/>
            <w:noWrap/>
            <w:tcMar>
              <w:left w:w="28" w:type="dxa"/>
              <w:right w:w="28" w:type="dxa"/>
            </w:tcMar>
            <w:vAlign w:val="center"/>
            <w:hideMark/>
          </w:tcPr>
          <w:p w14:paraId="54534EFE" w14:textId="1578093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B0A47AF" w14:textId="6F1027E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46CBD24" w14:textId="1FE0934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4" w:type="dxa"/>
            <w:shd w:val="clear" w:color="auto" w:fill="auto"/>
            <w:noWrap/>
            <w:tcMar>
              <w:left w:w="28" w:type="dxa"/>
              <w:right w:w="28" w:type="dxa"/>
            </w:tcMar>
            <w:vAlign w:val="center"/>
            <w:hideMark/>
          </w:tcPr>
          <w:p w14:paraId="0AA1139B" w14:textId="29CEF70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6079C8CB" w14:textId="18EDC55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3B190962" w14:textId="29B635D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r>
      <w:tr w:rsidR="00976182" w:rsidRPr="00976182" w14:paraId="44DDDD0D" w14:textId="77777777" w:rsidTr="00477F0C">
        <w:trPr>
          <w:trHeight w:val="300"/>
        </w:trPr>
        <w:tc>
          <w:tcPr>
            <w:tcW w:w="709" w:type="dxa"/>
            <w:shd w:val="clear" w:color="auto" w:fill="auto"/>
            <w:noWrap/>
            <w:vAlign w:val="center"/>
            <w:hideMark/>
          </w:tcPr>
          <w:p w14:paraId="24C44B16" w14:textId="26AC97E8"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16</w:t>
            </w:r>
          </w:p>
        </w:tc>
        <w:tc>
          <w:tcPr>
            <w:tcW w:w="464" w:type="dxa"/>
            <w:shd w:val="clear" w:color="auto" w:fill="auto"/>
            <w:noWrap/>
            <w:tcMar>
              <w:left w:w="28" w:type="dxa"/>
              <w:right w:w="28" w:type="dxa"/>
            </w:tcMar>
            <w:vAlign w:val="center"/>
            <w:hideMark/>
          </w:tcPr>
          <w:p w14:paraId="19814AC2" w14:textId="7A3F7C5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101DBE0F" w14:textId="27DB4BA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4" w:type="dxa"/>
            <w:shd w:val="clear" w:color="auto" w:fill="auto"/>
            <w:noWrap/>
            <w:tcMar>
              <w:left w:w="28" w:type="dxa"/>
              <w:right w:w="28" w:type="dxa"/>
            </w:tcMar>
            <w:vAlign w:val="center"/>
            <w:hideMark/>
          </w:tcPr>
          <w:p w14:paraId="60110729" w14:textId="14ABFE3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5" w:type="dxa"/>
            <w:shd w:val="clear" w:color="auto" w:fill="auto"/>
            <w:noWrap/>
            <w:tcMar>
              <w:left w:w="28" w:type="dxa"/>
              <w:right w:w="28" w:type="dxa"/>
            </w:tcMar>
            <w:vAlign w:val="center"/>
            <w:hideMark/>
          </w:tcPr>
          <w:p w14:paraId="084C9534" w14:textId="00E4211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7D048F2E" w14:textId="1FCBAF7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32F5C6C1" w14:textId="195C9DA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shd w:val="clear" w:color="auto" w:fill="auto"/>
            <w:noWrap/>
            <w:tcMar>
              <w:left w:w="28" w:type="dxa"/>
              <w:right w:w="28" w:type="dxa"/>
            </w:tcMar>
            <w:vAlign w:val="center"/>
            <w:hideMark/>
          </w:tcPr>
          <w:p w14:paraId="19D6BB73" w14:textId="2506178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4" w:type="dxa"/>
            <w:shd w:val="clear" w:color="auto" w:fill="auto"/>
            <w:noWrap/>
            <w:tcMar>
              <w:left w:w="28" w:type="dxa"/>
              <w:right w:w="28" w:type="dxa"/>
            </w:tcMar>
            <w:vAlign w:val="center"/>
            <w:hideMark/>
          </w:tcPr>
          <w:p w14:paraId="5DE1DC61" w14:textId="3B78CEA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0.033</w:t>
            </w:r>
          </w:p>
        </w:tc>
        <w:tc>
          <w:tcPr>
            <w:tcW w:w="465" w:type="dxa"/>
            <w:shd w:val="clear" w:color="auto" w:fill="auto"/>
            <w:noWrap/>
            <w:tcMar>
              <w:left w:w="28" w:type="dxa"/>
              <w:right w:w="28" w:type="dxa"/>
            </w:tcMar>
            <w:vAlign w:val="center"/>
            <w:hideMark/>
          </w:tcPr>
          <w:p w14:paraId="3CD05885" w14:textId="7A1B2D9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5" w:type="dxa"/>
            <w:shd w:val="clear" w:color="auto" w:fill="auto"/>
            <w:noWrap/>
            <w:tcMar>
              <w:left w:w="28" w:type="dxa"/>
              <w:right w:w="28" w:type="dxa"/>
            </w:tcMar>
            <w:vAlign w:val="center"/>
            <w:hideMark/>
          </w:tcPr>
          <w:p w14:paraId="1FE0B3A5" w14:textId="48C6636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shd w:val="clear" w:color="auto" w:fill="auto"/>
            <w:noWrap/>
            <w:tcMar>
              <w:left w:w="28" w:type="dxa"/>
              <w:right w:w="28" w:type="dxa"/>
            </w:tcMar>
            <w:vAlign w:val="center"/>
            <w:hideMark/>
          </w:tcPr>
          <w:p w14:paraId="0A5885CE" w14:textId="2798535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0111E08B" w14:textId="270BF98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4" w:type="dxa"/>
            <w:shd w:val="clear" w:color="auto" w:fill="auto"/>
            <w:noWrap/>
            <w:tcMar>
              <w:left w:w="28" w:type="dxa"/>
              <w:right w:w="28" w:type="dxa"/>
            </w:tcMar>
            <w:vAlign w:val="center"/>
            <w:hideMark/>
          </w:tcPr>
          <w:p w14:paraId="25DFEA85" w14:textId="137E3A7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1A34C8BC" w14:textId="0D816B8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7605A029" w14:textId="17C64D4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50DE2E81" w14:textId="55515D9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76AAF8C8" w14:textId="109B692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1816FC68" w14:textId="33CEB34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r>
      <w:tr w:rsidR="00976182" w:rsidRPr="00976182" w14:paraId="16D4BC89" w14:textId="77777777" w:rsidTr="00477F0C">
        <w:trPr>
          <w:trHeight w:val="300"/>
        </w:trPr>
        <w:tc>
          <w:tcPr>
            <w:tcW w:w="709" w:type="dxa"/>
            <w:shd w:val="clear" w:color="auto" w:fill="auto"/>
            <w:noWrap/>
            <w:vAlign w:val="center"/>
            <w:hideMark/>
          </w:tcPr>
          <w:p w14:paraId="0E760934" w14:textId="67B0448A"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17</w:t>
            </w:r>
          </w:p>
        </w:tc>
        <w:tc>
          <w:tcPr>
            <w:tcW w:w="464" w:type="dxa"/>
            <w:shd w:val="clear" w:color="auto" w:fill="auto"/>
            <w:noWrap/>
            <w:tcMar>
              <w:left w:w="28" w:type="dxa"/>
              <w:right w:w="28" w:type="dxa"/>
            </w:tcMar>
            <w:vAlign w:val="center"/>
            <w:hideMark/>
          </w:tcPr>
          <w:p w14:paraId="614BBC52" w14:textId="01A2CA3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31848AFA" w14:textId="66F3D1B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44D475F5" w14:textId="267FCF7C"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5" w:type="dxa"/>
            <w:shd w:val="clear" w:color="auto" w:fill="auto"/>
            <w:noWrap/>
            <w:tcMar>
              <w:left w:w="28" w:type="dxa"/>
              <w:right w:w="28" w:type="dxa"/>
            </w:tcMar>
            <w:vAlign w:val="center"/>
            <w:hideMark/>
          </w:tcPr>
          <w:p w14:paraId="25BE0961" w14:textId="4D318C6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067A8BC2" w14:textId="7015E8A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4" w:type="dxa"/>
            <w:shd w:val="clear" w:color="auto" w:fill="auto"/>
            <w:noWrap/>
            <w:tcMar>
              <w:left w:w="28" w:type="dxa"/>
              <w:right w:w="28" w:type="dxa"/>
            </w:tcMar>
            <w:vAlign w:val="center"/>
            <w:hideMark/>
          </w:tcPr>
          <w:p w14:paraId="265049D3" w14:textId="56BE670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0.019</w:t>
            </w:r>
          </w:p>
        </w:tc>
        <w:tc>
          <w:tcPr>
            <w:tcW w:w="465" w:type="dxa"/>
            <w:shd w:val="clear" w:color="auto" w:fill="auto"/>
            <w:noWrap/>
            <w:tcMar>
              <w:left w:w="28" w:type="dxa"/>
              <w:right w:w="28" w:type="dxa"/>
            </w:tcMar>
            <w:vAlign w:val="center"/>
            <w:hideMark/>
          </w:tcPr>
          <w:p w14:paraId="712CEDE7" w14:textId="7FE9D5D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4" w:type="dxa"/>
            <w:shd w:val="clear" w:color="auto" w:fill="auto"/>
            <w:noWrap/>
            <w:tcMar>
              <w:left w:w="28" w:type="dxa"/>
              <w:right w:w="28" w:type="dxa"/>
            </w:tcMar>
            <w:vAlign w:val="center"/>
            <w:hideMark/>
          </w:tcPr>
          <w:p w14:paraId="63AFB758" w14:textId="64D9705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shd w:val="clear" w:color="auto" w:fill="auto"/>
            <w:noWrap/>
            <w:tcMar>
              <w:left w:w="28" w:type="dxa"/>
              <w:right w:w="28" w:type="dxa"/>
            </w:tcMar>
            <w:vAlign w:val="center"/>
            <w:hideMark/>
          </w:tcPr>
          <w:p w14:paraId="671991B2" w14:textId="741AB38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5AF734A0" w14:textId="232D6594"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shd w:val="clear" w:color="auto" w:fill="auto"/>
            <w:noWrap/>
            <w:tcMar>
              <w:left w:w="28" w:type="dxa"/>
              <w:right w:w="28" w:type="dxa"/>
            </w:tcMar>
            <w:vAlign w:val="center"/>
            <w:hideMark/>
          </w:tcPr>
          <w:p w14:paraId="58AACB98" w14:textId="04B3998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shd w:val="clear" w:color="auto" w:fill="auto"/>
            <w:noWrap/>
            <w:tcMar>
              <w:left w:w="28" w:type="dxa"/>
              <w:right w:w="28" w:type="dxa"/>
            </w:tcMar>
            <w:vAlign w:val="center"/>
            <w:hideMark/>
          </w:tcPr>
          <w:p w14:paraId="2B516E85" w14:textId="653B6A1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shd w:val="clear" w:color="auto" w:fill="auto"/>
            <w:noWrap/>
            <w:tcMar>
              <w:left w:w="28" w:type="dxa"/>
              <w:right w:w="28" w:type="dxa"/>
            </w:tcMar>
            <w:vAlign w:val="center"/>
            <w:hideMark/>
          </w:tcPr>
          <w:p w14:paraId="6E09B829" w14:textId="715EB499"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0.037</w:t>
            </w:r>
          </w:p>
        </w:tc>
        <w:tc>
          <w:tcPr>
            <w:tcW w:w="465" w:type="dxa"/>
            <w:shd w:val="clear" w:color="auto" w:fill="auto"/>
            <w:noWrap/>
            <w:tcMar>
              <w:left w:w="28" w:type="dxa"/>
              <w:right w:w="28" w:type="dxa"/>
            </w:tcMar>
            <w:vAlign w:val="center"/>
            <w:hideMark/>
          </w:tcPr>
          <w:p w14:paraId="05EAE08E" w14:textId="1A2AEAF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0.111</w:t>
            </w:r>
          </w:p>
        </w:tc>
        <w:tc>
          <w:tcPr>
            <w:tcW w:w="465" w:type="dxa"/>
            <w:shd w:val="clear" w:color="auto" w:fill="auto"/>
            <w:noWrap/>
            <w:tcMar>
              <w:left w:w="28" w:type="dxa"/>
              <w:right w:w="28" w:type="dxa"/>
            </w:tcMar>
            <w:vAlign w:val="center"/>
            <w:hideMark/>
          </w:tcPr>
          <w:p w14:paraId="1EB54B2E" w14:textId="59F059B6"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shd w:val="clear" w:color="auto" w:fill="auto"/>
            <w:noWrap/>
            <w:tcMar>
              <w:left w:w="28" w:type="dxa"/>
              <w:right w:w="28" w:type="dxa"/>
            </w:tcMar>
            <w:vAlign w:val="center"/>
            <w:hideMark/>
          </w:tcPr>
          <w:p w14:paraId="2C11E1E7" w14:textId="6244279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shd w:val="clear" w:color="auto" w:fill="auto"/>
            <w:noWrap/>
            <w:tcMar>
              <w:left w:w="28" w:type="dxa"/>
              <w:right w:w="28" w:type="dxa"/>
            </w:tcMar>
            <w:vAlign w:val="center"/>
            <w:hideMark/>
          </w:tcPr>
          <w:p w14:paraId="45142B9E" w14:textId="6C825BE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0.167</w:t>
            </w:r>
          </w:p>
        </w:tc>
        <w:tc>
          <w:tcPr>
            <w:tcW w:w="465" w:type="dxa"/>
            <w:shd w:val="clear" w:color="auto" w:fill="auto"/>
            <w:noWrap/>
            <w:tcMar>
              <w:left w:w="28" w:type="dxa"/>
              <w:right w:w="28" w:type="dxa"/>
            </w:tcMar>
            <w:vAlign w:val="center"/>
            <w:hideMark/>
          </w:tcPr>
          <w:p w14:paraId="31DA17ED" w14:textId="5227944F"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r>
      <w:tr w:rsidR="00976182" w:rsidRPr="00976182" w14:paraId="34703713" w14:textId="77777777" w:rsidTr="00477F0C">
        <w:trPr>
          <w:trHeight w:val="300"/>
        </w:trPr>
        <w:tc>
          <w:tcPr>
            <w:tcW w:w="709" w:type="dxa"/>
            <w:tcBorders>
              <w:bottom w:val="single" w:sz="12" w:space="0" w:color="auto"/>
            </w:tcBorders>
            <w:shd w:val="clear" w:color="auto" w:fill="auto"/>
            <w:noWrap/>
            <w:vAlign w:val="center"/>
            <w:hideMark/>
          </w:tcPr>
          <w:p w14:paraId="7A519AA6" w14:textId="2165D363" w:rsidR="00976182" w:rsidRPr="00A300A1" w:rsidRDefault="00976182" w:rsidP="00A300A1">
            <w:pPr>
              <w:spacing w:line="240" w:lineRule="auto"/>
              <w:jc w:val="center"/>
              <w:rPr>
                <w:rFonts w:cs="Arial"/>
                <w:b/>
                <w:bCs/>
                <w:color w:val="000000"/>
                <w:sz w:val="16"/>
                <w:szCs w:val="16"/>
              </w:rPr>
            </w:pPr>
            <w:r w:rsidRPr="00A300A1">
              <w:rPr>
                <w:rFonts w:cs="Arial"/>
                <w:b/>
                <w:bCs/>
                <w:color w:val="000000"/>
                <w:sz w:val="16"/>
                <w:szCs w:val="16"/>
              </w:rPr>
              <w:t>18</w:t>
            </w:r>
          </w:p>
        </w:tc>
        <w:tc>
          <w:tcPr>
            <w:tcW w:w="464" w:type="dxa"/>
            <w:tcBorders>
              <w:bottom w:val="single" w:sz="12" w:space="0" w:color="auto"/>
            </w:tcBorders>
            <w:shd w:val="clear" w:color="auto" w:fill="auto"/>
            <w:noWrap/>
            <w:tcMar>
              <w:left w:w="28" w:type="dxa"/>
              <w:right w:w="28" w:type="dxa"/>
            </w:tcMar>
            <w:vAlign w:val="center"/>
            <w:hideMark/>
          </w:tcPr>
          <w:p w14:paraId="27A6CC11" w14:textId="33299C22"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0.100</w:t>
            </w:r>
          </w:p>
        </w:tc>
        <w:tc>
          <w:tcPr>
            <w:tcW w:w="465" w:type="dxa"/>
            <w:tcBorders>
              <w:bottom w:val="single" w:sz="12" w:space="0" w:color="auto"/>
            </w:tcBorders>
            <w:shd w:val="clear" w:color="auto" w:fill="auto"/>
            <w:noWrap/>
            <w:tcMar>
              <w:left w:w="28" w:type="dxa"/>
              <w:right w:w="28" w:type="dxa"/>
            </w:tcMar>
            <w:vAlign w:val="center"/>
            <w:hideMark/>
          </w:tcPr>
          <w:p w14:paraId="44EF6218" w14:textId="7A1C754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4" w:type="dxa"/>
            <w:tcBorders>
              <w:bottom w:val="single" w:sz="12" w:space="0" w:color="auto"/>
            </w:tcBorders>
            <w:shd w:val="clear" w:color="auto" w:fill="auto"/>
            <w:noWrap/>
            <w:tcMar>
              <w:left w:w="28" w:type="dxa"/>
              <w:right w:w="28" w:type="dxa"/>
            </w:tcMar>
            <w:vAlign w:val="center"/>
            <w:hideMark/>
          </w:tcPr>
          <w:p w14:paraId="2E931C38" w14:textId="6120205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0.042</w:t>
            </w:r>
          </w:p>
        </w:tc>
        <w:tc>
          <w:tcPr>
            <w:tcW w:w="465" w:type="dxa"/>
            <w:tcBorders>
              <w:bottom w:val="single" w:sz="12" w:space="0" w:color="auto"/>
            </w:tcBorders>
            <w:shd w:val="clear" w:color="auto" w:fill="auto"/>
            <w:noWrap/>
            <w:tcMar>
              <w:left w:w="28" w:type="dxa"/>
              <w:right w:w="28" w:type="dxa"/>
            </w:tcMar>
            <w:vAlign w:val="center"/>
            <w:hideMark/>
          </w:tcPr>
          <w:p w14:paraId="5CAE6097" w14:textId="1AA614A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bottom w:val="single" w:sz="12" w:space="0" w:color="auto"/>
            </w:tcBorders>
            <w:shd w:val="clear" w:color="auto" w:fill="auto"/>
            <w:noWrap/>
            <w:tcMar>
              <w:left w:w="28" w:type="dxa"/>
              <w:right w:w="28" w:type="dxa"/>
            </w:tcMar>
            <w:vAlign w:val="center"/>
            <w:hideMark/>
          </w:tcPr>
          <w:p w14:paraId="28BC6F4D" w14:textId="542423B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4" w:type="dxa"/>
            <w:tcBorders>
              <w:bottom w:val="single" w:sz="12" w:space="0" w:color="auto"/>
            </w:tcBorders>
            <w:shd w:val="clear" w:color="auto" w:fill="auto"/>
            <w:noWrap/>
            <w:tcMar>
              <w:left w:w="28" w:type="dxa"/>
              <w:right w:w="28" w:type="dxa"/>
            </w:tcMar>
            <w:vAlign w:val="center"/>
            <w:hideMark/>
          </w:tcPr>
          <w:p w14:paraId="6006ACC5" w14:textId="53A5AB8B"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tcBorders>
              <w:bottom w:val="single" w:sz="12" w:space="0" w:color="auto"/>
            </w:tcBorders>
            <w:shd w:val="clear" w:color="auto" w:fill="auto"/>
            <w:noWrap/>
            <w:tcMar>
              <w:left w:w="28" w:type="dxa"/>
              <w:right w:w="28" w:type="dxa"/>
            </w:tcMar>
            <w:vAlign w:val="center"/>
            <w:hideMark/>
          </w:tcPr>
          <w:p w14:paraId="7B1EEC90" w14:textId="61F7D931"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tcBorders>
              <w:bottom w:val="single" w:sz="12" w:space="0" w:color="auto"/>
            </w:tcBorders>
            <w:shd w:val="clear" w:color="auto" w:fill="auto"/>
            <w:noWrap/>
            <w:tcMar>
              <w:left w:w="28" w:type="dxa"/>
              <w:right w:w="28" w:type="dxa"/>
            </w:tcMar>
            <w:vAlign w:val="center"/>
            <w:hideMark/>
          </w:tcPr>
          <w:p w14:paraId="6C6638D6" w14:textId="41A00F33"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0.067</w:t>
            </w:r>
          </w:p>
        </w:tc>
        <w:tc>
          <w:tcPr>
            <w:tcW w:w="465" w:type="dxa"/>
            <w:tcBorders>
              <w:bottom w:val="single" w:sz="12" w:space="0" w:color="auto"/>
            </w:tcBorders>
            <w:shd w:val="clear" w:color="auto" w:fill="auto"/>
            <w:noWrap/>
            <w:tcMar>
              <w:left w:w="28" w:type="dxa"/>
              <w:right w:w="28" w:type="dxa"/>
            </w:tcMar>
            <w:vAlign w:val="center"/>
            <w:hideMark/>
          </w:tcPr>
          <w:p w14:paraId="289F5292" w14:textId="1B4FFF9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0.028</w:t>
            </w:r>
          </w:p>
        </w:tc>
        <w:tc>
          <w:tcPr>
            <w:tcW w:w="465" w:type="dxa"/>
            <w:tcBorders>
              <w:bottom w:val="single" w:sz="12" w:space="0" w:color="auto"/>
            </w:tcBorders>
            <w:shd w:val="clear" w:color="auto" w:fill="auto"/>
            <w:noWrap/>
            <w:tcMar>
              <w:left w:w="28" w:type="dxa"/>
              <w:right w:w="28" w:type="dxa"/>
            </w:tcMar>
            <w:vAlign w:val="center"/>
            <w:hideMark/>
          </w:tcPr>
          <w:p w14:paraId="032F6304" w14:textId="304A957A"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0.083</w:t>
            </w:r>
          </w:p>
        </w:tc>
        <w:tc>
          <w:tcPr>
            <w:tcW w:w="464" w:type="dxa"/>
            <w:tcBorders>
              <w:bottom w:val="single" w:sz="12" w:space="0" w:color="auto"/>
            </w:tcBorders>
            <w:shd w:val="clear" w:color="auto" w:fill="auto"/>
            <w:noWrap/>
            <w:tcMar>
              <w:left w:w="28" w:type="dxa"/>
              <w:right w:w="28" w:type="dxa"/>
            </w:tcMar>
            <w:vAlign w:val="center"/>
            <w:hideMark/>
          </w:tcPr>
          <w:p w14:paraId="4BF637DD" w14:textId="4C0CF3C0"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tcBorders>
              <w:bottom w:val="single" w:sz="12" w:space="0" w:color="auto"/>
            </w:tcBorders>
            <w:shd w:val="clear" w:color="auto" w:fill="auto"/>
            <w:noWrap/>
            <w:tcMar>
              <w:left w:w="28" w:type="dxa"/>
              <w:right w:w="28" w:type="dxa"/>
            </w:tcMar>
            <w:vAlign w:val="center"/>
            <w:hideMark/>
          </w:tcPr>
          <w:p w14:paraId="3FCA07F5" w14:textId="06C499D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0.050</w:t>
            </w:r>
          </w:p>
        </w:tc>
        <w:tc>
          <w:tcPr>
            <w:tcW w:w="464" w:type="dxa"/>
            <w:tcBorders>
              <w:bottom w:val="single" w:sz="12" w:space="0" w:color="auto"/>
            </w:tcBorders>
            <w:shd w:val="clear" w:color="auto" w:fill="auto"/>
            <w:noWrap/>
            <w:tcMar>
              <w:left w:w="28" w:type="dxa"/>
              <w:right w:w="28" w:type="dxa"/>
            </w:tcMar>
            <w:vAlign w:val="center"/>
            <w:hideMark/>
          </w:tcPr>
          <w:p w14:paraId="44A01759" w14:textId="6CB49DB7"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0.074</w:t>
            </w:r>
          </w:p>
        </w:tc>
        <w:tc>
          <w:tcPr>
            <w:tcW w:w="465" w:type="dxa"/>
            <w:tcBorders>
              <w:bottom w:val="single" w:sz="12" w:space="0" w:color="auto"/>
            </w:tcBorders>
            <w:shd w:val="clear" w:color="auto" w:fill="auto"/>
            <w:noWrap/>
            <w:tcMar>
              <w:left w:w="28" w:type="dxa"/>
              <w:right w:w="28" w:type="dxa"/>
            </w:tcMar>
            <w:vAlign w:val="center"/>
            <w:hideMark/>
          </w:tcPr>
          <w:p w14:paraId="4CAC86E6" w14:textId="2AB9867D"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0.056</w:t>
            </w:r>
          </w:p>
        </w:tc>
        <w:tc>
          <w:tcPr>
            <w:tcW w:w="465" w:type="dxa"/>
            <w:tcBorders>
              <w:bottom w:val="single" w:sz="12" w:space="0" w:color="auto"/>
            </w:tcBorders>
            <w:shd w:val="clear" w:color="auto" w:fill="auto"/>
            <w:noWrap/>
            <w:tcMar>
              <w:left w:w="28" w:type="dxa"/>
              <w:right w:w="28" w:type="dxa"/>
            </w:tcMar>
            <w:vAlign w:val="center"/>
            <w:hideMark/>
          </w:tcPr>
          <w:p w14:paraId="11C01008" w14:textId="42F90425"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4" w:type="dxa"/>
            <w:tcBorders>
              <w:bottom w:val="single" w:sz="12" w:space="0" w:color="auto"/>
            </w:tcBorders>
            <w:shd w:val="clear" w:color="auto" w:fill="auto"/>
            <w:noWrap/>
            <w:tcMar>
              <w:left w:w="28" w:type="dxa"/>
              <w:right w:w="28" w:type="dxa"/>
            </w:tcMar>
            <w:vAlign w:val="center"/>
            <w:hideMark/>
          </w:tcPr>
          <w:p w14:paraId="1033BAA8" w14:textId="2AB14C78"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bottom w:val="single" w:sz="12" w:space="0" w:color="auto"/>
            </w:tcBorders>
            <w:shd w:val="clear" w:color="auto" w:fill="auto"/>
            <w:noWrap/>
            <w:tcMar>
              <w:left w:w="28" w:type="dxa"/>
              <w:right w:w="28" w:type="dxa"/>
            </w:tcMar>
            <w:vAlign w:val="center"/>
            <w:hideMark/>
          </w:tcPr>
          <w:p w14:paraId="2B8C77E7" w14:textId="26C8F01E" w:rsidR="00976182" w:rsidRPr="003802AF" w:rsidRDefault="00976182" w:rsidP="00A300A1">
            <w:pPr>
              <w:spacing w:line="240" w:lineRule="auto"/>
              <w:jc w:val="right"/>
              <w:rPr>
                <w:rFonts w:cs="Arial"/>
                <w:color w:val="000000"/>
                <w:sz w:val="14"/>
                <w:szCs w:val="14"/>
              </w:rPr>
            </w:pPr>
            <w:r w:rsidRPr="003802AF">
              <w:rPr>
                <w:rFonts w:cs="Arial"/>
                <w:color w:val="000000"/>
                <w:sz w:val="14"/>
                <w:szCs w:val="14"/>
              </w:rPr>
              <w:t>0</w:t>
            </w:r>
          </w:p>
        </w:tc>
        <w:tc>
          <w:tcPr>
            <w:tcW w:w="465" w:type="dxa"/>
            <w:tcBorders>
              <w:bottom w:val="single" w:sz="12" w:space="0" w:color="auto"/>
            </w:tcBorders>
            <w:shd w:val="clear" w:color="auto" w:fill="auto"/>
            <w:noWrap/>
            <w:tcMar>
              <w:left w:w="28" w:type="dxa"/>
              <w:right w:w="28" w:type="dxa"/>
            </w:tcMar>
            <w:vAlign w:val="center"/>
            <w:hideMark/>
          </w:tcPr>
          <w:p w14:paraId="46E0AD96" w14:textId="25778472" w:rsidR="00976182" w:rsidRPr="003802AF" w:rsidRDefault="00976182" w:rsidP="00A300A1">
            <w:pPr>
              <w:keepNext/>
              <w:spacing w:line="240" w:lineRule="auto"/>
              <w:jc w:val="right"/>
              <w:rPr>
                <w:rFonts w:cs="Arial"/>
                <w:color w:val="000000"/>
                <w:sz w:val="14"/>
                <w:szCs w:val="14"/>
              </w:rPr>
            </w:pPr>
            <w:r w:rsidRPr="003802AF">
              <w:rPr>
                <w:rFonts w:cs="Arial"/>
                <w:color w:val="000000"/>
                <w:sz w:val="14"/>
                <w:szCs w:val="14"/>
              </w:rPr>
              <w:t>0.167</w:t>
            </w:r>
          </w:p>
        </w:tc>
      </w:tr>
    </w:tbl>
    <w:p w14:paraId="57E1BB2D" w14:textId="77777777" w:rsidR="009D234A" w:rsidRDefault="009D234A" w:rsidP="006F6C51">
      <w:pPr>
        <w:ind w:firstLine="1134"/>
        <w:rPr>
          <w:rFonts w:cs="Arial"/>
          <w:color w:val="FF0000"/>
          <w:szCs w:val="24"/>
        </w:rPr>
      </w:pPr>
    </w:p>
    <w:p w14:paraId="635CA4C8" w14:textId="0AC46E15" w:rsidR="00CF2D9C" w:rsidRPr="00373E6E" w:rsidRDefault="00CF2D9C" w:rsidP="006F6C51">
      <w:pPr>
        <w:ind w:firstLine="1134"/>
        <w:rPr>
          <w:rFonts w:cs="Arial"/>
          <w:szCs w:val="24"/>
        </w:rPr>
      </w:pPr>
      <w:r w:rsidRPr="00373E6E">
        <w:rPr>
          <w:rFonts w:cs="Arial"/>
          <w:szCs w:val="24"/>
        </w:rPr>
        <w:t xml:space="preserve">Utilizando a equação </w:t>
      </w:r>
      <w:r w:rsidR="00373E6E">
        <w:rPr>
          <w:rFonts w:cs="Arial"/>
          <w:szCs w:val="24"/>
        </w:rPr>
        <w:fldChar w:fldCharType="begin"/>
      </w:r>
      <w:r w:rsidR="00373E6E">
        <w:rPr>
          <w:rFonts w:cs="Arial"/>
          <w:szCs w:val="24"/>
        </w:rPr>
        <w:instrText xml:space="preserve"> REF _Ref509775919 \h </w:instrText>
      </w:r>
      <w:r w:rsidR="00373E6E">
        <w:rPr>
          <w:rFonts w:cs="Arial"/>
          <w:szCs w:val="24"/>
        </w:rPr>
      </w:r>
      <w:r w:rsidR="00373E6E">
        <w:rPr>
          <w:rFonts w:cs="Arial"/>
          <w:szCs w:val="24"/>
        </w:rPr>
        <w:fldChar w:fldCharType="separate"/>
      </w:r>
      <w:r w:rsidR="00D05DD2" w:rsidRPr="0059215D">
        <w:rPr>
          <w:rFonts w:cs="Arial"/>
          <w:szCs w:val="24"/>
        </w:rPr>
        <w:t>(</w:t>
      </w:r>
      <w:r w:rsidR="00D05DD2">
        <w:rPr>
          <w:rFonts w:cs="Arial"/>
          <w:noProof/>
          <w:szCs w:val="24"/>
        </w:rPr>
        <w:t>1</w:t>
      </w:r>
      <w:r w:rsidR="00373E6E">
        <w:rPr>
          <w:rFonts w:cs="Arial"/>
          <w:szCs w:val="24"/>
        </w:rPr>
        <w:fldChar w:fldCharType="end"/>
      </w:r>
      <w:r w:rsidR="00373E6E">
        <w:rPr>
          <w:rFonts w:cs="Arial"/>
          <w:szCs w:val="24"/>
        </w:rPr>
        <w:t>)</w:t>
      </w:r>
      <w:r w:rsidRPr="00373E6E">
        <w:rPr>
          <w:rFonts w:cs="Arial"/>
          <w:szCs w:val="24"/>
        </w:rPr>
        <w:t xml:space="preserve">, </w:t>
      </w:r>
      <w:r w:rsidR="00C47F64">
        <w:rPr>
          <w:rFonts w:cs="Arial"/>
          <w:szCs w:val="24"/>
        </w:rPr>
        <w:t>calcularemos</w:t>
      </w:r>
      <w:r w:rsidRPr="00373E6E">
        <w:rPr>
          <w:rFonts w:cs="Arial"/>
          <w:szCs w:val="24"/>
        </w:rPr>
        <w:t xml:space="preserve"> o número de dimensões do espaço-solução (</w:t>
      </w:r>
      <m:oMath>
        <m:sSub>
          <m:sSubPr>
            <m:ctrlPr>
              <w:rPr>
                <w:rFonts w:ascii="Cambria Math" w:hAnsi="Cambria Math" w:cs="Arial"/>
                <w:i/>
                <w:szCs w:val="24"/>
              </w:rPr>
            </m:ctrlPr>
          </m:sSubPr>
          <m:e>
            <m:r>
              <w:rPr>
                <w:rFonts w:ascii="Cambria Math" w:hAnsi="Cambria Math" w:cs="Arial"/>
                <w:szCs w:val="24"/>
              </w:rPr>
              <m:t>n</m:t>
            </m:r>
          </m:e>
          <m:sub>
            <m:r>
              <w:rPr>
                <w:rFonts w:ascii="Cambria Math" w:hAnsi="Cambria Math" w:cs="Arial"/>
                <w:szCs w:val="24"/>
              </w:rPr>
              <m:t>s</m:t>
            </m:r>
          </m:sub>
        </m:sSub>
      </m:oMath>
      <w:r w:rsidRPr="00373E6E">
        <w:rPr>
          <w:rFonts w:cs="Arial"/>
          <w:szCs w:val="24"/>
        </w:rPr>
        <w:t>)</w:t>
      </w:r>
      <w:r w:rsidR="00C47F64">
        <w:rPr>
          <w:rFonts w:cs="Arial"/>
          <w:szCs w:val="24"/>
        </w:rPr>
        <w:t>. U</w:t>
      </w:r>
      <w:r w:rsidRPr="00373E6E">
        <w:rPr>
          <w:rFonts w:cs="Arial"/>
          <w:szCs w:val="24"/>
        </w:rPr>
        <w:t xml:space="preserve">ma vez que o formulário </w:t>
      </w:r>
      <w:r w:rsidR="00036440">
        <w:rPr>
          <w:rFonts w:cs="Arial"/>
          <w:szCs w:val="24"/>
        </w:rPr>
        <w:t xml:space="preserve">possui </w:t>
      </w:r>
      <w:r w:rsidRPr="00373E6E">
        <w:rPr>
          <w:rFonts w:cs="Arial"/>
          <w:szCs w:val="24"/>
        </w:rPr>
        <w:t>18 itens (</w:t>
      </w:r>
      <m:oMath>
        <m:r>
          <w:rPr>
            <w:rFonts w:ascii="Cambria Math" w:hAnsi="Cambria Math" w:cs="Arial"/>
            <w:szCs w:val="24"/>
          </w:rPr>
          <m:t>m</m:t>
        </m:r>
      </m:oMath>
      <w:r w:rsidRPr="00373E6E">
        <w:rPr>
          <w:rFonts w:cs="Arial"/>
          <w:szCs w:val="24"/>
        </w:rPr>
        <w:t>) e 6 questões (</w:t>
      </w:r>
      <m:oMath>
        <m:r>
          <w:rPr>
            <w:rFonts w:ascii="Cambria Math" w:hAnsi="Cambria Math" w:cs="Arial"/>
            <w:szCs w:val="24"/>
          </w:rPr>
          <m:t>q</m:t>
        </m:r>
      </m:oMath>
      <w:r w:rsidRPr="00373E6E">
        <w:rPr>
          <w:rFonts w:cs="Arial"/>
          <w:szCs w:val="24"/>
        </w:rPr>
        <w:t>)</w:t>
      </w:r>
      <w:r w:rsidR="00C47F64">
        <w:rPr>
          <w:rFonts w:cs="Arial"/>
          <w:szCs w:val="24"/>
        </w:rPr>
        <w:t xml:space="preserve">, </w:t>
      </w:r>
      <w:r w:rsidR="00036440">
        <w:rPr>
          <w:rFonts w:cs="Arial"/>
          <w:szCs w:val="24"/>
        </w:rPr>
        <w:t xml:space="preserve">temos </w:t>
      </w:r>
      <m:oMath>
        <m:sSub>
          <m:sSubPr>
            <m:ctrlPr>
              <w:rPr>
                <w:rFonts w:ascii="Cambria Math" w:hAnsi="Cambria Math" w:cs="Arial"/>
                <w:i/>
                <w:szCs w:val="24"/>
              </w:rPr>
            </m:ctrlPr>
          </m:sSubPr>
          <m:e>
            <m:r>
              <w:rPr>
                <w:rFonts w:ascii="Cambria Math" w:hAnsi="Cambria Math" w:cs="Arial"/>
                <w:szCs w:val="24"/>
              </w:rPr>
              <m:t>n</m:t>
            </m:r>
          </m:e>
          <m:sub>
            <m:r>
              <w:rPr>
                <w:rFonts w:ascii="Cambria Math" w:hAnsi="Cambria Math" w:cs="Arial"/>
                <w:szCs w:val="24"/>
              </w:rPr>
              <m:t>s</m:t>
            </m:r>
          </m:sub>
        </m:sSub>
        <m:r>
          <w:rPr>
            <w:rFonts w:ascii="Cambria Math" w:hAnsi="Cambria Math" w:cs="Arial"/>
            <w:szCs w:val="24"/>
          </w:rPr>
          <m:t>=18-6-1=11</m:t>
        </m:r>
      </m:oMath>
      <w:r w:rsidRPr="00373E6E">
        <w:rPr>
          <w:rFonts w:cs="Arial"/>
          <w:szCs w:val="24"/>
        </w:rPr>
        <w:t>.</w:t>
      </w:r>
    </w:p>
    <w:p w14:paraId="1FCA73F9" w14:textId="656A3E50" w:rsidR="006B5CE6" w:rsidRDefault="006B5CE6" w:rsidP="006F6C51">
      <w:pPr>
        <w:ind w:firstLine="1134"/>
        <w:rPr>
          <w:rFonts w:cs="Arial"/>
          <w:szCs w:val="24"/>
        </w:rPr>
      </w:pPr>
      <w:r>
        <w:rPr>
          <w:rFonts w:cs="Arial"/>
          <w:szCs w:val="24"/>
        </w:rPr>
        <w:t xml:space="preserve">Nosso próximo passo agora é calcular o </w:t>
      </w:r>
      <w:r w:rsidR="00D0456D">
        <w:rPr>
          <w:rFonts w:cs="Arial"/>
          <w:szCs w:val="24"/>
        </w:rPr>
        <w:t>vetor</w:t>
      </w:r>
      <w:r>
        <w:rPr>
          <w:rFonts w:cs="Arial"/>
          <w:szCs w:val="24"/>
        </w:rPr>
        <w:t xml:space="preserve"> de autovalores e a matriz de autovetores </w:t>
      </w:r>
      <w:r w:rsidR="00D131AB">
        <w:rPr>
          <w:rFonts w:cs="Arial"/>
          <w:szCs w:val="24"/>
        </w:rPr>
        <w:t>de</w:t>
      </w:r>
      <w:r>
        <w:rPr>
          <w:rFonts w:cs="Arial"/>
          <w:szCs w:val="24"/>
        </w:rPr>
        <w:t xml:space="preserve"> </w:t>
      </w:r>
      <m:oMath>
        <m:r>
          <w:rPr>
            <w:rFonts w:ascii="Cambria Math" w:hAnsi="Cambria Math" w:cs="Arial"/>
            <w:szCs w:val="24"/>
          </w:rPr>
          <m:t>M</m:t>
        </m:r>
      </m:oMath>
      <w:r>
        <w:rPr>
          <w:rFonts w:cs="Arial"/>
          <w:szCs w:val="24"/>
        </w:rPr>
        <w:t xml:space="preserve">. </w:t>
      </w:r>
      <w:r w:rsidR="00D0456D">
        <w:rPr>
          <w:rFonts w:cs="Arial"/>
          <w:szCs w:val="24"/>
        </w:rPr>
        <w:t xml:space="preserve">A </w:t>
      </w:r>
      <w:r w:rsidR="00F72B39">
        <w:rPr>
          <w:rFonts w:cs="Arial"/>
          <w:szCs w:val="24"/>
        </w:rPr>
        <w:fldChar w:fldCharType="begin"/>
      </w:r>
      <w:r w:rsidR="00F72B39">
        <w:rPr>
          <w:rFonts w:cs="Arial"/>
          <w:szCs w:val="24"/>
        </w:rPr>
        <w:instrText xml:space="preserve"> REF _Ref509776132 \h </w:instrText>
      </w:r>
      <w:r w:rsidR="00F72B39">
        <w:rPr>
          <w:rFonts w:cs="Arial"/>
          <w:szCs w:val="24"/>
        </w:rPr>
      </w:r>
      <w:r w:rsidR="00F72B39">
        <w:rPr>
          <w:rFonts w:cs="Arial"/>
          <w:szCs w:val="24"/>
        </w:rPr>
        <w:fldChar w:fldCharType="separate"/>
      </w:r>
      <w:r w:rsidR="003802AF">
        <w:t>t</w:t>
      </w:r>
      <w:r w:rsidR="00D05DD2">
        <w:t xml:space="preserve">abela </w:t>
      </w:r>
      <w:r w:rsidR="00D05DD2">
        <w:rPr>
          <w:noProof/>
        </w:rPr>
        <w:t>8</w:t>
      </w:r>
      <w:r w:rsidR="00F72B39">
        <w:rPr>
          <w:rFonts w:cs="Arial"/>
          <w:szCs w:val="24"/>
        </w:rPr>
        <w:fldChar w:fldCharType="end"/>
      </w:r>
      <w:r w:rsidR="00F72B39">
        <w:rPr>
          <w:rFonts w:cs="Arial"/>
          <w:szCs w:val="24"/>
        </w:rPr>
        <w:t xml:space="preserve"> </w:t>
      </w:r>
      <w:r w:rsidR="00D0456D">
        <w:rPr>
          <w:rFonts w:cs="Arial"/>
          <w:szCs w:val="24"/>
        </w:rPr>
        <w:t>mostra o</w:t>
      </w:r>
      <w:r w:rsidR="00F72B39">
        <w:rPr>
          <w:rFonts w:cs="Arial"/>
          <w:szCs w:val="24"/>
        </w:rPr>
        <w:t xml:space="preserve">s valores do vetor final de autovalores, enquanto a </w:t>
      </w:r>
      <w:r w:rsidR="00F72B39">
        <w:rPr>
          <w:rFonts w:cs="Arial"/>
          <w:szCs w:val="24"/>
        </w:rPr>
        <w:fldChar w:fldCharType="begin"/>
      </w:r>
      <w:r w:rsidR="00F72B39">
        <w:rPr>
          <w:rFonts w:cs="Arial"/>
          <w:szCs w:val="24"/>
        </w:rPr>
        <w:instrText xml:space="preserve"> REF _Ref509776174 \h </w:instrText>
      </w:r>
      <w:r w:rsidR="00F72B39">
        <w:rPr>
          <w:rFonts w:cs="Arial"/>
          <w:szCs w:val="24"/>
        </w:rPr>
      </w:r>
      <w:r w:rsidR="00F72B39">
        <w:rPr>
          <w:rFonts w:cs="Arial"/>
          <w:szCs w:val="24"/>
        </w:rPr>
        <w:fldChar w:fldCharType="separate"/>
      </w:r>
      <w:r w:rsidR="003802AF">
        <w:t>t</w:t>
      </w:r>
      <w:r w:rsidR="00D05DD2">
        <w:t xml:space="preserve">abela </w:t>
      </w:r>
      <w:r w:rsidR="00D05DD2">
        <w:rPr>
          <w:noProof/>
        </w:rPr>
        <w:t>9</w:t>
      </w:r>
      <w:r w:rsidR="00F72B39">
        <w:rPr>
          <w:rFonts w:cs="Arial"/>
          <w:szCs w:val="24"/>
        </w:rPr>
        <w:fldChar w:fldCharType="end"/>
      </w:r>
      <w:r w:rsidR="00D0456D">
        <w:rPr>
          <w:rFonts w:cs="Arial"/>
          <w:szCs w:val="24"/>
        </w:rPr>
        <w:t xml:space="preserve"> </w:t>
      </w:r>
      <w:r w:rsidR="00B8028C">
        <w:rPr>
          <w:rFonts w:cs="Arial"/>
          <w:szCs w:val="24"/>
        </w:rPr>
        <w:t xml:space="preserve">nos apresenta os valores da matriz final de autovetores </w:t>
      </w:r>
      <m:oMath>
        <m:r>
          <w:rPr>
            <w:rFonts w:ascii="Cambria Math" w:hAnsi="Cambria Math" w:cs="Arial"/>
            <w:szCs w:val="24"/>
          </w:rPr>
          <m:t>Vf</m:t>
        </m:r>
      </m:oMath>
      <w:r>
        <w:rPr>
          <w:rFonts w:cs="Arial"/>
          <w:szCs w:val="24"/>
        </w:rPr>
        <w:t>.</w:t>
      </w:r>
    </w:p>
    <w:p w14:paraId="1F4BF6D4" w14:textId="36D03738" w:rsidR="0073067E" w:rsidRDefault="0073067E" w:rsidP="0073067E">
      <w:pPr>
        <w:pStyle w:val="Legenda"/>
        <w:keepNext/>
      </w:pPr>
      <w:bookmarkStart w:id="130" w:name="_Ref509776132"/>
      <w:bookmarkStart w:id="131" w:name="_Toc509838596"/>
      <w:r>
        <w:t xml:space="preserve">Tabela </w:t>
      </w:r>
      <w:fldSimple w:instr=" SEQ Tabela \* ARABIC ">
        <w:r w:rsidR="00D05DD2">
          <w:rPr>
            <w:noProof/>
          </w:rPr>
          <w:t>8</w:t>
        </w:r>
      </w:fldSimple>
      <w:bookmarkEnd w:id="130"/>
      <w:r>
        <w:t xml:space="preserve"> – </w:t>
      </w:r>
      <w:r w:rsidR="00235748">
        <w:t>Valores aproximados do vetor</w:t>
      </w:r>
      <w:r>
        <w:t xml:space="preserve"> final de autov</w:t>
      </w:r>
      <w:r w:rsidR="00E402B7">
        <w:t xml:space="preserve">alores </w:t>
      </w:r>
      <m:oMath>
        <m:r>
          <w:rPr>
            <w:rFonts w:ascii="Cambria Math" w:hAnsi="Cambria Math"/>
          </w:rPr>
          <m:t>λf</m:t>
        </m:r>
      </m:oMath>
      <w:r w:rsidR="00235748">
        <w:t>,</w:t>
      </w:r>
      <w:r>
        <w:t xml:space="preserve"> </w:t>
      </w:r>
      <w:r w:rsidR="00E402B7">
        <w:t xml:space="preserve">já </w:t>
      </w:r>
      <w:r>
        <w:t>ordenados</w:t>
      </w:r>
      <w:r w:rsidR="00235748">
        <w:t>,</w:t>
      </w:r>
      <w:r>
        <w:t xml:space="preserve"> da</w:t>
      </w:r>
      <w:r w:rsidR="00E402B7">
        <w:t xml:space="preserve"> matriz </w:t>
      </w:r>
      <m:oMath>
        <m:r>
          <w:rPr>
            <w:rFonts w:ascii="Cambria Math" w:hAnsi="Cambria Math"/>
          </w:rPr>
          <m:t>M</m:t>
        </m:r>
      </m:oMath>
      <w:r w:rsidR="00E402B7">
        <w:t>.</w:t>
      </w:r>
      <w:bookmarkEnd w:id="131"/>
    </w:p>
    <w:tbl>
      <w:tblPr>
        <w:tblW w:w="9072" w:type="dxa"/>
        <w:tblCellMar>
          <w:left w:w="70" w:type="dxa"/>
          <w:right w:w="70" w:type="dxa"/>
        </w:tblCellMar>
        <w:tblLook w:val="04A0" w:firstRow="1" w:lastRow="0" w:firstColumn="1" w:lastColumn="0" w:noHBand="0" w:noVBand="1"/>
      </w:tblPr>
      <w:tblGrid>
        <w:gridCol w:w="767"/>
        <w:gridCol w:w="755"/>
        <w:gridCol w:w="755"/>
        <w:gridCol w:w="755"/>
        <w:gridCol w:w="755"/>
        <w:gridCol w:w="755"/>
        <w:gridCol w:w="755"/>
        <w:gridCol w:w="755"/>
        <w:gridCol w:w="755"/>
        <w:gridCol w:w="755"/>
        <w:gridCol w:w="755"/>
        <w:gridCol w:w="755"/>
      </w:tblGrid>
      <w:tr w:rsidR="00235748" w:rsidRPr="00EB4EA3" w14:paraId="01518069" w14:textId="77777777" w:rsidTr="003A53C2">
        <w:trPr>
          <w:trHeight w:val="284"/>
        </w:trPr>
        <w:tc>
          <w:tcPr>
            <w:tcW w:w="9072" w:type="dxa"/>
            <w:gridSpan w:val="12"/>
            <w:tcBorders>
              <w:top w:val="single" w:sz="12" w:space="0" w:color="auto"/>
            </w:tcBorders>
            <w:shd w:val="clear" w:color="auto" w:fill="auto"/>
            <w:noWrap/>
            <w:vAlign w:val="center"/>
            <w:hideMark/>
          </w:tcPr>
          <w:p w14:paraId="269A1CD9" w14:textId="44A418F4" w:rsidR="00235748" w:rsidRPr="00EB4EA3" w:rsidRDefault="00235748" w:rsidP="00F628C1">
            <w:pPr>
              <w:spacing w:line="240" w:lineRule="auto"/>
              <w:jc w:val="center"/>
              <w:rPr>
                <w:rFonts w:cs="Arial"/>
                <w:b/>
                <w:bCs/>
                <w:color w:val="000000"/>
                <w:sz w:val="16"/>
                <w:szCs w:val="16"/>
              </w:rPr>
            </w:pPr>
            <w:r>
              <w:rPr>
                <w:rFonts w:cs="Arial"/>
                <w:b/>
                <w:bCs/>
                <w:color w:val="000000"/>
                <w:sz w:val="16"/>
                <w:szCs w:val="16"/>
              </w:rPr>
              <w:t xml:space="preserve">Vetor Final de Autovalores </w:t>
            </w:r>
            <m:oMath>
              <m:r>
                <m:rPr>
                  <m:sty m:val="bi"/>
                </m:rPr>
                <w:rPr>
                  <w:rFonts w:ascii="Cambria Math" w:hAnsi="Cambria Math" w:cs="Arial"/>
                  <w:color w:val="000000"/>
                  <w:sz w:val="16"/>
                  <w:szCs w:val="16"/>
                </w:rPr>
                <m:t>λf</m:t>
              </m:r>
            </m:oMath>
          </w:p>
        </w:tc>
      </w:tr>
      <w:tr w:rsidR="00EB4EA3" w:rsidRPr="00EB4EA3" w14:paraId="36681047" w14:textId="77777777" w:rsidTr="00472A4F">
        <w:trPr>
          <w:trHeight w:val="284"/>
        </w:trPr>
        <w:tc>
          <w:tcPr>
            <w:tcW w:w="767" w:type="dxa"/>
            <w:tcBorders>
              <w:top w:val="single" w:sz="4" w:space="0" w:color="auto"/>
              <w:bottom w:val="single" w:sz="4" w:space="0" w:color="auto"/>
            </w:tcBorders>
            <w:shd w:val="clear" w:color="auto" w:fill="auto"/>
            <w:noWrap/>
            <w:vAlign w:val="center"/>
            <w:hideMark/>
          </w:tcPr>
          <w:p w14:paraId="2EB7EBE0" w14:textId="3436FB70" w:rsidR="00EB4EA3" w:rsidRPr="00EB4EA3" w:rsidRDefault="0028409F" w:rsidP="00F628C1">
            <w:pPr>
              <w:spacing w:line="240" w:lineRule="auto"/>
              <w:jc w:val="center"/>
              <w:rPr>
                <w:rFonts w:cs="Arial"/>
                <w:b/>
                <w:bCs/>
                <w:color w:val="000000"/>
                <w:sz w:val="16"/>
                <w:szCs w:val="16"/>
              </w:rPr>
            </w:pPr>
            <w:r>
              <w:rPr>
                <w:rFonts w:cs="Arial"/>
                <w:b/>
                <w:bCs/>
                <w:color w:val="000000"/>
                <w:sz w:val="16"/>
                <w:szCs w:val="16"/>
              </w:rPr>
              <w:t>índice</w:t>
            </w:r>
          </w:p>
        </w:tc>
        <w:tc>
          <w:tcPr>
            <w:tcW w:w="755" w:type="dxa"/>
            <w:tcBorders>
              <w:top w:val="single" w:sz="4" w:space="0" w:color="auto"/>
              <w:bottom w:val="single" w:sz="4" w:space="0" w:color="auto"/>
            </w:tcBorders>
            <w:shd w:val="clear" w:color="auto" w:fill="auto"/>
            <w:noWrap/>
            <w:vAlign w:val="center"/>
            <w:hideMark/>
          </w:tcPr>
          <w:p w14:paraId="60E0BEE6"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hideMark/>
          </w:tcPr>
          <w:p w14:paraId="290870AF"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hideMark/>
          </w:tcPr>
          <w:p w14:paraId="43D7B3C1"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3</w:t>
            </w:r>
          </w:p>
        </w:tc>
        <w:tc>
          <w:tcPr>
            <w:tcW w:w="755" w:type="dxa"/>
            <w:tcBorders>
              <w:top w:val="single" w:sz="4" w:space="0" w:color="auto"/>
              <w:bottom w:val="single" w:sz="4" w:space="0" w:color="auto"/>
            </w:tcBorders>
            <w:shd w:val="clear" w:color="auto" w:fill="auto"/>
            <w:noWrap/>
            <w:vAlign w:val="center"/>
            <w:hideMark/>
          </w:tcPr>
          <w:p w14:paraId="4517C635"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4</w:t>
            </w:r>
          </w:p>
        </w:tc>
        <w:tc>
          <w:tcPr>
            <w:tcW w:w="755" w:type="dxa"/>
            <w:tcBorders>
              <w:top w:val="single" w:sz="4" w:space="0" w:color="auto"/>
              <w:bottom w:val="single" w:sz="4" w:space="0" w:color="auto"/>
            </w:tcBorders>
            <w:shd w:val="clear" w:color="auto" w:fill="auto"/>
            <w:noWrap/>
            <w:vAlign w:val="center"/>
            <w:hideMark/>
          </w:tcPr>
          <w:p w14:paraId="3C1BC9F4"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5</w:t>
            </w:r>
          </w:p>
        </w:tc>
        <w:tc>
          <w:tcPr>
            <w:tcW w:w="755" w:type="dxa"/>
            <w:tcBorders>
              <w:top w:val="single" w:sz="4" w:space="0" w:color="auto"/>
              <w:bottom w:val="single" w:sz="4" w:space="0" w:color="auto"/>
            </w:tcBorders>
            <w:shd w:val="clear" w:color="auto" w:fill="auto"/>
            <w:noWrap/>
            <w:vAlign w:val="center"/>
            <w:hideMark/>
          </w:tcPr>
          <w:p w14:paraId="111F624C"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6</w:t>
            </w:r>
          </w:p>
        </w:tc>
        <w:tc>
          <w:tcPr>
            <w:tcW w:w="755" w:type="dxa"/>
            <w:tcBorders>
              <w:top w:val="single" w:sz="4" w:space="0" w:color="auto"/>
              <w:bottom w:val="single" w:sz="4" w:space="0" w:color="auto"/>
            </w:tcBorders>
            <w:shd w:val="clear" w:color="auto" w:fill="auto"/>
            <w:noWrap/>
            <w:vAlign w:val="center"/>
            <w:hideMark/>
          </w:tcPr>
          <w:p w14:paraId="7C0AAA1D"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7</w:t>
            </w:r>
          </w:p>
        </w:tc>
        <w:tc>
          <w:tcPr>
            <w:tcW w:w="755" w:type="dxa"/>
            <w:tcBorders>
              <w:top w:val="single" w:sz="4" w:space="0" w:color="auto"/>
              <w:bottom w:val="single" w:sz="4" w:space="0" w:color="auto"/>
            </w:tcBorders>
            <w:shd w:val="clear" w:color="auto" w:fill="auto"/>
            <w:noWrap/>
            <w:vAlign w:val="center"/>
            <w:hideMark/>
          </w:tcPr>
          <w:p w14:paraId="402D16B1"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8</w:t>
            </w:r>
          </w:p>
        </w:tc>
        <w:tc>
          <w:tcPr>
            <w:tcW w:w="755" w:type="dxa"/>
            <w:tcBorders>
              <w:top w:val="single" w:sz="4" w:space="0" w:color="auto"/>
              <w:bottom w:val="single" w:sz="4" w:space="0" w:color="auto"/>
            </w:tcBorders>
            <w:shd w:val="clear" w:color="auto" w:fill="auto"/>
            <w:noWrap/>
            <w:vAlign w:val="center"/>
            <w:hideMark/>
          </w:tcPr>
          <w:p w14:paraId="1CCC5D65"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9</w:t>
            </w:r>
          </w:p>
        </w:tc>
        <w:tc>
          <w:tcPr>
            <w:tcW w:w="755" w:type="dxa"/>
            <w:tcBorders>
              <w:top w:val="single" w:sz="4" w:space="0" w:color="auto"/>
              <w:bottom w:val="single" w:sz="4" w:space="0" w:color="auto"/>
            </w:tcBorders>
            <w:shd w:val="clear" w:color="auto" w:fill="auto"/>
            <w:noWrap/>
            <w:vAlign w:val="center"/>
            <w:hideMark/>
          </w:tcPr>
          <w:p w14:paraId="67279E0B"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10</w:t>
            </w:r>
          </w:p>
        </w:tc>
        <w:tc>
          <w:tcPr>
            <w:tcW w:w="755" w:type="dxa"/>
            <w:tcBorders>
              <w:top w:val="single" w:sz="4" w:space="0" w:color="auto"/>
              <w:bottom w:val="single" w:sz="4" w:space="0" w:color="auto"/>
            </w:tcBorders>
            <w:shd w:val="clear" w:color="auto" w:fill="auto"/>
            <w:noWrap/>
            <w:vAlign w:val="center"/>
            <w:hideMark/>
          </w:tcPr>
          <w:p w14:paraId="75E6E83B" w14:textId="77777777" w:rsidR="00EB4EA3" w:rsidRPr="00EB4EA3" w:rsidRDefault="00EB4EA3" w:rsidP="00F628C1">
            <w:pPr>
              <w:spacing w:line="240" w:lineRule="auto"/>
              <w:jc w:val="center"/>
              <w:rPr>
                <w:rFonts w:cs="Arial"/>
                <w:b/>
                <w:bCs/>
                <w:color w:val="000000"/>
                <w:sz w:val="16"/>
                <w:szCs w:val="16"/>
              </w:rPr>
            </w:pPr>
            <w:r w:rsidRPr="00EB4EA3">
              <w:rPr>
                <w:rFonts w:cs="Arial"/>
                <w:b/>
                <w:bCs/>
                <w:color w:val="000000"/>
                <w:sz w:val="16"/>
                <w:szCs w:val="16"/>
              </w:rPr>
              <w:t>11</w:t>
            </w:r>
          </w:p>
        </w:tc>
      </w:tr>
      <w:tr w:rsidR="00951F32" w:rsidRPr="00EB4EA3" w14:paraId="54B665C0" w14:textId="77777777" w:rsidTr="00AA44A0">
        <w:trPr>
          <w:trHeight w:val="284"/>
        </w:trPr>
        <w:tc>
          <w:tcPr>
            <w:tcW w:w="767" w:type="dxa"/>
            <w:tcBorders>
              <w:top w:val="single" w:sz="4" w:space="0" w:color="auto"/>
              <w:bottom w:val="single" w:sz="12" w:space="0" w:color="auto"/>
            </w:tcBorders>
            <w:shd w:val="clear" w:color="auto" w:fill="auto"/>
            <w:noWrap/>
            <w:vAlign w:val="center"/>
            <w:hideMark/>
          </w:tcPr>
          <w:p w14:paraId="51453C8C" w14:textId="2232EA2E" w:rsidR="00EB4EA3" w:rsidRPr="00EB4EA3" w:rsidRDefault="0028409F" w:rsidP="00F628C1">
            <w:pPr>
              <w:spacing w:line="240" w:lineRule="auto"/>
              <w:jc w:val="center"/>
              <w:rPr>
                <w:rFonts w:cs="Arial"/>
                <w:b/>
                <w:bCs/>
                <w:color w:val="000000"/>
                <w:sz w:val="16"/>
                <w:szCs w:val="16"/>
              </w:rPr>
            </w:pPr>
            <w:r>
              <w:rPr>
                <w:rFonts w:cs="Arial"/>
                <w:b/>
                <w:bCs/>
                <w:color w:val="000000"/>
                <w:sz w:val="16"/>
                <w:szCs w:val="16"/>
              </w:rPr>
              <w:t>valor</w:t>
            </w:r>
          </w:p>
        </w:tc>
        <w:tc>
          <w:tcPr>
            <w:tcW w:w="755" w:type="dxa"/>
            <w:tcBorders>
              <w:top w:val="single" w:sz="4" w:space="0" w:color="auto"/>
              <w:bottom w:val="single" w:sz="12" w:space="0" w:color="auto"/>
            </w:tcBorders>
            <w:shd w:val="clear" w:color="auto" w:fill="auto"/>
            <w:noWrap/>
            <w:vAlign w:val="center"/>
            <w:hideMark/>
          </w:tcPr>
          <w:p w14:paraId="6830AF02"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0,54412</w:t>
            </w:r>
          </w:p>
        </w:tc>
        <w:tc>
          <w:tcPr>
            <w:tcW w:w="755" w:type="dxa"/>
            <w:tcBorders>
              <w:top w:val="single" w:sz="4" w:space="0" w:color="auto"/>
              <w:bottom w:val="single" w:sz="12" w:space="0" w:color="auto"/>
            </w:tcBorders>
            <w:shd w:val="clear" w:color="auto" w:fill="auto"/>
            <w:noWrap/>
            <w:vAlign w:val="center"/>
            <w:hideMark/>
          </w:tcPr>
          <w:p w14:paraId="2EB6CC00"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0,37472</w:t>
            </w:r>
          </w:p>
        </w:tc>
        <w:tc>
          <w:tcPr>
            <w:tcW w:w="755" w:type="dxa"/>
            <w:tcBorders>
              <w:top w:val="single" w:sz="4" w:space="0" w:color="auto"/>
              <w:bottom w:val="single" w:sz="12" w:space="0" w:color="auto"/>
            </w:tcBorders>
            <w:shd w:val="clear" w:color="auto" w:fill="auto"/>
            <w:noWrap/>
            <w:vAlign w:val="center"/>
            <w:hideMark/>
          </w:tcPr>
          <w:p w14:paraId="35BCE189"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0,34548</w:t>
            </w:r>
          </w:p>
        </w:tc>
        <w:tc>
          <w:tcPr>
            <w:tcW w:w="755" w:type="dxa"/>
            <w:tcBorders>
              <w:top w:val="single" w:sz="4" w:space="0" w:color="auto"/>
              <w:bottom w:val="single" w:sz="12" w:space="0" w:color="auto"/>
            </w:tcBorders>
            <w:shd w:val="clear" w:color="auto" w:fill="auto"/>
            <w:noWrap/>
            <w:vAlign w:val="center"/>
            <w:hideMark/>
          </w:tcPr>
          <w:p w14:paraId="2A250DD4"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0,30697</w:t>
            </w:r>
          </w:p>
        </w:tc>
        <w:tc>
          <w:tcPr>
            <w:tcW w:w="755" w:type="dxa"/>
            <w:tcBorders>
              <w:top w:val="single" w:sz="4" w:space="0" w:color="auto"/>
              <w:bottom w:val="single" w:sz="12" w:space="0" w:color="auto"/>
            </w:tcBorders>
            <w:shd w:val="clear" w:color="auto" w:fill="auto"/>
            <w:noWrap/>
            <w:vAlign w:val="center"/>
            <w:hideMark/>
          </w:tcPr>
          <w:p w14:paraId="6A90354F"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0,13069</w:t>
            </w:r>
          </w:p>
        </w:tc>
        <w:tc>
          <w:tcPr>
            <w:tcW w:w="755" w:type="dxa"/>
            <w:tcBorders>
              <w:top w:val="single" w:sz="4" w:space="0" w:color="auto"/>
              <w:bottom w:val="single" w:sz="12" w:space="0" w:color="auto"/>
            </w:tcBorders>
            <w:shd w:val="clear" w:color="auto" w:fill="auto"/>
            <w:noWrap/>
            <w:vAlign w:val="center"/>
            <w:hideMark/>
          </w:tcPr>
          <w:p w14:paraId="395A19DA"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0,12022</w:t>
            </w:r>
          </w:p>
        </w:tc>
        <w:tc>
          <w:tcPr>
            <w:tcW w:w="755" w:type="dxa"/>
            <w:tcBorders>
              <w:top w:val="single" w:sz="4" w:space="0" w:color="auto"/>
              <w:bottom w:val="single" w:sz="12" w:space="0" w:color="auto"/>
            </w:tcBorders>
            <w:shd w:val="clear" w:color="auto" w:fill="auto"/>
            <w:noWrap/>
            <w:vAlign w:val="center"/>
            <w:hideMark/>
          </w:tcPr>
          <w:p w14:paraId="509E873A"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0,07503</w:t>
            </w:r>
          </w:p>
        </w:tc>
        <w:tc>
          <w:tcPr>
            <w:tcW w:w="755" w:type="dxa"/>
            <w:tcBorders>
              <w:top w:val="single" w:sz="4" w:space="0" w:color="auto"/>
              <w:bottom w:val="single" w:sz="12" w:space="0" w:color="auto"/>
            </w:tcBorders>
            <w:shd w:val="clear" w:color="auto" w:fill="auto"/>
            <w:noWrap/>
            <w:vAlign w:val="center"/>
            <w:hideMark/>
          </w:tcPr>
          <w:p w14:paraId="6CB69D66"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0,04732</w:t>
            </w:r>
          </w:p>
        </w:tc>
        <w:tc>
          <w:tcPr>
            <w:tcW w:w="755" w:type="dxa"/>
            <w:tcBorders>
              <w:top w:val="single" w:sz="4" w:space="0" w:color="auto"/>
              <w:bottom w:val="single" w:sz="12" w:space="0" w:color="auto"/>
            </w:tcBorders>
            <w:shd w:val="clear" w:color="auto" w:fill="auto"/>
            <w:noWrap/>
            <w:vAlign w:val="center"/>
            <w:hideMark/>
          </w:tcPr>
          <w:p w14:paraId="34C15063"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0,03156</w:t>
            </w:r>
          </w:p>
        </w:tc>
        <w:tc>
          <w:tcPr>
            <w:tcW w:w="755" w:type="dxa"/>
            <w:tcBorders>
              <w:top w:val="single" w:sz="4" w:space="0" w:color="auto"/>
              <w:bottom w:val="single" w:sz="12" w:space="0" w:color="auto"/>
            </w:tcBorders>
            <w:shd w:val="clear" w:color="auto" w:fill="auto"/>
            <w:noWrap/>
            <w:vAlign w:val="center"/>
            <w:hideMark/>
          </w:tcPr>
          <w:p w14:paraId="7735A307"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0,01730</w:t>
            </w:r>
          </w:p>
        </w:tc>
        <w:tc>
          <w:tcPr>
            <w:tcW w:w="755" w:type="dxa"/>
            <w:tcBorders>
              <w:top w:val="single" w:sz="4" w:space="0" w:color="auto"/>
              <w:bottom w:val="single" w:sz="12" w:space="0" w:color="auto"/>
            </w:tcBorders>
            <w:shd w:val="clear" w:color="auto" w:fill="auto"/>
            <w:noWrap/>
            <w:vAlign w:val="center"/>
            <w:hideMark/>
          </w:tcPr>
          <w:p w14:paraId="5FBC452B" w14:textId="77777777" w:rsidR="00EB4EA3" w:rsidRPr="00EB4EA3" w:rsidRDefault="00EB4EA3" w:rsidP="008566DE">
            <w:pPr>
              <w:spacing w:line="240" w:lineRule="auto"/>
              <w:jc w:val="right"/>
              <w:rPr>
                <w:rFonts w:cs="Arial"/>
                <w:color w:val="000000"/>
                <w:sz w:val="16"/>
                <w:szCs w:val="16"/>
              </w:rPr>
            </w:pPr>
            <w:r w:rsidRPr="00EB4EA3">
              <w:rPr>
                <w:rFonts w:cs="Arial"/>
                <w:color w:val="000000"/>
                <w:sz w:val="16"/>
                <w:szCs w:val="16"/>
              </w:rPr>
              <w:t>0,00659</w:t>
            </w:r>
          </w:p>
        </w:tc>
      </w:tr>
    </w:tbl>
    <w:p w14:paraId="2999920C" w14:textId="6D52DB26" w:rsidR="002C773F" w:rsidRDefault="002C773F" w:rsidP="006F6C51">
      <w:pPr>
        <w:ind w:firstLine="1134"/>
        <w:rPr>
          <w:rFonts w:cs="Arial"/>
          <w:szCs w:val="24"/>
        </w:rPr>
      </w:pPr>
    </w:p>
    <w:p w14:paraId="6B52D753" w14:textId="108235B0" w:rsidR="00875740" w:rsidRDefault="00875740" w:rsidP="00875740">
      <w:pPr>
        <w:pStyle w:val="Legenda"/>
        <w:keepNext/>
      </w:pPr>
      <w:bookmarkStart w:id="132" w:name="_Ref509776174"/>
      <w:bookmarkStart w:id="133" w:name="_Toc509838597"/>
      <w:r>
        <w:lastRenderedPageBreak/>
        <w:t xml:space="preserve">Tabela </w:t>
      </w:r>
      <w:fldSimple w:instr=" SEQ Tabela \* ARABIC ">
        <w:r w:rsidR="00D05DD2">
          <w:rPr>
            <w:noProof/>
          </w:rPr>
          <w:t>9</w:t>
        </w:r>
      </w:fldSimple>
      <w:bookmarkEnd w:id="132"/>
      <w:r>
        <w:t xml:space="preserve"> – </w:t>
      </w:r>
      <w:r w:rsidR="00472A4F">
        <w:t xml:space="preserve">Valores aproximados da matriz final </w:t>
      </w:r>
      <w:r>
        <w:t>de autov</w:t>
      </w:r>
      <w:r w:rsidR="008566DE">
        <w:t>etores</w:t>
      </w:r>
      <w:r>
        <w:t xml:space="preserve"> </w:t>
      </w:r>
      <m:oMath>
        <m:r>
          <w:rPr>
            <w:rFonts w:ascii="Cambria Math" w:hAnsi="Cambria Math"/>
          </w:rPr>
          <m:t>Vf</m:t>
        </m:r>
      </m:oMath>
      <w:r w:rsidR="00472A4F">
        <w:t>,</w:t>
      </w:r>
      <w:r>
        <w:t xml:space="preserve"> já ordenados</w:t>
      </w:r>
      <w:r w:rsidR="00472A4F">
        <w:t>,</w:t>
      </w:r>
      <w:r>
        <w:t xml:space="preserve"> da matriz </w:t>
      </w:r>
      <m:oMath>
        <m:r>
          <w:rPr>
            <w:rFonts w:ascii="Cambria Math" w:hAnsi="Cambria Math"/>
          </w:rPr>
          <m:t>M</m:t>
        </m:r>
      </m:oMath>
      <w:r>
        <w:t>.</w:t>
      </w:r>
      <w:bookmarkEnd w:id="133"/>
    </w:p>
    <w:tbl>
      <w:tblPr>
        <w:tblW w:w="9072" w:type="dxa"/>
        <w:tblCellMar>
          <w:left w:w="70" w:type="dxa"/>
          <w:right w:w="70" w:type="dxa"/>
        </w:tblCellMar>
        <w:tblLook w:val="04A0" w:firstRow="1" w:lastRow="0" w:firstColumn="1" w:lastColumn="0" w:noHBand="0" w:noVBand="1"/>
      </w:tblPr>
      <w:tblGrid>
        <w:gridCol w:w="767"/>
        <w:gridCol w:w="755"/>
        <w:gridCol w:w="755"/>
        <w:gridCol w:w="755"/>
        <w:gridCol w:w="755"/>
        <w:gridCol w:w="755"/>
        <w:gridCol w:w="755"/>
        <w:gridCol w:w="755"/>
        <w:gridCol w:w="755"/>
        <w:gridCol w:w="755"/>
        <w:gridCol w:w="755"/>
        <w:gridCol w:w="755"/>
      </w:tblGrid>
      <w:tr w:rsidR="00146EA2" w:rsidRPr="00EB4EA3" w14:paraId="501B9C95" w14:textId="77777777" w:rsidTr="003A53C2">
        <w:trPr>
          <w:trHeight w:val="284"/>
        </w:trPr>
        <w:tc>
          <w:tcPr>
            <w:tcW w:w="9072" w:type="dxa"/>
            <w:gridSpan w:val="12"/>
            <w:tcBorders>
              <w:top w:val="single" w:sz="12" w:space="0" w:color="auto"/>
            </w:tcBorders>
            <w:shd w:val="clear" w:color="auto" w:fill="auto"/>
            <w:noWrap/>
            <w:vAlign w:val="center"/>
            <w:hideMark/>
          </w:tcPr>
          <w:p w14:paraId="2388BF32" w14:textId="355CEEF3" w:rsidR="00146EA2" w:rsidRPr="00EB4EA3" w:rsidRDefault="00146EA2" w:rsidP="003A53C2">
            <w:pPr>
              <w:spacing w:line="240" w:lineRule="auto"/>
              <w:jc w:val="center"/>
              <w:rPr>
                <w:rFonts w:cs="Arial"/>
                <w:b/>
                <w:bCs/>
                <w:color w:val="000000"/>
                <w:sz w:val="16"/>
                <w:szCs w:val="16"/>
              </w:rPr>
            </w:pPr>
            <w:r>
              <w:rPr>
                <w:rFonts w:cs="Arial"/>
                <w:b/>
                <w:bCs/>
                <w:color w:val="000000"/>
                <w:sz w:val="16"/>
                <w:szCs w:val="16"/>
              </w:rPr>
              <w:t xml:space="preserve">Matriz Final de Autovetores </w:t>
            </w:r>
            <m:oMath>
              <m:r>
                <m:rPr>
                  <m:sty m:val="bi"/>
                </m:rPr>
                <w:rPr>
                  <w:rFonts w:ascii="Cambria Math" w:hAnsi="Cambria Math" w:cs="Arial"/>
                  <w:color w:val="000000"/>
                  <w:sz w:val="16"/>
                  <w:szCs w:val="16"/>
                </w:rPr>
                <m:t>Vf</m:t>
              </m:r>
            </m:oMath>
          </w:p>
        </w:tc>
      </w:tr>
      <w:tr w:rsidR="00890BF2" w:rsidRPr="00EB4EA3" w14:paraId="5DDDA636" w14:textId="77777777" w:rsidTr="003A53C2">
        <w:trPr>
          <w:trHeight w:val="284"/>
        </w:trPr>
        <w:tc>
          <w:tcPr>
            <w:tcW w:w="767" w:type="dxa"/>
            <w:vMerge w:val="restart"/>
            <w:tcBorders>
              <w:top w:val="single" w:sz="4" w:space="0" w:color="auto"/>
            </w:tcBorders>
            <w:shd w:val="clear" w:color="auto" w:fill="auto"/>
            <w:noWrap/>
            <w:vAlign w:val="center"/>
            <w:hideMark/>
          </w:tcPr>
          <w:p w14:paraId="3689EDCE" w14:textId="1F7CD05A" w:rsidR="00890BF2" w:rsidRPr="00EB4EA3" w:rsidRDefault="00890BF2" w:rsidP="003A53C2">
            <w:pPr>
              <w:spacing w:line="240" w:lineRule="auto"/>
              <w:jc w:val="center"/>
              <w:rPr>
                <w:rFonts w:cs="Arial"/>
                <w:b/>
                <w:bCs/>
                <w:color w:val="000000"/>
                <w:sz w:val="16"/>
                <w:szCs w:val="16"/>
              </w:rPr>
            </w:pPr>
            <w:r>
              <w:rPr>
                <w:rFonts w:cs="Arial"/>
                <w:b/>
                <w:bCs/>
                <w:color w:val="000000"/>
                <w:sz w:val="16"/>
                <w:szCs w:val="16"/>
              </w:rPr>
              <w:t>Índice</w:t>
            </w:r>
          </w:p>
          <w:p w14:paraId="4375C8CF" w14:textId="77777777" w:rsidR="00890BF2" w:rsidRDefault="00890BF2" w:rsidP="00095A2E">
            <w:pPr>
              <w:spacing w:line="240" w:lineRule="auto"/>
              <w:jc w:val="center"/>
              <w:rPr>
                <w:rFonts w:cs="Arial"/>
                <w:b/>
                <w:bCs/>
                <w:color w:val="000000"/>
                <w:sz w:val="16"/>
                <w:szCs w:val="16"/>
              </w:rPr>
            </w:pPr>
            <w:r>
              <w:rPr>
                <w:rFonts w:cs="Arial"/>
                <w:b/>
                <w:bCs/>
                <w:color w:val="000000"/>
                <w:sz w:val="16"/>
                <w:szCs w:val="16"/>
              </w:rPr>
              <w:t xml:space="preserve">das </w:t>
            </w:r>
          </w:p>
          <w:p w14:paraId="4E52DB8A" w14:textId="61278067" w:rsidR="00890BF2" w:rsidRPr="00EB4EA3" w:rsidRDefault="00890BF2" w:rsidP="00095A2E">
            <w:pPr>
              <w:spacing w:line="240" w:lineRule="auto"/>
              <w:jc w:val="center"/>
              <w:rPr>
                <w:rFonts w:cs="Arial"/>
                <w:b/>
                <w:bCs/>
                <w:color w:val="000000"/>
                <w:sz w:val="16"/>
                <w:szCs w:val="16"/>
              </w:rPr>
            </w:pPr>
            <w:r>
              <w:rPr>
                <w:rFonts w:cs="Arial"/>
                <w:b/>
                <w:bCs/>
                <w:color w:val="000000"/>
                <w:sz w:val="16"/>
                <w:szCs w:val="16"/>
              </w:rPr>
              <w:t>linhas</w:t>
            </w:r>
          </w:p>
        </w:tc>
        <w:tc>
          <w:tcPr>
            <w:tcW w:w="8305" w:type="dxa"/>
            <w:gridSpan w:val="11"/>
            <w:tcBorders>
              <w:top w:val="single" w:sz="4" w:space="0" w:color="auto"/>
              <w:bottom w:val="single" w:sz="4" w:space="0" w:color="auto"/>
            </w:tcBorders>
            <w:shd w:val="clear" w:color="auto" w:fill="auto"/>
            <w:noWrap/>
            <w:vAlign w:val="center"/>
            <w:hideMark/>
          </w:tcPr>
          <w:p w14:paraId="0F056AC4" w14:textId="28717705" w:rsidR="00890BF2" w:rsidRPr="00EB4EA3" w:rsidRDefault="00890BF2" w:rsidP="003A53C2">
            <w:pPr>
              <w:spacing w:line="240" w:lineRule="auto"/>
              <w:jc w:val="center"/>
              <w:rPr>
                <w:rFonts w:cs="Arial"/>
                <w:b/>
                <w:bCs/>
                <w:color w:val="000000"/>
                <w:sz w:val="16"/>
                <w:szCs w:val="16"/>
              </w:rPr>
            </w:pPr>
            <w:r>
              <w:rPr>
                <w:rFonts w:cs="Arial"/>
                <w:b/>
                <w:bCs/>
                <w:color w:val="000000"/>
                <w:sz w:val="16"/>
                <w:szCs w:val="16"/>
              </w:rPr>
              <w:t>Índice das colunas</w:t>
            </w:r>
          </w:p>
        </w:tc>
      </w:tr>
      <w:tr w:rsidR="00890BF2" w:rsidRPr="00EB4EA3" w14:paraId="35695691" w14:textId="77777777" w:rsidTr="008A51E8">
        <w:trPr>
          <w:trHeight w:val="284"/>
        </w:trPr>
        <w:tc>
          <w:tcPr>
            <w:tcW w:w="767" w:type="dxa"/>
            <w:vMerge/>
            <w:tcBorders>
              <w:bottom w:val="single" w:sz="4" w:space="0" w:color="auto"/>
            </w:tcBorders>
            <w:shd w:val="clear" w:color="auto" w:fill="auto"/>
            <w:noWrap/>
            <w:vAlign w:val="center"/>
          </w:tcPr>
          <w:p w14:paraId="57A06656" w14:textId="26FEEC12" w:rsidR="00890BF2" w:rsidRDefault="00890BF2" w:rsidP="00095A2E">
            <w:pPr>
              <w:spacing w:line="240" w:lineRule="auto"/>
              <w:jc w:val="center"/>
              <w:rPr>
                <w:rFonts w:cs="Arial"/>
                <w:b/>
                <w:bCs/>
                <w:color w:val="000000"/>
                <w:sz w:val="16"/>
                <w:szCs w:val="16"/>
              </w:rPr>
            </w:pPr>
          </w:p>
        </w:tc>
        <w:tc>
          <w:tcPr>
            <w:tcW w:w="755" w:type="dxa"/>
            <w:tcBorders>
              <w:top w:val="single" w:sz="4" w:space="0" w:color="auto"/>
              <w:bottom w:val="single" w:sz="4" w:space="0" w:color="auto"/>
            </w:tcBorders>
            <w:shd w:val="clear" w:color="auto" w:fill="auto"/>
            <w:noWrap/>
            <w:vAlign w:val="center"/>
          </w:tcPr>
          <w:p w14:paraId="3F82E6F4" w14:textId="333B034B"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tcPr>
          <w:p w14:paraId="1BE30632" w14:textId="79FA149B"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tcPr>
          <w:p w14:paraId="6F7160B0" w14:textId="09F57FA3"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3</w:t>
            </w:r>
          </w:p>
        </w:tc>
        <w:tc>
          <w:tcPr>
            <w:tcW w:w="755" w:type="dxa"/>
            <w:tcBorders>
              <w:top w:val="single" w:sz="4" w:space="0" w:color="auto"/>
              <w:bottom w:val="single" w:sz="4" w:space="0" w:color="auto"/>
            </w:tcBorders>
            <w:shd w:val="clear" w:color="auto" w:fill="auto"/>
            <w:noWrap/>
            <w:vAlign w:val="center"/>
          </w:tcPr>
          <w:p w14:paraId="6B972670" w14:textId="2A2E5779"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4</w:t>
            </w:r>
          </w:p>
        </w:tc>
        <w:tc>
          <w:tcPr>
            <w:tcW w:w="755" w:type="dxa"/>
            <w:tcBorders>
              <w:top w:val="single" w:sz="4" w:space="0" w:color="auto"/>
              <w:bottom w:val="single" w:sz="4" w:space="0" w:color="auto"/>
            </w:tcBorders>
            <w:shd w:val="clear" w:color="auto" w:fill="auto"/>
            <w:noWrap/>
            <w:vAlign w:val="center"/>
          </w:tcPr>
          <w:p w14:paraId="20AA831C" w14:textId="4EDE8CD4"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5</w:t>
            </w:r>
          </w:p>
        </w:tc>
        <w:tc>
          <w:tcPr>
            <w:tcW w:w="755" w:type="dxa"/>
            <w:tcBorders>
              <w:top w:val="single" w:sz="4" w:space="0" w:color="auto"/>
              <w:bottom w:val="single" w:sz="4" w:space="0" w:color="auto"/>
            </w:tcBorders>
            <w:shd w:val="clear" w:color="auto" w:fill="auto"/>
            <w:noWrap/>
            <w:vAlign w:val="center"/>
          </w:tcPr>
          <w:p w14:paraId="48749CB7" w14:textId="4ACD92FB"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6</w:t>
            </w:r>
          </w:p>
        </w:tc>
        <w:tc>
          <w:tcPr>
            <w:tcW w:w="755" w:type="dxa"/>
            <w:tcBorders>
              <w:top w:val="single" w:sz="4" w:space="0" w:color="auto"/>
              <w:bottom w:val="single" w:sz="4" w:space="0" w:color="auto"/>
            </w:tcBorders>
            <w:shd w:val="clear" w:color="auto" w:fill="auto"/>
            <w:noWrap/>
            <w:vAlign w:val="center"/>
          </w:tcPr>
          <w:p w14:paraId="3CAD06A0" w14:textId="4B8C8B96"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7</w:t>
            </w:r>
          </w:p>
        </w:tc>
        <w:tc>
          <w:tcPr>
            <w:tcW w:w="755" w:type="dxa"/>
            <w:tcBorders>
              <w:top w:val="single" w:sz="4" w:space="0" w:color="auto"/>
              <w:bottom w:val="single" w:sz="4" w:space="0" w:color="auto"/>
            </w:tcBorders>
            <w:shd w:val="clear" w:color="auto" w:fill="auto"/>
            <w:noWrap/>
            <w:vAlign w:val="center"/>
          </w:tcPr>
          <w:p w14:paraId="54E4026A" w14:textId="69D3E29D"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8</w:t>
            </w:r>
          </w:p>
        </w:tc>
        <w:tc>
          <w:tcPr>
            <w:tcW w:w="755" w:type="dxa"/>
            <w:tcBorders>
              <w:top w:val="single" w:sz="4" w:space="0" w:color="auto"/>
              <w:bottom w:val="single" w:sz="4" w:space="0" w:color="auto"/>
            </w:tcBorders>
            <w:shd w:val="clear" w:color="auto" w:fill="auto"/>
            <w:noWrap/>
            <w:vAlign w:val="center"/>
          </w:tcPr>
          <w:p w14:paraId="4A3D71A0" w14:textId="00A99B2C"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9</w:t>
            </w:r>
          </w:p>
        </w:tc>
        <w:tc>
          <w:tcPr>
            <w:tcW w:w="755" w:type="dxa"/>
            <w:tcBorders>
              <w:top w:val="single" w:sz="4" w:space="0" w:color="auto"/>
              <w:bottom w:val="single" w:sz="4" w:space="0" w:color="auto"/>
            </w:tcBorders>
            <w:shd w:val="clear" w:color="auto" w:fill="auto"/>
            <w:noWrap/>
            <w:vAlign w:val="center"/>
          </w:tcPr>
          <w:p w14:paraId="323CEE27" w14:textId="05B29D50"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10</w:t>
            </w:r>
          </w:p>
        </w:tc>
        <w:tc>
          <w:tcPr>
            <w:tcW w:w="755" w:type="dxa"/>
            <w:tcBorders>
              <w:top w:val="single" w:sz="4" w:space="0" w:color="auto"/>
              <w:bottom w:val="single" w:sz="4" w:space="0" w:color="auto"/>
            </w:tcBorders>
            <w:shd w:val="clear" w:color="auto" w:fill="auto"/>
            <w:noWrap/>
            <w:vAlign w:val="center"/>
          </w:tcPr>
          <w:p w14:paraId="66891EA4" w14:textId="3049ADA1" w:rsidR="00890BF2" w:rsidRPr="00EB4EA3" w:rsidRDefault="00890BF2" w:rsidP="00095A2E">
            <w:pPr>
              <w:spacing w:line="240" w:lineRule="auto"/>
              <w:jc w:val="center"/>
              <w:rPr>
                <w:rFonts w:cs="Arial"/>
                <w:b/>
                <w:bCs/>
                <w:color w:val="000000"/>
                <w:sz w:val="16"/>
                <w:szCs w:val="16"/>
              </w:rPr>
            </w:pPr>
            <w:r w:rsidRPr="00EB4EA3">
              <w:rPr>
                <w:rFonts w:cs="Arial"/>
                <w:b/>
                <w:bCs/>
                <w:color w:val="000000"/>
                <w:sz w:val="16"/>
                <w:szCs w:val="16"/>
              </w:rPr>
              <w:t>11</w:t>
            </w:r>
          </w:p>
        </w:tc>
      </w:tr>
      <w:tr w:rsidR="004B4974" w:rsidRPr="00EB4EA3" w14:paraId="3A19747F" w14:textId="77777777" w:rsidTr="00CC32E0">
        <w:trPr>
          <w:trHeight w:val="284"/>
        </w:trPr>
        <w:tc>
          <w:tcPr>
            <w:tcW w:w="767" w:type="dxa"/>
            <w:tcBorders>
              <w:top w:val="single" w:sz="4" w:space="0" w:color="auto"/>
            </w:tcBorders>
            <w:shd w:val="clear" w:color="auto" w:fill="auto"/>
            <w:noWrap/>
            <w:vAlign w:val="center"/>
            <w:hideMark/>
          </w:tcPr>
          <w:p w14:paraId="1B3E4AA0" w14:textId="68F21F5D" w:rsidR="004B4974" w:rsidRPr="00EB4EA3" w:rsidRDefault="004B4974" w:rsidP="004B4974">
            <w:pPr>
              <w:spacing w:line="240" w:lineRule="auto"/>
              <w:jc w:val="center"/>
              <w:rPr>
                <w:rFonts w:cs="Arial"/>
                <w:b/>
                <w:bCs/>
                <w:color w:val="000000"/>
                <w:sz w:val="16"/>
                <w:szCs w:val="16"/>
              </w:rPr>
            </w:pPr>
            <w:r>
              <w:rPr>
                <w:rFonts w:cs="Arial"/>
                <w:b/>
                <w:bCs/>
                <w:color w:val="000000"/>
                <w:sz w:val="16"/>
                <w:szCs w:val="16"/>
              </w:rPr>
              <w:t>1</w:t>
            </w:r>
          </w:p>
        </w:tc>
        <w:tc>
          <w:tcPr>
            <w:tcW w:w="755" w:type="dxa"/>
            <w:tcBorders>
              <w:top w:val="single" w:sz="4" w:space="0" w:color="auto"/>
            </w:tcBorders>
            <w:shd w:val="clear" w:color="auto" w:fill="auto"/>
            <w:noWrap/>
            <w:vAlign w:val="center"/>
            <w:hideMark/>
          </w:tcPr>
          <w:p w14:paraId="3FC189E8" w14:textId="5C5ED62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0,2098</w:t>
            </w:r>
          </w:p>
        </w:tc>
        <w:tc>
          <w:tcPr>
            <w:tcW w:w="755" w:type="dxa"/>
            <w:tcBorders>
              <w:top w:val="single" w:sz="4" w:space="0" w:color="auto"/>
            </w:tcBorders>
            <w:shd w:val="clear" w:color="auto" w:fill="auto"/>
            <w:noWrap/>
            <w:vAlign w:val="center"/>
            <w:hideMark/>
          </w:tcPr>
          <w:p w14:paraId="7ED46271" w14:textId="7263419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0,2738</w:t>
            </w:r>
          </w:p>
        </w:tc>
        <w:tc>
          <w:tcPr>
            <w:tcW w:w="755" w:type="dxa"/>
            <w:tcBorders>
              <w:top w:val="single" w:sz="4" w:space="0" w:color="auto"/>
            </w:tcBorders>
            <w:shd w:val="clear" w:color="auto" w:fill="auto"/>
            <w:noWrap/>
            <w:vAlign w:val="center"/>
            <w:hideMark/>
          </w:tcPr>
          <w:p w14:paraId="34D18F19" w14:textId="40DB142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-0,2398</w:t>
            </w:r>
          </w:p>
        </w:tc>
        <w:tc>
          <w:tcPr>
            <w:tcW w:w="755" w:type="dxa"/>
            <w:tcBorders>
              <w:top w:val="single" w:sz="4" w:space="0" w:color="auto"/>
            </w:tcBorders>
            <w:shd w:val="clear" w:color="auto" w:fill="auto"/>
            <w:noWrap/>
            <w:vAlign w:val="center"/>
            <w:hideMark/>
          </w:tcPr>
          <w:p w14:paraId="666B8A45" w14:textId="5470C72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-0,0431</w:t>
            </w:r>
          </w:p>
        </w:tc>
        <w:tc>
          <w:tcPr>
            <w:tcW w:w="755" w:type="dxa"/>
            <w:tcBorders>
              <w:top w:val="single" w:sz="4" w:space="0" w:color="auto"/>
            </w:tcBorders>
            <w:shd w:val="clear" w:color="auto" w:fill="auto"/>
            <w:noWrap/>
            <w:vAlign w:val="center"/>
            <w:hideMark/>
          </w:tcPr>
          <w:p w14:paraId="46A47140" w14:textId="5D9C0F4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-0,0283</w:t>
            </w:r>
          </w:p>
        </w:tc>
        <w:tc>
          <w:tcPr>
            <w:tcW w:w="755" w:type="dxa"/>
            <w:tcBorders>
              <w:top w:val="single" w:sz="4" w:space="0" w:color="auto"/>
            </w:tcBorders>
            <w:shd w:val="clear" w:color="auto" w:fill="auto"/>
            <w:noWrap/>
            <w:vAlign w:val="center"/>
            <w:hideMark/>
          </w:tcPr>
          <w:p w14:paraId="2D998B94" w14:textId="40A3683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-0,2015</w:t>
            </w:r>
          </w:p>
        </w:tc>
        <w:tc>
          <w:tcPr>
            <w:tcW w:w="755" w:type="dxa"/>
            <w:tcBorders>
              <w:top w:val="single" w:sz="4" w:space="0" w:color="auto"/>
            </w:tcBorders>
            <w:shd w:val="clear" w:color="auto" w:fill="auto"/>
            <w:noWrap/>
            <w:vAlign w:val="center"/>
            <w:hideMark/>
          </w:tcPr>
          <w:p w14:paraId="768C72BF" w14:textId="7A691DE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-0,1744</w:t>
            </w:r>
          </w:p>
        </w:tc>
        <w:tc>
          <w:tcPr>
            <w:tcW w:w="755" w:type="dxa"/>
            <w:tcBorders>
              <w:top w:val="single" w:sz="4" w:space="0" w:color="auto"/>
            </w:tcBorders>
            <w:shd w:val="clear" w:color="auto" w:fill="auto"/>
            <w:noWrap/>
            <w:vAlign w:val="center"/>
            <w:hideMark/>
          </w:tcPr>
          <w:p w14:paraId="051AFC41" w14:textId="562D011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0,1867</w:t>
            </w:r>
          </w:p>
        </w:tc>
        <w:tc>
          <w:tcPr>
            <w:tcW w:w="755" w:type="dxa"/>
            <w:tcBorders>
              <w:top w:val="single" w:sz="4" w:space="0" w:color="auto"/>
            </w:tcBorders>
            <w:shd w:val="clear" w:color="auto" w:fill="auto"/>
            <w:noWrap/>
            <w:vAlign w:val="center"/>
            <w:hideMark/>
          </w:tcPr>
          <w:p w14:paraId="774C0E9F" w14:textId="08EE4F8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-0,3386</w:t>
            </w:r>
          </w:p>
        </w:tc>
        <w:tc>
          <w:tcPr>
            <w:tcW w:w="755" w:type="dxa"/>
            <w:tcBorders>
              <w:top w:val="single" w:sz="4" w:space="0" w:color="auto"/>
            </w:tcBorders>
            <w:shd w:val="clear" w:color="auto" w:fill="auto"/>
            <w:noWrap/>
            <w:vAlign w:val="center"/>
            <w:hideMark/>
          </w:tcPr>
          <w:p w14:paraId="3BD9CEC4" w14:textId="1CB79AA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0,0992</w:t>
            </w:r>
          </w:p>
        </w:tc>
        <w:tc>
          <w:tcPr>
            <w:tcW w:w="755" w:type="dxa"/>
            <w:tcBorders>
              <w:top w:val="single" w:sz="4" w:space="0" w:color="auto"/>
            </w:tcBorders>
            <w:shd w:val="clear" w:color="auto" w:fill="auto"/>
            <w:noWrap/>
            <w:vAlign w:val="center"/>
            <w:hideMark/>
          </w:tcPr>
          <w:p w14:paraId="2DDE0959" w14:textId="736FC4D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-0,1255</w:t>
            </w:r>
          </w:p>
        </w:tc>
      </w:tr>
      <w:tr w:rsidR="004B4974" w:rsidRPr="00EB4EA3" w14:paraId="7217EC36" w14:textId="77777777" w:rsidTr="00CC32E0">
        <w:trPr>
          <w:trHeight w:val="284"/>
        </w:trPr>
        <w:tc>
          <w:tcPr>
            <w:tcW w:w="767" w:type="dxa"/>
            <w:shd w:val="clear" w:color="auto" w:fill="auto"/>
            <w:noWrap/>
            <w:vAlign w:val="center"/>
          </w:tcPr>
          <w:p w14:paraId="0CE81C2A" w14:textId="6192A58C" w:rsidR="004B4974" w:rsidRDefault="004B4974" w:rsidP="004B4974">
            <w:pPr>
              <w:spacing w:line="240" w:lineRule="auto"/>
              <w:jc w:val="center"/>
              <w:rPr>
                <w:rFonts w:cs="Arial"/>
                <w:b/>
                <w:bCs/>
                <w:color w:val="000000"/>
                <w:sz w:val="16"/>
                <w:szCs w:val="16"/>
              </w:rPr>
            </w:pPr>
            <w:r>
              <w:rPr>
                <w:rFonts w:cs="Arial"/>
                <w:b/>
                <w:bCs/>
                <w:color w:val="000000"/>
                <w:sz w:val="16"/>
                <w:szCs w:val="16"/>
              </w:rPr>
              <w:t>2</w:t>
            </w:r>
          </w:p>
        </w:tc>
        <w:tc>
          <w:tcPr>
            <w:tcW w:w="755" w:type="dxa"/>
            <w:shd w:val="clear" w:color="auto" w:fill="auto"/>
            <w:noWrap/>
            <w:vAlign w:val="center"/>
          </w:tcPr>
          <w:p w14:paraId="3F8D35AC" w14:textId="21DF0D6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-0,3437</w:t>
            </w:r>
          </w:p>
        </w:tc>
        <w:tc>
          <w:tcPr>
            <w:tcW w:w="755" w:type="dxa"/>
            <w:shd w:val="clear" w:color="auto" w:fill="auto"/>
            <w:noWrap/>
            <w:vAlign w:val="center"/>
          </w:tcPr>
          <w:p w14:paraId="2750ED17" w14:textId="0510E83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-0,0627</w:t>
            </w:r>
          </w:p>
        </w:tc>
        <w:tc>
          <w:tcPr>
            <w:tcW w:w="755" w:type="dxa"/>
            <w:shd w:val="clear" w:color="auto" w:fill="auto"/>
            <w:noWrap/>
            <w:vAlign w:val="center"/>
          </w:tcPr>
          <w:p w14:paraId="66A44A85" w14:textId="74A9D66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-0,0066</w:t>
            </w:r>
          </w:p>
        </w:tc>
        <w:tc>
          <w:tcPr>
            <w:tcW w:w="755" w:type="dxa"/>
            <w:shd w:val="clear" w:color="auto" w:fill="auto"/>
            <w:noWrap/>
            <w:vAlign w:val="center"/>
          </w:tcPr>
          <w:p w14:paraId="47CBAEE0" w14:textId="3294203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0,0615</w:t>
            </w:r>
          </w:p>
        </w:tc>
        <w:tc>
          <w:tcPr>
            <w:tcW w:w="755" w:type="dxa"/>
            <w:shd w:val="clear" w:color="auto" w:fill="auto"/>
            <w:noWrap/>
            <w:vAlign w:val="center"/>
          </w:tcPr>
          <w:p w14:paraId="6C00AA0E" w14:textId="77A59BC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-0,0684</w:t>
            </w:r>
          </w:p>
        </w:tc>
        <w:tc>
          <w:tcPr>
            <w:tcW w:w="755" w:type="dxa"/>
            <w:shd w:val="clear" w:color="auto" w:fill="auto"/>
            <w:noWrap/>
            <w:vAlign w:val="center"/>
          </w:tcPr>
          <w:p w14:paraId="7088BD64" w14:textId="2754FB8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-0,0441</w:t>
            </w:r>
          </w:p>
        </w:tc>
        <w:tc>
          <w:tcPr>
            <w:tcW w:w="755" w:type="dxa"/>
            <w:shd w:val="clear" w:color="auto" w:fill="auto"/>
            <w:noWrap/>
            <w:vAlign w:val="center"/>
          </w:tcPr>
          <w:p w14:paraId="48D68B28" w14:textId="0243322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0,0028</w:t>
            </w:r>
          </w:p>
        </w:tc>
        <w:tc>
          <w:tcPr>
            <w:tcW w:w="755" w:type="dxa"/>
            <w:shd w:val="clear" w:color="auto" w:fill="auto"/>
            <w:noWrap/>
            <w:vAlign w:val="center"/>
          </w:tcPr>
          <w:p w14:paraId="69A551AC" w14:textId="66E7EB8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0,0821</w:t>
            </w:r>
          </w:p>
        </w:tc>
        <w:tc>
          <w:tcPr>
            <w:tcW w:w="755" w:type="dxa"/>
            <w:shd w:val="clear" w:color="auto" w:fill="auto"/>
            <w:noWrap/>
            <w:vAlign w:val="center"/>
          </w:tcPr>
          <w:p w14:paraId="063B3304" w14:textId="6A430FA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0,1423</w:t>
            </w:r>
          </w:p>
        </w:tc>
        <w:tc>
          <w:tcPr>
            <w:tcW w:w="755" w:type="dxa"/>
            <w:shd w:val="clear" w:color="auto" w:fill="auto"/>
            <w:noWrap/>
            <w:vAlign w:val="center"/>
          </w:tcPr>
          <w:p w14:paraId="2820D9C6" w14:textId="29BB7AD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-0,2028</w:t>
            </w:r>
          </w:p>
        </w:tc>
        <w:tc>
          <w:tcPr>
            <w:tcW w:w="755" w:type="dxa"/>
            <w:shd w:val="clear" w:color="auto" w:fill="auto"/>
            <w:noWrap/>
            <w:vAlign w:val="center"/>
          </w:tcPr>
          <w:p w14:paraId="0F4F590C" w14:textId="186369E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-0,0024</w:t>
            </w:r>
          </w:p>
        </w:tc>
      </w:tr>
      <w:tr w:rsidR="004B4974" w:rsidRPr="00EB4EA3" w14:paraId="38ADDF84" w14:textId="77777777" w:rsidTr="00CC32E0">
        <w:trPr>
          <w:trHeight w:val="284"/>
        </w:trPr>
        <w:tc>
          <w:tcPr>
            <w:tcW w:w="767" w:type="dxa"/>
            <w:shd w:val="clear" w:color="auto" w:fill="auto"/>
            <w:noWrap/>
            <w:vAlign w:val="center"/>
          </w:tcPr>
          <w:p w14:paraId="4B69CBFA" w14:textId="51E5E3F6" w:rsidR="004B4974" w:rsidRDefault="004B4974" w:rsidP="004B4974">
            <w:pPr>
              <w:spacing w:line="240" w:lineRule="auto"/>
              <w:jc w:val="center"/>
              <w:rPr>
                <w:rFonts w:cs="Arial"/>
                <w:b/>
                <w:bCs/>
                <w:color w:val="000000"/>
                <w:sz w:val="16"/>
                <w:szCs w:val="16"/>
              </w:rPr>
            </w:pPr>
            <w:r>
              <w:rPr>
                <w:rFonts w:cs="Arial"/>
                <w:b/>
                <w:bCs/>
                <w:color w:val="000000"/>
                <w:sz w:val="16"/>
                <w:szCs w:val="16"/>
              </w:rPr>
              <w:t>3</w:t>
            </w:r>
          </w:p>
        </w:tc>
        <w:tc>
          <w:tcPr>
            <w:tcW w:w="755" w:type="dxa"/>
            <w:shd w:val="clear" w:color="auto" w:fill="auto"/>
            <w:noWrap/>
            <w:vAlign w:val="center"/>
          </w:tcPr>
          <w:p w14:paraId="34C3083E" w14:textId="38E2DC2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0,2532</w:t>
            </w:r>
          </w:p>
        </w:tc>
        <w:tc>
          <w:tcPr>
            <w:tcW w:w="755" w:type="dxa"/>
            <w:shd w:val="clear" w:color="auto" w:fill="auto"/>
            <w:noWrap/>
            <w:vAlign w:val="center"/>
          </w:tcPr>
          <w:p w14:paraId="392004DF" w14:textId="722462B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-0,2482</w:t>
            </w:r>
          </w:p>
        </w:tc>
        <w:tc>
          <w:tcPr>
            <w:tcW w:w="755" w:type="dxa"/>
            <w:shd w:val="clear" w:color="auto" w:fill="auto"/>
            <w:noWrap/>
            <w:vAlign w:val="center"/>
          </w:tcPr>
          <w:p w14:paraId="1C67AA64" w14:textId="78ECCAB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0,3096</w:t>
            </w:r>
          </w:p>
        </w:tc>
        <w:tc>
          <w:tcPr>
            <w:tcW w:w="755" w:type="dxa"/>
            <w:shd w:val="clear" w:color="auto" w:fill="auto"/>
            <w:noWrap/>
            <w:vAlign w:val="center"/>
          </w:tcPr>
          <w:p w14:paraId="50008DD4" w14:textId="2F28E70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-0,0383</w:t>
            </w:r>
          </w:p>
        </w:tc>
        <w:tc>
          <w:tcPr>
            <w:tcW w:w="755" w:type="dxa"/>
            <w:shd w:val="clear" w:color="auto" w:fill="auto"/>
            <w:noWrap/>
            <w:vAlign w:val="center"/>
          </w:tcPr>
          <w:p w14:paraId="404DCD24" w14:textId="4F32F13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0,1379</w:t>
            </w:r>
          </w:p>
        </w:tc>
        <w:tc>
          <w:tcPr>
            <w:tcW w:w="755" w:type="dxa"/>
            <w:shd w:val="clear" w:color="auto" w:fill="auto"/>
            <w:noWrap/>
            <w:vAlign w:val="center"/>
          </w:tcPr>
          <w:p w14:paraId="03C3B0BA" w14:textId="705BF13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0,3181</w:t>
            </w:r>
          </w:p>
        </w:tc>
        <w:tc>
          <w:tcPr>
            <w:tcW w:w="755" w:type="dxa"/>
            <w:shd w:val="clear" w:color="auto" w:fill="auto"/>
            <w:noWrap/>
            <w:vAlign w:val="center"/>
          </w:tcPr>
          <w:p w14:paraId="055F9076" w14:textId="1241B3F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0,2138</w:t>
            </w:r>
          </w:p>
        </w:tc>
        <w:tc>
          <w:tcPr>
            <w:tcW w:w="755" w:type="dxa"/>
            <w:shd w:val="clear" w:color="auto" w:fill="auto"/>
            <w:noWrap/>
            <w:vAlign w:val="center"/>
          </w:tcPr>
          <w:p w14:paraId="3E35BDE2" w14:textId="7DA183E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-0,3564</w:t>
            </w:r>
          </w:p>
        </w:tc>
        <w:tc>
          <w:tcPr>
            <w:tcW w:w="755" w:type="dxa"/>
            <w:shd w:val="clear" w:color="auto" w:fill="auto"/>
            <w:noWrap/>
            <w:vAlign w:val="center"/>
          </w:tcPr>
          <w:p w14:paraId="2EC257BA" w14:textId="384E6D8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0,2098</w:t>
            </w:r>
          </w:p>
        </w:tc>
        <w:tc>
          <w:tcPr>
            <w:tcW w:w="755" w:type="dxa"/>
            <w:shd w:val="clear" w:color="auto" w:fill="auto"/>
            <w:noWrap/>
            <w:vAlign w:val="center"/>
          </w:tcPr>
          <w:p w14:paraId="70AC3F21" w14:textId="33CD368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0,1802</w:t>
            </w:r>
          </w:p>
        </w:tc>
        <w:tc>
          <w:tcPr>
            <w:tcW w:w="755" w:type="dxa"/>
            <w:shd w:val="clear" w:color="auto" w:fill="auto"/>
            <w:noWrap/>
            <w:vAlign w:val="center"/>
          </w:tcPr>
          <w:p w14:paraId="1AFEB68C" w14:textId="62B29CE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0,1604</w:t>
            </w:r>
          </w:p>
        </w:tc>
      </w:tr>
      <w:tr w:rsidR="004B4974" w:rsidRPr="00EB4EA3" w14:paraId="70E5E933" w14:textId="77777777" w:rsidTr="00CC32E0">
        <w:trPr>
          <w:trHeight w:val="284"/>
        </w:trPr>
        <w:tc>
          <w:tcPr>
            <w:tcW w:w="767" w:type="dxa"/>
            <w:shd w:val="clear" w:color="auto" w:fill="auto"/>
            <w:noWrap/>
            <w:vAlign w:val="center"/>
          </w:tcPr>
          <w:p w14:paraId="622A55AB" w14:textId="7B672570" w:rsidR="004B4974" w:rsidRDefault="004B4974" w:rsidP="004B4974">
            <w:pPr>
              <w:spacing w:line="240" w:lineRule="auto"/>
              <w:jc w:val="center"/>
              <w:rPr>
                <w:rFonts w:cs="Arial"/>
                <w:b/>
                <w:bCs/>
                <w:color w:val="000000"/>
                <w:sz w:val="16"/>
                <w:szCs w:val="16"/>
              </w:rPr>
            </w:pPr>
            <w:r>
              <w:rPr>
                <w:rFonts w:cs="Arial"/>
                <w:b/>
                <w:bCs/>
                <w:color w:val="000000"/>
                <w:sz w:val="16"/>
                <w:szCs w:val="16"/>
              </w:rPr>
              <w:t>4</w:t>
            </w:r>
          </w:p>
        </w:tc>
        <w:tc>
          <w:tcPr>
            <w:tcW w:w="755" w:type="dxa"/>
            <w:shd w:val="clear" w:color="auto" w:fill="auto"/>
            <w:noWrap/>
            <w:vAlign w:val="center"/>
          </w:tcPr>
          <w:p w14:paraId="0D255CB0" w14:textId="793965E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-0,3039</w:t>
            </w:r>
          </w:p>
        </w:tc>
        <w:tc>
          <w:tcPr>
            <w:tcW w:w="755" w:type="dxa"/>
            <w:shd w:val="clear" w:color="auto" w:fill="auto"/>
            <w:noWrap/>
            <w:vAlign w:val="center"/>
          </w:tcPr>
          <w:p w14:paraId="6D617E10" w14:textId="2A06A2D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-0,3610</w:t>
            </w:r>
          </w:p>
        </w:tc>
        <w:tc>
          <w:tcPr>
            <w:tcW w:w="755" w:type="dxa"/>
            <w:shd w:val="clear" w:color="auto" w:fill="auto"/>
            <w:noWrap/>
            <w:vAlign w:val="center"/>
          </w:tcPr>
          <w:p w14:paraId="502E1982" w14:textId="5BA2B34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-0,3709</w:t>
            </w:r>
          </w:p>
        </w:tc>
        <w:tc>
          <w:tcPr>
            <w:tcW w:w="755" w:type="dxa"/>
            <w:shd w:val="clear" w:color="auto" w:fill="auto"/>
            <w:noWrap/>
            <w:vAlign w:val="center"/>
          </w:tcPr>
          <w:p w14:paraId="13956712" w14:textId="0BC39C9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-0,0035</w:t>
            </w:r>
          </w:p>
        </w:tc>
        <w:tc>
          <w:tcPr>
            <w:tcW w:w="755" w:type="dxa"/>
            <w:shd w:val="clear" w:color="auto" w:fill="auto"/>
            <w:noWrap/>
            <w:vAlign w:val="center"/>
          </w:tcPr>
          <w:p w14:paraId="659FE505" w14:textId="6A5ABD0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-0,0782</w:t>
            </w:r>
          </w:p>
        </w:tc>
        <w:tc>
          <w:tcPr>
            <w:tcW w:w="755" w:type="dxa"/>
            <w:shd w:val="clear" w:color="auto" w:fill="auto"/>
            <w:noWrap/>
            <w:vAlign w:val="center"/>
          </w:tcPr>
          <w:p w14:paraId="4221D598" w14:textId="361342B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0,1928</w:t>
            </w:r>
          </w:p>
        </w:tc>
        <w:tc>
          <w:tcPr>
            <w:tcW w:w="755" w:type="dxa"/>
            <w:shd w:val="clear" w:color="auto" w:fill="auto"/>
            <w:noWrap/>
            <w:vAlign w:val="center"/>
          </w:tcPr>
          <w:p w14:paraId="270C0DD3" w14:textId="1BF21EC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0,3303</w:t>
            </w:r>
          </w:p>
        </w:tc>
        <w:tc>
          <w:tcPr>
            <w:tcW w:w="755" w:type="dxa"/>
            <w:shd w:val="clear" w:color="auto" w:fill="auto"/>
            <w:noWrap/>
            <w:vAlign w:val="center"/>
          </w:tcPr>
          <w:p w14:paraId="147B16D2" w14:textId="32944F2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0,3582</w:t>
            </w:r>
          </w:p>
        </w:tc>
        <w:tc>
          <w:tcPr>
            <w:tcW w:w="755" w:type="dxa"/>
            <w:shd w:val="clear" w:color="auto" w:fill="auto"/>
            <w:noWrap/>
            <w:vAlign w:val="center"/>
          </w:tcPr>
          <w:p w14:paraId="51272E7C" w14:textId="7EAE4DB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0,2606</w:t>
            </w:r>
          </w:p>
        </w:tc>
        <w:tc>
          <w:tcPr>
            <w:tcW w:w="755" w:type="dxa"/>
            <w:shd w:val="clear" w:color="auto" w:fill="auto"/>
            <w:noWrap/>
            <w:vAlign w:val="center"/>
          </w:tcPr>
          <w:p w14:paraId="672F2DBA" w14:textId="7FE8FDB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-0,0209</w:t>
            </w:r>
          </w:p>
        </w:tc>
        <w:tc>
          <w:tcPr>
            <w:tcW w:w="755" w:type="dxa"/>
            <w:shd w:val="clear" w:color="auto" w:fill="auto"/>
            <w:noWrap/>
            <w:vAlign w:val="center"/>
          </w:tcPr>
          <w:p w14:paraId="17FA1AE1" w14:textId="285A15D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-0,3130</w:t>
            </w:r>
          </w:p>
        </w:tc>
      </w:tr>
      <w:tr w:rsidR="004B4974" w:rsidRPr="00EB4EA3" w14:paraId="08D2A0E6" w14:textId="77777777" w:rsidTr="00CC32E0">
        <w:trPr>
          <w:trHeight w:val="284"/>
        </w:trPr>
        <w:tc>
          <w:tcPr>
            <w:tcW w:w="767" w:type="dxa"/>
            <w:shd w:val="clear" w:color="auto" w:fill="auto"/>
            <w:noWrap/>
            <w:vAlign w:val="center"/>
          </w:tcPr>
          <w:p w14:paraId="187193CE" w14:textId="3F14280F" w:rsidR="004B4974" w:rsidRDefault="004B4974" w:rsidP="004B4974">
            <w:pPr>
              <w:spacing w:line="240" w:lineRule="auto"/>
              <w:jc w:val="center"/>
              <w:rPr>
                <w:rFonts w:cs="Arial"/>
                <w:b/>
                <w:bCs/>
                <w:color w:val="000000"/>
                <w:sz w:val="16"/>
                <w:szCs w:val="16"/>
              </w:rPr>
            </w:pPr>
            <w:r>
              <w:rPr>
                <w:rFonts w:cs="Arial"/>
                <w:b/>
                <w:bCs/>
                <w:color w:val="000000"/>
                <w:sz w:val="16"/>
                <w:szCs w:val="16"/>
              </w:rPr>
              <w:t>5</w:t>
            </w:r>
          </w:p>
        </w:tc>
        <w:tc>
          <w:tcPr>
            <w:tcW w:w="755" w:type="dxa"/>
            <w:shd w:val="clear" w:color="auto" w:fill="auto"/>
            <w:noWrap/>
            <w:vAlign w:val="center"/>
          </w:tcPr>
          <w:p w14:paraId="58400D9E" w14:textId="2304DA8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-0,3835</w:t>
            </w:r>
          </w:p>
        </w:tc>
        <w:tc>
          <w:tcPr>
            <w:tcW w:w="755" w:type="dxa"/>
            <w:shd w:val="clear" w:color="auto" w:fill="auto"/>
            <w:noWrap/>
            <w:vAlign w:val="center"/>
          </w:tcPr>
          <w:p w14:paraId="2C5740B0" w14:textId="0C3F7B4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0,2357</w:t>
            </w:r>
          </w:p>
        </w:tc>
        <w:tc>
          <w:tcPr>
            <w:tcW w:w="755" w:type="dxa"/>
            <w:shd w:val="clear" w:color="auto" w:fill="auto"/>
            <w:noWrap/>
            <w:vAlign w:val="center"/>
          </w:tcPr>
          <w:p w14:paraId="2A59750F" w14:textId="7A6A1D2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0,3577</w:t>
            </w:r>
          </w:p>
        </w:tc>
        <w:tc>
          <w:tcPr>
            <w:tcW w:w="755" w:type="dxa"/>
            <w:shd w:val="clear" w:color="auto" w:fill="auto"/>
            <w:noWrap/>
            <w:vAlign w:val="center"/>
          </w:tcPr>
          <w:p w14:paraId="44EC811D" w14:textId="53ED356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0,1264</w:t>
            </w:r>
          </w:p>
        </w:tc>
        <w:tc>
          <w:tcPr>
            <w:tcW w:w="755" w:type="dxa"/>
            <w:shd w:val="clear" w:color="auto" w:fill="auto"/>
            <w:noWrap/>
            <w:vAlign w:val="center"/>
          </w:tcPr>
          <w:p w14:paraId="40220602" w14:textId="4E25F71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-0,0586</w:t>
            </w:r>
          </w:p>
        </w:tc>
        <w:tc>
          <w:tcPr>
            <w:tcW w:w="755" w:type="dxa"/>
            <w:shd w:val="clear" w:color="auto" w:fill="auto"/>
            <w:noWrap/>
            <w:vAlign w:val="center"/>
          </w:tcPr>
          <w:p w14:paraId="744D57B6" w14:textId="218555A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-0,2811</w:t>
            </w:r>
          </w:p>
        </w:tc>
        <w:tc>
          <w:tcPr>
            <w:tcW w:w="755" w:type="dxa"/>
            <w:shd w:val="clear" w:color="auto" w:fill="auto"/>
            <w:noWrap/>
            <w:vAlign w:val="center"/>
          </w:tcPr>
          <w:p w14:paraId="562ACAEA" w14:textId="1333736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-0,3247</w:t>
            </w:r>
          </w:p>
        </w:tc>
        <w:tc>
          <w:tcPr>
            <w:tcW w:w="755" w:type="dxa"/>
            <w:shd w:val="clear" w:color="auto" w:fill="auto"/>
            <w:noWrap/>
            <w:vAlign w:val="center"/>
          </w:tcPr>
          <w:p w14:paraId="42B75F21" w14:textId="37E030A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-0,1941</w:t>
            </w:r>
          </w:p>
        </w:tc>
        <w:tc>
          <w:tcPr>
            <w:tcW w:w="755" w:type="dxa"/>
            <w:shd w:val="clear" w:color="auto" w:fill="auto"/>
            <w:noWrap/>
            <w:vAlign w:val="center"/>
          </w:tcPr>
          <w:p w14:paraId="0FC952F4" w14:textId="2EB773E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0,0240</w:t>
            </w:r>
          </w:p>
        </w:tc>
        <w:tc>
          <w:tcPr>
            <w:tcW w:w="755" w:type="dxa"/>
            <w:shd w:val="clear" w:color="auto" w:fill="auto"/>
            <w:noWrap/>
            <w:vAlign w:val="center"/>
          </w:tcPr>
          <w:p w14:paraId="39800593" w14:textId="4EE51FD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-0,3847</w:t>
            </w:r>
          </w:p>
        </w:tc>
        <w:tc>
          <w:tcPr>
            <w:tcW w:w="755" w:type="dxa"/>
            <w:shd w:val="clear" w:color="auto" w:fill="auto"/>
            <w:noWrap/>
            <w:vAlign w:val="center"/>
          </w:tcPr>
          <w:p w14:paraId="7F62B54F" w14:textId="4703F95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0,3082</w:t>
            </w:r>
          </w:p>
        </w:tc>
      </w:tr>
      <w:tr w:rsidR="004B4974" w:rsidRPr="00EB4EA3" w14:paraId="72266B02" w14:textId="77777777" w:rsidTr="00CC32E0">
        <w:trPr>
          <w:trHeight w:val="284"/>
        </w:trPr>
        <w:tc>
          <w:tcPr>
            <w:tcW w:w="767" w:type="dxa"/>
            <w:shd w:val="clear" w:color="auto" w:fill="auto"/>
            <w:noWrap/>
            <w:vAlign w:val="center"/>
          </w:tcPr>
          <w:p w14:paraId="735A8620" w14:textId="0351905C" w:rsidR="004B4974" w:rsidRDefault="004B4974" w:rsidP="004B4974">
            <w:pPr>
              <w:spacing w:line="240" w:lineRule="auto"/>
              <w:jc w:val="center"/>
              <w:rPr>
                <w:rFonts w:cs="Arial"/>
                <w:b/>
                <w:bCs/>
                <w:color w:val="000000"/>
                <w:sz w:val="16"/>
                <w:szCs w:val="16"/>
              </w:rPr>
            </w:pPr>
            <w:r>
              <w:rPr>
                <w:rFonts w:cs="Arial"/>
                <w:b/>
                <w:bCs/>
                <w:color w:val="000000"/>
                <w:sz w:val="16"/>
                <w:szCs w:val="16"/>
              </w:rPr>
              <w:t>6</w:t>
            </w:r>
          </w:p>
        </w:tc>
        <w:tc>
          <w:tcPr>
            <w:tcW w:w="755" w:type="dxa"/>
            <w:shd w:val="clear" w:color="auto" w:fill="auto"/>
            <w:noWrap/>
            <w:vAlign w:val="center"/>
          </w:tcPr>
          <w:p w14:paraId="72D86046" w14:textId="7E813DD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0,2291</w:t>
            </w:r>
          </w:p>
        </w:tc>
        <w:tc>
          <w:tcPr>
            <w:tcW w:w="755" w:type="dxa"/>
            <w:shd w:val="clear" w:color="auto" w:fill="auto"/>
            <w:noWrap/>
            <w:vAlign w:val="center"/>
          </w:tcPr>
          <w:p w14:paraId="71F257EF" w14:textId="3F2E6CF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0,0418</w:t>
            </w:r>
          </w:p>
        </w:tc>
        <w:tc>
          <w:tcPr>
            <w:tcW w:w="755" w:type="dxa"/>
            <w:shd w:val="clear" w:color="auto" w:fill="auto"/>
            <w:noWrap/>
            <w:vAlign w:val="center"/>
          </w:tcPr>
          <w:p w14:paraId="79246B6D" w14:textId="7318514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0,0044</w:t>
            </w:r>
          </w:p>
        </w:tc>
        <w:tc>
          <w:tcPr>
            <w:tcW w:w="755" w:type="dxa"/>
            <w:shd w:val="clear" w:color="auto" w:fill="auto"/>
            <w:noWrap/>
            <w:vAlign w:val="center"/>
          </w:tcPr>
          <w:p w14:paraId="053A1B54" w14:textId="06F2ADB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-0,0410</w:t>
            </w:r>
          </w:p>
        </w:tc>
        <w:tc>
          <w:tcPr>
            <w:tcW w:w="755" w:type="dxa"/>
            <w:shd w:val="clear" w:color="auto" w:fill="auto"/>
            <w:noWrap/>
            <w:vAlign w:val="center"/>
          </w:tcPr>
          <w:p w14:paraId="21371A31" w14:textId="26FF23D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0,0456</w:t>
            </w:r>
          </w:p>
        </w:tc>
        <w:tc>
          <w:tcPr>
            <w:tcW w:w="755" w:type="dxa"/>
            <w:shd w:val="clear" w:color="auto" w:fill="auto"/>
            <w:noWrap/>
            <w:vAlign w:val="center"/>
          </w:tcPr>
          <w:p w14:paraId="59F497E0" w14:textId="250DD6B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0,0294</w:t>
            </w:r>
          </w:p>
        </w:tc>
        <w:tc>
          <w:tcPr>
            <w:tcW w:w="755" w:type="dxa"/>
            <w:shd w:val="clear" w:color="auto" w:fill="auto"/>
            <w:noWrap/>
            <w:vAlign w:val="center"/>
          </w:tcPr>
          <w:p w14:paraId="1773508F" w14:textId="1EF27FB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-0,0019</w:t>
            </w:r>
          </w:p>
        </w:tc>
        <w:tc>
          <w:tcPr>
            <w:tcW w:w="755" w:type="dxa"/>
            <w:shd w:val="clear" w:color="auto" w:fill="auto"/>
            <w:noWrap/>
            <w:vAlign w:val="center"/>
          </w:tcPr>
          <w:p w14:paraId="3DE62BCE" w14:textId="5819B45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-0,0547</w:t>
            </w:r>
          </w:p>
        </w:tc>
        <w:tc>
          <w:tcPr>
            <w:tcW w:w="755" w:type="dxa"/>
            <w:shd w:val="clear" w:color="auto" w:fill="auto"/>
            <w:noWrap/>
            <w:vAlign w:val="center"/>
          </w:tcPr>
          <w:p w14:paraId="422B5DF8" w14:textId="6D2958C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-0,0949</w:t>
            </w:r>
          </w:p>
        </w:tc>
        <w:tc>
          <w:tcPr>
            <w:tcW w:w="755" w:type="dxa"/>
            <w:shd w:val="clear" w:color="auto" w:fill="auto"/>
            <w:noWrap/>
            <w:vAlign w:val="center"/>
          </w:tcPr>
          <w:p w14:paraId="14C0CEA9" w14:textId="663FDA4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0,1352</w:t>
            </w:r>
          </w:p>
        </w:tc>
        <w:tc>
          <w:tcPr>
            <w:tcW w:w="755" w:type="dxa"/>
            <w:shd w:val="clear" w:color="auto" w:fill="auto"/>
            <w:noWrap/>
            <w:vAlign w:val="center"/>
          </w:tcPr>
          <w:p w14:paraId="43C4DB86" w14:textId="3AA6C0A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0,0016</w:t>
            </w:r>
          </w:p>
        </w:tc>
      </w:tr>
      <w:tr w:rsidR="004B4974" w:rsidRPr="00EB4EA3" w14:paraId="38D31F1E" w14:textId="77777777" w:rsidTr="00CC32E0">
        <w:trPr>
          <w:trHeight w:val="284"/>
        </w:trPr>
        <w:tc>
          <w:tcPr>
            <w:tcW w:w="767" w:type="dxa"/>
            <w:shd w:val="clear" w:color="auto" w:fill="auto"/>
            <w:noWrap/>
            <w:vAlign w:val="center"/>
          </w:tcPr>
          <w:p w14:paraId="5E8EA282" w14:textId="6B1BC2C8" w:rsidR="004B4974" w:rsidRDefault="004B4974" w:rsidP="004B4974">
            <w:pPr>
              <w:spacing w:line="240" w:lineRule="auto"/>
              <w:jc w:val="center"/>
              <w:rPr>
                <w:rFonts w:cs="Arial"/>
                <w:b/>
                <w:bCs/>
                <w:color w:val="000000"/>
                <w:sz w:val="16"/>
                <w:szCs w:val="16"/>
              </w:rPr>
            </w:pPr>
            <w:r>
              <w:rPr>
                <w:rFonts w:cs="Arial"/>
                <w:b/>
                <w:bCs/>
                <w:color w:val="000000"/>
                <w:sz w:val="16"/>
                <w:szCs w:val="16"/>
              </w:rPr>
              <w:t>7</w:t>
            </w:r>
          </w:p>
        </w:tc>
        <w:tc>
          <w:tcPr>
            <w:tcW w:w="755" w:type="dxa"/>
            <w:shd w:val="clear" w:color="auto" w:fill="auto"/>
            <w:noWrap/>
            <w:vAlign w:val="center"/>
          </w:tcPr>
          <w:p w14:paraId="20FD2C12" w14:textId="2A3A544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0,1092</w:t>
            </w:r>
          </w:p>
        </w:tc>
        <w:tc>
          <w:tcPr>
            <w:tcW w:w="755" w:type="dxa"/>
            <w:shd w:val="clear" w:color="auto" w:fill="auto"/>
            <w:noWrap/>
            <w:vAlign w:val="center"/>
          </w:tcPr>
          <w:p w14:paraId="2B907606" w14:textId="1ABF56A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0,1869</w:t>
            </w:r>
          </w:p>
        </w:tc>
        <w:tc>
          <w:tcPr>
            <w:tcW w:w="755" w:type="dxa"/>
            <w:shd w:val="clear" w:color="auto" w:fill="auto"/>
            <w:noWrap/>
            <w:vAlign w:val="center"/>
          </w:tcPr>
          <w:p w14:paraId="600C8298" w14:textId="396BDCA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-0,3549</w:t>
            </w:r>
          </w:p>
        </w:tc>
        <w:tc>
          <w:tcPr>
            <w:tcW w:w="755" w:type="dxa"/>
            <w:shd w:val="clear" w:color="auto" w:fill="auto"/>
            <w:noWrap/>
            <w:vAlign w:val="center"/>
          </w:tcPr>
          <w:p w14:paraId="5AFAE6D2" w14:textId="79FC849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0,2720</w:t>
            </w:r>
          </w:p>
        </w:tc>
        <w:tc>
          <w:tcPr>
            <w:tcW w:w="755" w:type="dxa"/>
            <w:shd w:val="clear" w:color="auto" w:fill="auto"/>
            <w:noWrap/>
            <w:vAlign w:val="center"/>
          </w:tcPr>
          <w:p w14:paraId="6675EBD1" w14:textId="6776E50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-0,1153</w:t>
            </w:r>
          </w:p>
        </w:tc>
        <w:tc>
          <w:tcPr>
            <w:tcW w:w="755" w:type="dxa"/>
            <w:shd w:val="clear" w:color="auto" w:fill="auto"/>
            <w:noWrap/>
            <w:vAlign w:val="center"/>
          </w:tcPr>
          <w:p w14:paraId="54E48F7C" w14:textId="573E020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-0,1291</w:t>
            </w:r>
          </w:p>
        </w:tc>
        <w:tc>
          <w:tcPr>
            <w:tcW w:w="755" w:type="dxa"/>
            <w:shd w:val="clear" w:color="auto" w:fill="auto"/>
            <w:noWrap/>
            <w:vAlign w:val="center"/>
          </w:tcPr>
          <w:p w14:paraId="5F616ABA" w14:textId="00E1C73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0,4246</w:t>
            </w:r>
          </w:p>
        </w:tc>
        <w:tc>
          <w:tcPr>
            <w:tcW w:w="755" w:type="dxa"/>
            <w:shd w:val="clear" w:color="auto" w:fill="auto"/>
            <w:noWrap/>
            <w:vAlign w:val="center"/>
          </w:tcPr>
          <w:p w14:paraId="374843E1" w14:textId="70A4C46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-0,3844</w:t>
            </w:r>
          </w:p>
        </w:tc>
        <w:tc>
          <w:tcPr>
            <w:tcW w:w="755" w:type="dxa"/>
            <w:shd w:val="clear" w:color="auto" w:fill="auto"/>
            <w:noWrap/>
            <w:vAlign w:val="center"/>
          </w:tcPr>
          <w:p w14:paraId="6A60CE33" w14:textId="7C0E7B9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-0,0317</w:t>
            </w:r>
          </w:p>
        </w:tc>
        <w:tc>
          <w:tcPr>
            <w:tcW w:w="755" w:type="dxa"/>
            <w:shd w:val="clear" w:color="auto" w:fill="auto"/>
            <w:noWrap/>
            <w:vAlign w:val="center"/>
          </w:tcPr>
          <w:p w14:paraId="1ED374F6" w14:textId="52A7C6F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-0,2339</w:t>
            </w:r>
          </w:p>
        </w:tc>
        <w:tc>
          <w:tcPr>
            <w:tcW w:w="755" w:type="dxa"/>
            <w:shd w:val="clear" w:color="auto" w:fill="auto"/>
            <w:noWrap/>
            <w:vAlign w:val="center"/>
          </w:tcPr>
          <w:p w14:paraId="313AD391" w14:textId="0987CDD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0,1080</w:t>
            </w:r>
          </w:p>
        </w:tc>
      </w:tr>
      <w:tr w:rsidR="004B4974" w:rsidRPr="00EB4EA3" w14:paraId="32EC556C" w14:textId="77777777" w:rsidTr="00CC32E0">
        <w:trPr>
          <w:trHeight w:val="284"/>
        </w:trPr>
        <w:tc>
          <w:tcPr>
            <w:tcW w:w="767" w:type="dxa"/>
            <w:shd w:val="clear" w:color="auto" w:fill="auto"/>
            <w:noWrap/>
            <w:vAlign w:val="center"/>
          </w:tcPr>
          <w:p w14:paraId="665DDD8B" w14:textId="230C56B1" w:rsidR="004B4974" w:rsidRDefault="004B4974" w:rsidP="004B4974">
            <w:pPr>
              <w:spacing w:line="240" w:lineRule="auto"/>
              <w:jc w:val="center"/>
              <w:rPr>
                <w:rFonts w:cs="Arial"/>
                <w:b/>
                <w:bCs/>
                <w:color w:val="000000"/>
                <w:sz w:val="16"/>
                <w:szCs w:val="16"/>
              </w:rPr>
            </w:pPr>
            <w:r>
              <w:rPr>
                <w:rFonts w:cs="Arial"/>
                <w:b/>
                <w:bCs/>
                <w:color w:val="000000"/>
                <w:sz w:val="16"/>
                <w:szCs w:val="16"/>
              </w:rPr>
              <w:t>8</w:t>
            </w:r>
          </w:p>
        </w:tc>
        <w:tc>
          <w:tcPr>
            <w:tcW w:w="755" w:type="dxa"/>
            <w:shd w:val="clear" w:color="auto" w:fill="auto"/>
            <w:noWrap/>
            <w:vAlign w:val="center"/>
          </w:tcPr>
          <w:p w14:paraId="3A090A84" w14:textId="39F1679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-0,3008</w:t>
            </w:r>
          </w:p>
        </w:tc>
        <w:tc>
          <w:tcPr>
            <w:tcW w:w="755" w:type="dxa"/>
            <w:shd w:val="clear" w:color="auto" w:fill="auto"/>
            <w:noWrap/>
            <w:vAlign w:val="center"/>
          </w:tcPr>
          <w:p w14:paraId="07E54ECF" w14:textId="7D209AB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0,0737</w:t>
            </w:r>
          </w:p>
        </w:tc>
        <w:tc>
          <w:tcPr>
            <w:tcW w:w="755" w:type="dxa"/>
            <w:shd w:val="clear" w:color="auto" w:fill="auto"/>
            <w:noWrap/>
            <w:vAlign w:val="center"/>
          </w:tcPr>
          <w:p w14:paraId="030D2169" w14:textId="66DC76E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-0,0264</w:t>
            </w:r>
          </w:p>
        </w:tc>
        <w:tc>
          <w:tcPr>
            <w:tcW w:w="755" w:type="dxa"/>
            <w:shd w:val="clear" w:color="auto" w:fill="auto"/>
            <w:noWrap/>
            <w:vAlign w:val="center"/>
          </w:tcPr>
          <w:p w14:paraId="29C77431" w14:textId="32C9A7A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-0,3048</w:t>
            </w:r>
          </w:p>
        </w:tc>
        <w:tc>
          <w:tcPr>
            <w:tcW w:w="755" w:type="dxa"/>
            <w:shd w:val="clear" w:color="auto" w:fill="auto"/>
            <w:noWrap/>
            <w:vAlign w:val="center"/>
          </w:tcPr>
          <w:p w14:paraId="63C1345F" w14:textId="7D3071B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-0,0531</w:t>
            </w:r>
          </w:p>
        </w:tc>
        <w:tc>
          <w:tcPr>
            <w:tcW w:w="755" w:type="dxa"/>
            <w:shd w:val="clear" w:color="auto" w:fill="auto"/>
            <w:noWrap/>
            <w:vAlign w:val="center"/>
          </w:tcPr>
          <w:p w14:paraId="060316AD" w14:textId="4686D24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0,1610</w:t>
            </w:r>
          </w:p>
        </w:tc>
        <w:tc>
          <w:tcPr>
            <w:tcW w:w="755" w:type="dxa"/>
            <w:shd w:val="clear" w:color="auto" w:fill="auto"/>
            <w:noWrap/>
            <w:vAlign w:val="center"/>
          </w:tcPr>
          <w:p w14:paraId="3F89AF7B" w14:textId="3D3E613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-0,0865</w:t>
            </w:r>
          </w:p>
        </w:tc>
        <w:tc>
          <w:tcPr>
            <w:tcW w:w="755" w:type="dxa"/>
            <w:shd w:val="clear" w:color="auto" w:fill="auto"/>
            <w:noWrap/>
            <w:vAlign w:val="center"/>
          </w:tcPr>
          <w:p w14:paraId="201DEA36" w14:textId="1D251A6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0,1603</w:t>
            </w:r>
          </w:p>
        </w:tc>
        <w:tc>
          <w:tcPr>
            <w:tcW w:w="755" w:type="dxa"/>
            <w:shd w:val="clear" w:color="auto" w:fill="auto"/>
            <w:noWrap/>
            <w:vAlign w:val="center"/>
          </w:tcPr>
          <w:p w14:paraId="36AEDC01" w14:textId="3372D8E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-0,0125</w:t>
            </w:r>
          </w:p>
        </w:tc>
        <w:tc>
          <w:tcPr>
            <w:tcW w:w="755" w:type="dxa"/>
            <w:shd w:val="clear" w:color="auto" w:fill="auto"/>
            <w:noWrap/>
            <w:vAlign w:val="center"/>
          </w:tcPr>
          <w:p w14:paraId="6D3AE9A7" w14:textId="57F8F16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0,3721</w:t>
            </w:r>
          </w:p>
        </w:tc>
        <w:tc>
          <w:tcPr>
            <w:tcW w:w="755" w:type="dxa"/>
            <w:shd w:val="clear" w:color="auto" w:fill="auto"/>
            <w:noWrap/>
            <w:vAlign w:val="center"/>
          </w:tcPr>
          <w:p w14:paraId="08229CF7" w14:textId="04531A6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0,3297</w:t>
            </w:r>
          </w:p>
        </w:tc>
      </w:tr>
      <w:tr w:rsidR="004B4974" w:rsidRPr="00EB4EA3" w14:paraId="1BC9CC50" w14:textId="77777777" w:rsidTr="00CC32E0">
        <w:trPr>
          <w:trHeight w:val="284"/>
        </w:trPr>
        <w:tc>
          <w:tcPr>
            <w:tcW w:w="767" w:type="dxa"/>
            <w:shd w:val="clear" w:color="auto" w:fill="auto"/>
            <w:noWrap/>
            <w:vAlign w:val="center"/>
          </w:tcPr>
          <w:p w14:paraId="43D3B344" w14:textId="2B667B3A" w:rsidR="004B4974" w:rsidRDefault="004B4974" w:rsidP="004B4974">
            <w:pPr>
              <w:spacing w:line="240" w:lineRule="auto"/>
              <w:jc w:val="center"/>
              <w:rPr>
                <w:rFonts w:cs="Arial"/>
                <w:b/>
                <w:bCs/>
                <w:color w:val="000000"/>
                <w:sz w:val="16"/>
                <w:szCs w:val="16"/>
              </w:rPr>
            </w:pPr>
            <w:r>
              <w:rPr>
                <w:rFonts w:cs="Arial"/>
                <w:b/>
                <w:bCs/>
                <w:color w:val="000000"/>
                <w:sz w:val="16"/>
                <w:szCs w:val="16"/>
              </w:rPr>
              <w:t>9</w:t>
            </w:r>
          </w:p>
        </w:tc>
        <w:tc>
          <w:tcPr>
            <w:tcW w:w="755" w:type="dxa"/>
            <w:shd w:val="clear" w:color="auto" w:fill="auto"/>
            <w:noWrap/>
            <w:vAlign w:val="center"/>
          </w:tcPr>
          <w:p w14:paraId="2B910A0D" w14:textId="0328843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0,1778</w:t>
            </w:r>
          </w:p>
        </w:tc>
        <w:tc>
          <w:tcPr>
            <w:tcW w:w="755" w:type="dxa"/>
            <w:shd w:val="clear" w:color="auto" w:fill="auto"/>
            <w:noWrap/>
            <w:vAlign w:val="center"/>
          </w:tcPr>
          <w:p w14:paraId="763B6019" w14:textId="4463E3B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-0,1860</w:t>
            </w:r>
          </w:p>
        </w:tc>
        <w:tc>
          <w:tcPr>
            <w:tcW w:w="755" w:type="dxa"/>
            <w:shd w:val="clear" w:color="auto" w:fill="auto"/>
            <w:noWrap/>
            <w:vAlign w:val="center"/>
          </w:tcPr>
          <w:p w14:paraId="5EE294F1" w14:textId="4723480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0,2586</w:t>
            </w:r>
          </w:p>
        </w:tc>
        <w:tc>
          <w:tcPr>
            <w:tcW w:w="755" w:type="dxa"/>
            <w:shd w:val="clear" w:color="auto" w:fill="auto"/>
            <w:noWrap/>
            <w:vAlign w:val="center"/>
          </w:tcPr>
          <w:p w14:paraId="3578D71D" w14:textId="2F9045D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0,0726</w:t>
            </w:r>
          </w:p>
        </w:tc>
        <w:tc>
          <w:tcPr>
            <w:tcW w:w="755" w:type="dxa"/>
            <w:shd w:val="clear" w:color="auto" w:fill="auto"/>
            <w:noWrap/>
            <w:vAlign w:val="center"/>
          </w:tcPr>
          <w:p w14:paraId="77E14D25" w14:textId="4CD4DDA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0,1211</w:t>
            </w:r>
          </w:p>
        </w:tc>
        <w:tc>
          <w:tcPr>
            <w:tcW w:w="755" w:type="dxa"/>
            <w:shd w:val="clear" w:color="auto" w:fill="auto"/>
            <w:noWrap/>
            <w:vAlign w:val="center"/>
          </w:tcPr>
          <w:p w14:paraId="19598DF0" w14:textId="1D48AD4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-0,0481</w:t>
            </w:r>
          </w:p>
        </w:tc>
        <w:tc>
          <w:tcPr>
            <w:tcW w:w="755" w:type="dxa"/>
            <w:shd w:val="clear" w:color="auto" w:fill="auto"/>
            <w:noWrap/>
            <w:vAlign w:val="center"/>
          </w:tcPr>
          <w:p w14:paraId="1BA6EFA8" w14:textId="082D6E6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-0,2110</w:t>
            </w:r>
          </w:p>
        </w:tc>
        <w:tc>
          <w:tcPr>
            <w:tcW w:w="755" w:type="dxa"/>
            <w:shd w:val="clear" w:color="auto" w:fill="auto"/>
            <w:noWrap/>
            <w:vAlign w:val="center"/>
          </w:tcPr>
          <w:p w14:paraId="6E44ADBC" w14:textId="51F1B39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0,1227</w:t>
            </w:r>
          </w:p>
        </w:tc>
        <w:tc>
          <w:tcPr>
            <w:tcW w:w="755" w:type="dxa"/>
            <w:shd w:val="clear" w:color="auto" w:fill="auto"/>
            <w:noWrap/>
            <w:vAlign w:val="center"/>
          </w:tcPr>
          <w:p w14:paraId="5BC9FDDB" w14:textId="4084AFC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0,0316</w:t>
            </w:r>
          </w:p>
        </w:tc>
        <w:tc>
          <w:tcPr>
            <w:tcW w:w="755" w:type="dxa"/>
            <w:shd w:val="clear" w:color="auto" w:fill="auto"/>
            <w:noWrap/>
            <w:vAlign w:val="center"/>
          </w:tcPr>
          <w:p w14:paraId="6F1C9E6F" w14:textId="3D5951E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-0,1542</w:t>
            </w:r>
          </w:p>
        </w:tc>
        <w:tc>
          <w:tcPr>
            <w:tcW w:w="755" w:type="dxa"/>
            <w:shd w:val="clear" w:color="auto" w:fill="auto"/>
            <w:noWrap/>
            <w:vAlign w:val="center"/>
          </w:tcPr>
          <w:p w14:paraId="37F70D66" w14:textId="26A792C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-0,3467</w:t>
            </w:r>
          </w:p>
        </w:tc>
      </w:tr>
      <w:tr w:rsidR="004B4974" w:rsidRPr="00EB4EA3" w14:paraId="0491EC96" w14:textId="77777777" w:rsidTr="00CC32E0">
        <w:trPr>
          <w:trHeight w:val="284"/>
        </w:trPr>
        <w:tc>
          <w:tcPr>
            <w:tcW w:w="767" w:type="dxa"/>
            <w:shd w:val="clear" w:color="auto" w:fill="auto"/>
            <w:noWrap/>
            <w:vAlign w:val="center"/>
          </w:tcPr>
          <w:p w14:paraId="42971C6F" w14:textId="20D68A18" w:rsidR="004B4974" w:rsidRDefault="004B4974" w:rsidP="004B4974">
            <w:pPr>
              <w:spacing w:line="240" w:lineRule="auto"/>
              <w:jc w:val="center"/>
              <w:rPr>
                <w:rFonts w:cs="Arial"/>
                <w:b/>
                <w:bCs/>
                <w:color w:val="000000"/>
                <w:sz w:val="16"/>
                <w:szCs w:val="16"/>
              </w:rPr>
            </w:pPr>
            <w:r>
              <w:rPr>
                <w:rFonts w:cs="Arial"/>
                <w:b/>
                <w:bCs/>
                <w:color w:val="000000"/>
                <w:sz w:val="16"/>
                <w:szCs w:val="16"/>
              </w:rPr>
              <w:t>10</w:t>
            </w:r>
          </w:p>
        </w:tc>
        <w:tc>
          <w:tcPr>
            <w:tcW w:w="755" w:type="dxa"/>
            <w:shd w:val="clear" w:color="auto" w:fill="auto"/>
            <w:noWrap/>
            <w:vAlign w:val="center"/>
          </w:tcPr>
          <w:p w14:paraId="3A2AB367" w14:textId="05B705A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-0,4549</w:t>
            </w:r>
          </w:p>
        </w:tc>
        <w:tc>
          <w:tcPr>
            <w:tcW w:w="755" w:type="dxa"/>
            <w:shd w:val="clear" w:color="auto" w:fill="auto"/>
            <w:noWrap/>
            <w:vAlign w:val="center"/>
          </w:tcPr>
          <w:p w14:paraId="13315189" w14:textId="595FDEC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0,4064</w:t>
            </w:r>
          </w:p>
        </w:tc>
        <w:tc>
          <w:tcPr>
            <w:tcW w:w="755" w:type="dxa"/>
            <w:shd w:val="clear" w:color="auto" w:fill="auto"/>
            <w:noWrap/>
            <w:vAlign w:val="center"/>
          </w:tcPr>
          <w:p w14:paraId="6611A373" w14:textId="4DF3859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0,4169</w:t>
            </w:r>
          </w:p>
        </w:tc>
        <w:tc>
          <w:tcPr>
            <w:tcW w:w="755" w:type="dxa"/>
            <w:shd w:val="clear" w:color="auto" w:fill="auto"/>
            <w:noWrap/>
            <w:vAlign w:val="center"/>
          </w:tcPr>
          <w:p w14:paraId="4DB852D6" w14:textId="1257C16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-0,1524</w:t>
            </w:r>
          </w:p>
        </w:tc>
        <w:tc>
          <w:tcPr>
            <w:tcW w:w="755" w:type="dxa"/>
            <w:shd w:val="clear" w:color="auto" w:fill="auto"/>
            <w:noWrap/>
            <w:vAlign w:val="center"/>
          </w:tcPr>
          <w:p w14:paraId="334EB056" w14:textId="4BA348F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-0,2925</w:t>
            </w:r>
          </w:p>
        </w:tc>
        <w:tc>
          <w:tcPr>
            <w:tcW w:w="755" w:type="dxa"/>
            <w:shd w:val="clear" w:color="auto" w:fill="auto"/>
            <w:noWrap/>
            <w:vAlign w:val="center"/>
          </w:tcPr>
          <w:p w14:paraId="6CCFAFDA" w14:textId="5232D63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-0,1630</w:t>
            </w:r>
          </w:p>
        </w:tc>
        <w:tc>
          <w:tcPr>
            <w:tcW w:w="755" w:type="dxa"/>
            <w:shd w:val="clear" w:color="auto" w:fill="auto"/>
            <w:noWrap/>
            <w:vAlign w:val="center"/>
          </w:tcPr>
          <w:p w14:paraId="769A2B83" w14:textId="0350D57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0,3652</w:t>
            </w:r>
          </w:p>
        </w:tc>
        <w:tc>
          <w:tcPr>
            <w:tcW w:w="755" w:type="dxa"/>
            <w:shd w:val="clear" w:color="auto" w:fill="auto"/>
            <w:noWrap/>
            <w:vAlign w:val="center"/>
          </w:tcPr>
          <w:p w14:paraId="13844165" w14:textId="4F194B9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-0,3563</w:t>
            </w:r>
          </w:p>
        </w:tc>
        <w:tc>
          <w:tcPr>
            <w:tcW w:w="755" w:type="dxa"/>
            <w:shd w:val="clear" w:color="auto" w:fill="auto"/>
            <w:noWrap/>
            <w:vAlign w:val="center"/>
          </w:tcPr>
          <w:p w14:paraId="53CD7C75" w14:textId="1876674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-0,1168</w:t>
            </w:r>
          </w:p>
        </w:tc>
        <w:tc>
          <w:tcPr>
            <w:tcW w:w="755" w:type="dxa"/>
            <w:shd w:val="clear" w:color="auto" w:fill="auto"/>
            <w:noWrap/>
            <w:vAlign w:val="center"/>
          </w:tcPr>
          <w:p w14:paraId="0D2C7A43" w14:textId="1165FEB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0,4102</w:t>
            </w:r>
          </w:p>
        </w:tc>
        <w:tc>
          <w:tcPr>
            <w:tcW w:w="755" w:type="dxa"/>
            <w:shd w:val="clear" w:color="auto" w:fill="auto"/>
            <w:noWrap/>
            <w:vAlign w:val="center"/>
          </w:tcPr>
          <w:p w14:paraId="7E5B0313" w14:textId="10E8A09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-0,6814</w:t>
            </w:r>
          </w:p>
        </w:tc>
      </w:tr>
      <w:tr w:rsidR="004B4974" w:rsidRPr="00EB4EA3" w14:paraId="24877FAB" w14:textId="77777777" w:rsidTr="00CC32E0">
        <w:trPr>
          <w:trHeight w:val="284"/>
        </w:trPr>
        <w:tc>
          <w:tcPr>
            <w:tcW w:w="767" w:type="dxa"/>
            <w:shd w:val="clear" w:color="auto" w:fill="auto"/>
            <w:noWrap/>
            <w:vAlign w:val="center"/>
          </w:tcPr>
          <w:p w14:paraId="726AC82D" w14:textId="7E73DC22" w:rsidR="004B4974" w:rsidRDefault="004B4974" w:rsidP="004B4974">
            <w:pPr>
              <w:spacing w:line="240" w:lineRule="auto"/>
              <w:jc w:val="center"/>
              <w:rPr>
                <w:rFonts w:cs="Arial"/>
                <w:b/>
                <w:bCs/>
                <w:color w:val="000000"/>
                <w:sz w:val="16"/>
                <w:szCs w:val="16"/>
              </w:rPr>
            </w:pPr>
            <w:r>
              <w:rPr>
                <w:rFonts w:cs="Arial"/>
                <w:b/>
                <w:bCs/>
                <w:color w:val="000000"/>
                <w:sz w:val="16"/>
                <w:szCs w:val="16"/>
              </w:rPr>
              <w:t>11</w:t>
            </w:r>
          </w:p>
        </w:tc>
        <w:tc>
          <w:tcPr>
            <w:tcW w:w="755" w:type="dxa"/>
            <w:shd w:val="clear" w:color="auto" w:fill="auto"/>
            <w:noWrap/>
            <w:vAlign w:val="center"/>
          </w:tcPr>
          <w:p w14:paraId="058E6A3A" w14:textId="4765CE5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-0,0364</w:t>
            </w:r>
          </w:p>
        </w:tc>
        <w:tc>
          <w:tcPr>
            <w:tcW w:w="755" w:type="dxa"/>
            <w:shd w:val="clear" w:color="auto" w:fill="auto"/>
            <w:noWrap/>
            <w:vAlign w:val="center"/>
          </w:tcPr>
          <w:p w14:paraId="438DDA8F" w14:textId="27A8F73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0,1024</w:t>
            </w:r>
          </w:p>
        </w:tc>
        <w:tc>
          <w:tcPr>
            <w:tcW w:w="755" w:type="dxa"/>
            <w:shd w:val="clear" w:color="auto" w:fill="auto"/>
            <w:noWrap/>
            <w:vAlign w:val="center"/>
          </w:tcPr>
          <w:p w14:paraId="34066F39" w14:textId="18216B4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-0,3703</w:t>
            </w:r>
          </w:p>
        </w:tc>
        <w:tc>
          <w:tcPr>
            <w:tcW w:w="755" w:type="dxa"/>
            <w:shd w:val="clear" w:color="auto" w:fill="auto"/>
            <w:noWrap/>
            <w:vAlign w:val="center"/>
          </w:tcPr>
          <w:p w14:paraId="75E5BE49" w14:textId="551E2CC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-0,3885</w:t>
            </w:r>
          </w:p>
        </w:tc>
        <w:tc>
          <w:tcPr>
            <w:tcW w:w="755" w:type="dxa"/>
            <w:shd w:val="clear" w:color="auto" w:fill="auto"/>
            <w:noWrap/>
            <w:vAlign w:val="center"/>
          </w:tcPr>
          <w:p w14:paraId="09C1FBE5" w14:textId="01A8DD4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0,6285</w:t>
            </w:r>
          </w:p>
        </w:tc>
        <w:tc>
          <w:tcPr>
            <w:tcW w:w="755" w:type="dxa"/>
            <w:shd w:val="clear" w:color="auto" w:fill="auto"/>
            <w:noWrap/>
            <w:vAlign w:val="center"/>
          </w:tcPr>
          <w:p w14:paraId="71E93FF4" w14:textId="463CF65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-0,0875</w:t>
            </w:r>
          </w:p>
        </w:tc>
        <w:tc>
          <w:tcPr>
            <w:tcW w:w="755" w:type="dxa"/>
            <w:shd w:val="clear" w:color="auto" w:fill="auto"/>
            <w:noWrap/>
            <w:vAlign w:val="center"/>
          </w:tcPr>
          <w:p w14:paraId="1C476396" w14:textId="2BC2EE0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-0,2483</w:t>
            </w:r>
          </w:p>
        </w:tc>
        <w:tc>
          <w:tcPr>
            <w:tcW w:w="755" w:type="dxa"/>
            <w:shd w:val="clear" w:color="auto" w:fill="auto"/>
            <w:noWrap/>
            <w:vAlign w:val="center"/>
          </w:tcPr>
          <w:p w14:paraId="79C4335A" w14:textId="70333F7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-0,2799</w:t>
            </w:r>
          </w:p>
        </w:tc>
        <w:tc>
          <w:tcPr>
            <w:tcW w:w="755" w:type="dxa"/>
            <w:shd w:val="clear" w:color="auto" w:fill="auto"/>
            <w:noWrap/>
            <w:vAlign w:val="center"/>
          </w:tcPr>
          <w:p w14:paraId="76F2F6EF" w14:textId="7917854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0,3718</w:t>
            </w:r>
          </w:p>
        </w:tc>
        <w:tc>
          <w:tcPr>
            <w:tcW w:w="755" w:type="dxa"/>
            <w:shd w:val="clear" w:color="auto" w:fill="auto"/>
            <w:noWrap/>
            <w:vAlign w:val="center"/>
          </w:tcPr>
          <w:p w14:paraId="61F816BF" w14:textId="16612A7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-0,1331</w:t>
            </w:r>
          </w:p>
        </w:tc>
        <w:tc>
          <w:tcPr>
            <w:tcW w:w="755" w:type="dxa"/>
            <w:shd w:val="clear" w:color="auto" w:fill="auto"/>
            <w:noWrap/>
            <w:vAlign w:val="center"/>
          </w:tcPr>
          <w:p w14:paraId="058D9B32" w14:textId="28A8100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-0,0759</w:t>
            </w:r>
          </w:p>
        </w:tc>
      </w:tr>
      <w:tr w:rsidR="004B4974" w:rsidRPr="00EB4EA3" w14:paraId="7A1EDC6C" w14:textId="77777777" w:rsidTr="00CC32E0">
        <w:trPr>
          <w:trHeight w:val="284"/>
        </w:trPr>
        <w:tc>
          <w:tcPr>
            <w:tcW w:w="767" w:type="dxa"/>
            <w:shd w:val="clear" w:color="auto" w:fill="auto"/>
            <w:noWrap/>
            <w:vAlign w:val="center"/>
          </w:tcPr>
          <w:p w14:paraId="4AFF9E94" w14:textId="1643F1C9" w:rsidR="004B4974" w:rsidRDefault="004B4974" w:rsidP="004B4974">
            <w:pPr>
              <w:spacing w:line="240" w:lineRule="auto"/>
              <w:jc w:val="center"/>
              <w:rPr>
                <w:rFonts w:cs="Arial"/>
                <w:b/>
                <w:bCs/>
                <w:color w:val="000000"/>
                <w:sz w:val="16"/>
                <w:szCs w:val="16"/>
              </w:rPr>
            </w:pPr>
            <w:r>
              <w:rPr>
                <w:rFonts w:cs="Arial"/>
                <w:b/>
                <w:bCs/>
                <w:color w:val="000000"/>
                <w:sz w:val="16"/>
                <w:szCs w:val="16"/>
              </w:rPr>
              <w:t>12</w:t>
            </w:r>
          </w:p>
        </w:tc>
        <w:tc>
          <w:tcPr>
            <w:tcW w:w="755" w:type="dxa"/>
            <w:shd w:val="clear" w:color="auto" w:fill="auto"/>
            <w:noWrap/>
            <w:vAlign w:val="center"/>
          </w:tcPr>
          <w:p w14:paraId="4B7363A4" w14:textId="527C61E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0,1019</w:t>
            </w:r>
          </w:p>
        </w:tc>
        <w:tc>
          <w:tcPr>
            <w:tcW w:w="755" w:type="dxa"/>
            <w:shd w:val="clear" w:color="auto" w:fill="auto"/>
            <w:noWrap/>
            <w:vAlign w:val="center"/>
          </w:tcPr>
          <w:p w14:paraId="24C2562F" w14:textId="08C4574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-0,1120</w:t>
            </w:r>
          </w:p>
        </w:tc>
        <w:tc>
          <w:tcPr>
            <w:tcW w:w="755" w:type="dxa"/>
            <w:shd w:val="clear" w:color="auto" w:fill="auto"/>
            <w:noWrap/>
            <w:vAlign w:val="center"/>
          </w:tcPr>
          <w:p w14:paraId="4E71071D" w14:textId="6F53E98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0,0277</w:t>
            </w:r>
          </w:p>
        </w:tc>
        <w:tc>
          <w:tcPr>
            <w:tcW w:w="755" w:type="dxa"/>
            <w:shd w:val="clear" w:color="auto" w:fill="auto"/>
            <w:noWrap/>
            <w:vAlign w:val="center"/>
          </w:tcPr>
          <w:p w14:paraId="612ACCA8" w14:textId="01337BA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0,1470</w:t>
            </w:r>
          </w:p>
        </w:tc>
        <w:tc>
          <w:tcPr>
            <w:tcW w:w="755" w:type="dxa"/>
            <w:shd w:val="clear" w:color="auto" w:fill="auto"/>
            <w:noWrap/>
            <w:vAlign w:val="center"/>
          </w:tcPr>
          <w:p w14:paraId="41FA432A" w14:textId="2F1B566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-0,1300</w:t>
            </w:r>
          </w:p>
        </w:tc>
        <w:tc>
          <w:tcPr>
            <w:tcW w:w="755" w:type="dxa"/>
            <w:shd w:val="clear" w:color="auto" w:fill="auto"/>
            <w:noWrap/>
            <w:vAlign w:val="center"/>
          </w:tcPr>
          <w:p w14:paraId="38EF7EF2" w14:textId="46CEE27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0,0589</w:t>
            </w:r>
          </w:p>
        </w:tc>
        <w:tc>
          <w:tcPr>
            <w:tcW w:w="755" w:type="dxa"/>
            <w:shd w:val="clear" w:color="auto" w:fill="auto"/>
            <w:noWrap/>
            <w:vAlign w:val="center"/>
          </w:tcPr>
          <w:p w14:paraId="56E5D7D7" w14:textId="09D20EC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0,0015</w:t>
            </w:r>
          </w:p>
        </w:tc>
        <w:tc>
          <w:tcPr>
            <w:tcW w:w="755" w:type="dxa"/>
            <w:shd w:val="clear" w:color="auto" w:fill="auto"/>
            <w:noWrap/>
            <w:vAlign w:val="center"/>
          </w:tcPr>
          <w:p w14:paraId="4A962959" w14:textId="5A8D1AD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0,1552</w:t>
            </w:r>
          </w:p>
        </w:tc>
        <w:tc>
          <w:tcPr>
            <w:tcW w:w="755" w:type="dxa"/>
            <w:shd w:val="clear" w:color="auto" w:fill="auto"/>
            <w:noWrap/>
            <w:vAlign w:val="center"/>
          </w:tcPr>
          <w:p w14:paraId="7DBD17CA" w14:textId="724AA4C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-0,0882</w:t>
            </w:r>
          </w:p>
        </w:tc>
        <w:tc>
          <w:tcPr>
            <w:tcW w:w="755" w:type="dxa"/>
            <w:shd w:val="clear" w:color="auto" w:fill="auto"/>
            <w:noWrap/>
            <w:vAlign w:val="center"/>
          </w:tcPr>
          <w:p w14:paraId="5A46A621" w14:textId="34A16DB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-0,0421</w:t>
            </w:r>
          </w:p>
        </w:tc>
        <w:tc>
          <w:tcPr>
            <w:tcW w:w="755" w:type="dxa"/>
            <w:shd w:val="clear" w:color="auto" w:fill="auto"/>
            <w:noWrap/>
            <w:vAlign w:val="center"/>
          </w:tcPr>
          <w:p w14:paraId="636022AB" w14:textId="2FFB017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0,1590</w:t>
            </w:r>
          </w:p>
        </w:tc>
      </w:tr>
      <w:tr w:rsidR="004B4974" w:rsidRPr="00EB4EA3" w14:paraId="5E05A4B7" w14:textId="77777777" w:rsidTr="00CC32E0">
        <w:trPr>
          <w:trHeight w:val="284"/>
        </w:trPr>
        <w:tc>
          <w:tcPr>
            <w:tcW w:w="767" w:type="dxa"/>
            <w:shd w:val="clear" w:color="auto" w:fill="auto"/>
            <w:noWrap/>
            <w:vAlign w:val="center"/>
          </w:tcPr>
          <w:p w14:paraId="3F8D476D" w14:textId="4C6C4B47" w:rsidR="004B4974" w:rsidRDefault="004B4974" w:rsidP="004B4974">
            <w:pPr>
              <w:spacing w:line="240" w:lineRule="auto"/>
              <w:jc w:val="center"/>
              <w:rPr>
                <w:rFonts w:cs="Arial"/>
                <w:b/>
                <w:bCs/>
                <w:color w:val="000000"/>
                <w:sz w:val="16"/>
                <w:szCs w:val="16"/>
              </w:rPr>
            </w:pPr>
            <w:r>
              <w:rPr>
                <w:rFonts w:cs="Arial"/>
                <w:b/>
                <w:bCs/>
                <w:color w:val="000000"/>
                <w:sz w:val="16"/>
                <w:szCs w:val="16"/>
              </w:rPr>
              <w:t>13</w:t>
            </w:r>
          </w:p>
        </w:tc>
        <w:tc>
          <w:tcPr>
            <w:tcW w:w="755" w:type="dxa"/>
            <w:shd w:val="clear" w:color="auto" w:fill="auto"/>
            <w:noWrap/>
            <w:vAlign w:val="center"/>
          </w:tcPr>
          <w:p w14:paraId="29FA006F" w14:textId="4B74E37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0,0798</w:t>
            </w:r>
          </w:p>
        </w:tc>
        <w:tc>
          <w:tcPr>
            <w:tcW w:w="755" w:type="dxa"/>
            <w:shd w:val="clear" w:color="auto" w:fill="auto"/>
            <w:noWrap/>
            <w:vAlign w:val="center"/>
          </w:tcPr>
          <w:p w14:paraId="76EF6203" w14:textId="5E480C6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0,1550</w:t>
            </w:r>
          </w:p>
        </w:tc>
        <w:tc>
          <w:tcPr>
            <w:tcW w:w="755" w:type="dxa"/>
            <w:shd w:val="clear" w:color="auto" w:fill="auto"/>
            <w:noWrap/>
            <w:vAlign w:val="center"/>
          </w:tcPr>
          <w:p w14:paraId="588FF610" w14:textId="0D1084A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0,1157</w:t>
            </w:r>
          </w:p>
        </w:tc>
        <w:tc>
          <w:tcPr>
            <w:tcW w:w="755" w:type="dxa"/>
            <w:shd w:val="clear" w:color="auto" w:fill="auto"/>
            <w:noWrap/>
            <w:vAlign w:val="center"/>
          </w:tcPr>
          <w:p w14:paraId="25DFB016" w14:textId="4DBE3EE8"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-0,1111</w:t>
            </w:r>
          </w:p>
        </w:tc>
        <w:tc>
          <w:tcPr>
            <w:tcW w:w="755" w:type="dxa"/>
            <w:shd w:val="clear" w:color="auto" w:fill="auto"/>
            <w:noWrap/>
            <w:vAlign w:val="center"/>
          </w:tcPr>
          <w:p w14:paraId="11730187" w14:textId="1680194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0,0981</w:t>
            </w:r>
          </w:p>
        </w:tc>
        <w:tc>
          <w:tcPr>
            <w:tcW w:w="755" w:type="dxa"/>
            <w:shd w:val="clear" w:color="auto" w:fill="auto"/>
            <w:noWrap/>
            <w:vAlign w:val="center"/>
          </w:tcPr>
          <w:p w14:paraId="040E611A" w14:textId="4B55BDA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-0,0573</w:t>
            </w:r>
          </w:p>
        </w:tc>
        <w:tc>
          <w:tcPr>
            <w:tcW w:w="755" w:type="dxa"/>
            <w:shd w:val="clear" w:color="auto" w:fill="auto"/>
            <w:noWrap/>
            <w:vAlign w:val="center"/>
          </w:tcPr>
          <w:p w14:paraId="36AFD9BE" w14:textId="335AD21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0,2045</w:t>
            </w:r>
          </w:p>
        </w:tc>
        <w:tc>
          <w:tcPr>
            <w:tcW w:w="755" w:type="dxa"/>
            <w:shd w:val="clear" w:color="auto" w:fill="auto"/>
            <w:noWrap/>
            <w:vAlign w:val="center"/>
          </w:tcPr>
          <w:p w14:paraId="134129D0" w14:textId="3E39BAC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0,1936</w:t>
            </w:r>
          </w:p>
        </w:tc>
        <w:tc>
          <w:tcPr>
            <w:tcW w:w="755" w:type="dxa"/>
            <w:shd w:val="clear" w:color="auto" w:fill="auto"/>
            <w:noWrap/>
            <w:vAlign w:val="center"/>
          </w:tcPr>
          <w:p w14:paraId="45EDD798" w14:textId="47C0488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0,0637</w:t>
            </w:r>
          </w:p>
        </w:tc>
        <w:tc>
          <w:tcPr>
            <w:tcW w:w="755" w:type="dxa"/>
            <w:shd w:val="clear" w:color="auto" w:fill="auto"/>
            <w:noWrap/>
            <w:vAlign w:val="center"/>
          </w:tcPr>
          <w:p w14:paraId="5074C38D" w14:textId="36AA444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-0,1028</w:t>
            </w:r>
          </w:p>
        </w:tc>
        <w:tc>
          <w:tcPr>
            <w:tcW w:w="755" w:type="dxa"/>
            <w:shd w:val="clear" w:color="auto" w:fill="auto"/>
            <w:noWrap/>
            <w:vAlign w:val="center"/>
          </w:tcPr>
          <w:p w14:paraId="2A7ED031" w14:textId="3D09E8E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0,0505</w:t>
            </w:r>
          </w:p>
        </w:tc>
      </w:tr>
      <w:tr w:rsidR="004B4974" w:rsidRPr="00EB4EA3" w14:paraId="5E6F33E8" w14:textId="77777777" w:rsidTr="00CC32E0">
        <w:trPr>
          <w:trHeight w:val="284"/>
        </w:trPr>
        <w:tc>
          <w:tcPr>
            <w:tcW w:w="767" w:type="dxa"/>
            <w:shd w:val="clear" w:color="auto" w:fill="auto"/>
            <w:noWrap/>
            <w:vAlign w:val="center"/>
          </w:tcPr>
          <w:p w14:paraId="41FB68CF" w14:textId="57BE4EBD" w:rsidR="004B4974" w:rsidRDefault="004B4974" w:rsidP="004B4974">
            <w:pPr>
              <w:spacing w:line="240" w:lineRule="auto"/>
              <w:jc w:val="center"/>
              <w:rPr>
                <w:rFonts w:cs="Arial"/>
                <w:b/>
                <w:bCs/>
                <w:color w:val="000000"/>
                <w:sz w:val="16"/>
                <w:szCs w:val="16"/>
              </w:rPr>
            </w:pPr>
            <w:r>
              <w:rPr>
                <w:rFonts w:cs="Arial"/>
                <w:b/>
                <w:bCs/>
                <w:color w:val="000000"/>
                <w:sz w:val="16"/>
                <w:szCs w:val="16"/>
              </w:rPr>
              <w:t>14</w:t>
            </w:r>
          </w:p>
        </w:tc>
        <w:tc>
          <w:tcPr>
            <w:tcW w:w="755" w:type="dxa"/>
            <w:shd w:val="clear" w:color="auto" w:fill="auto"/>
            <w:noWrap/>
            <w:vAlign w:val="center"/>
          </w:tcPr>
          <w:p w14:paraId="64F0AF81" w14:textId="4037C31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-0,0945</w:t>
            </w:r>
          </w:p>
        </w:tc>
        <w:tc>
          <w:tcPr>
            <w:tcW w:w="755" w:type="dxa"/>
            <w:shd w:val="clear" w:color="auto" w:fill="auto"/>
            <w:noWrap/>
            <w:vAlign w:val="center"/>
          </w:tcPr>
          <w:p w14:paraId="0089CDB2" w14:textId="36447B3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0,0032</w:t>
            </w:r>
          </w:p>
        </w:tc>
        <w:tc>
          <w:tcPr>
            <w:tcW w:w="755" w:type="dxa"/>
            <w:shd w:val="clear" w:color="auto" w:fill="auto"/>
            <w:noWrap/>
            <w:vAlign w:val="center"/>
          </w:tcPr>
          <w:p w14:paraId="41A4D35F" w14:textId="7C388EE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-0,1795</w:t>
            </w:r>
          </w:p>
        </w:tc>
        <w:tc>
          <w:tcPr>
            <w:tcW w:w="755" w:type="dxa"/>
            <w:shd w:val="clear" w:color="auto" w:fill="auto"/>
            <w:noWrap/>
            <w:vAlign w:val="center"/>
          </w:tcPr>
          <w:p w14:paraId="6B4DB5B5" w14:textId="20CE1EA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0,6443</w:t>
            </w:r>
          </w:p>
        </w:tc>
        <w:tc>
          <w:tcPr>
            <w:tcW w:w="755" w:type="dxa"/>
            <w:shd w:val="clear" w:color="auto" w:fill="auto"/>
            <w:noWrap/>
            <w:vAlign w:val="center"/>
          </w:tcPr>
          <w:p w14:paraId="1F40D006" w14:textId="1E7B19D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-0,0245</w:t>
            </w:r>
          </w:p>
        </w:tc>
        <w:tc>
          <w:tcPr>
            <w:tcW w:w="755" w:type="dxa"/>
            <w:shd w:val="clear" w:color="auto" w:fill="auto"/>
            <w:noWrap/>
            <w:vAlign w:val="center"/>
          </w:tcPr>
          <w:p w14:paraId="147945FB" w14:textId="739AAB1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-0,0185</w:t>
            </w:r>
          </w:p>
        </w:tc>
        <w:tc>
          <w:tcPr>
            <w:tcW w:w="755" w:type="dxa"/>
            <w:shd w:val="clear" w:color="auto" w:fill="auto"/>
            <w:noWrap/>
            <w:vAlign w:val="center"/>
          </w:tcPr>
          <w:p w14:paraId="0B7E72D2" w14:textId="0FA2595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-0,3818</w:t>
            </w:r>
          </w:p>
        </w:tc>
        <w:tc>
          <w:tcPr>
            <w:tcW w:w="755" w:type="dxa"/>
            <w:shd w:val="clear" w:color="auto" w:fill="auto"/>
            <w:noWrap/>
            <w:vAlign w:val="center"/>
          </w:tcPr>
          <w:p w14:paraId="0D07A474" w14:textId="624B0DB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-0,1545</w:t>
            </w:r>
          </w:p>
        </w:tc>
        <w:tc>
          <w:tcPr>
            <w:tcW w:w="755" w:type="dxa"/>
            <w:shd w:val="clear" w:color="auto" w:fill="auto"/>
            <w:noWrap/>
            <w:vAlign w:val="center"/>
          </w:tcPr>
          <w:p w14:paraId="793CB886" w14:textId="74590F0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0,3199</w:t>
            </w:r>
          </w:p>
        </w:tc>
        <w:tc>
          <w:tcPr>
            <w:tcW w:w="755" w:type="dxa"/>
            <w:shd w:val="clear" w:color="auto" w:fill="auto"/>
            <w:noWrap/>
            <w:vAlign w:val="center"/>
          </w:tcPr>
          <w:p w14:paraId="297FEA56" w14:textId="17A23D3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0,5004</w:t>
            </w:r>
          </w:p>
        </w:tc>
        <w:tc>
          <w:tcPr>
            <w:tcW w:w="755" w:type="dxa"/>
            <w:shd w:val="clear" w:color="auto" w:fill="auto"/>
            <w:noWrap/>
            <w:vAlign w:val="center"/>
          </w:tcPr>
          <w:p w14:paraId="2B4DB03F" w14:textId="461306F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-0,0649</w:t>
            </w:r>
          </w:p>
        </w:tc>
      </w:tr>
      <w:tr w:rsidR="004B4974" w:rsidRPr="00EB4EA3" w14:paraId="03BC1588" w14:textId="77777777" w:rsidTr="00CC32E0">
        <w:trPr>
          <w:trHeight w:val="284"/>
        </w:trPr>
        <w:tc>
          <w:tcPr>
            <w:tcW w:w="767" w:type="dxa"/>
            <w:shd w:val="clear" w:color="auto" w:fill="auto"/>
            <w:noWrap/>
            <w:vAlign w:val="center"/>
          </w:tcPr>
          <w:p w14:paraId="2EC22C1C" w14:textId="2E5B9A9E" w:rsidR="004B4974" w:rsidRDefault="004B4974" w:rsidP="004B4974">
            <w:pPr>
              <w:spacing w:line="240" w:lineRule="auto"/>
              <w:jc w:val="center"/>
              <w:rPr>
                <w:rFonts w:cs="Arial"/>
                <w:b/>
                <w:bCs/>
                <w:color w:val="000000"/>
                <w:sz w:val="16"/>
                <w:szCs w:val="16"/>
              </w:rPr>
            </w:pPr>
            <w:r>
              <w:rPr>
                <w:rFonts w:cs="Arial"/>
                <w:b/>
                <w:bCs/>
                <w:color w:val="000000"/>
                <w:sz w:val="16"/>
                <w:szCs w:val="16"/>
              </w:rPr>
              <w:t>15</w:t>
            </w:r>
          </w:p>
        </w:tc>
        <w:tc>
          <w:tcPr>
            <w:tcW w:w="755" w:type="dxa"/>
            <w:shd w:val="clear" w:color="auto" w:fill="auto"/>
            <w:noWrap/>
            <w:vAlign w:val="center"/>
          </w:tcPr>
          <w:p w14:paraId="6A230D54" w14:textId="62FF6DC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-0,1450</w:t>
            </w:r>
          </w:p>
        </w:tc>
        <w:tc>
          <w:tcPr>
            <w:tcW w:w="755" w:type="dxa"/>
            <w:shd w:val="clear" w:color="auto" w:fill="auto"/>
            <w:noWrap/>
            <w:vAlign w:val="center"/>
          </w:tcPr>
          <w:p w14:paraId="5DC34394" w14:textId="7C24282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-0,4681</w:t>
            </w:r>
          </w:p>
        </w:tc>
        <w:tc>
          <w:tcPr>
            <w:tcW w:w="755" w:type="dxa"/>
            <w:shd w:val="clear" w:color="auto" w:fill="auto"/>
            <w:noWrap/>
            <w:vAlign w:val="center"/>
          </w:tcPr>
          <w:p w14:paraId="27046C78" w14:textId="1225B32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-0,1675</w:t>
            </w:r>
          </w:p>
        </w:tc>
        <w:tc>
          <w:tcPr>
            <w:tcW w:w="755" w:type="dxa"/>
            <w:shd w:val="clear" w:color="auto" w:fill="auto"/>
            <w:noWrap/>
            <w:vAlign w:val="center"/>
          </w:tcPr>
          <w:p w14:paraId="6FC1FA0D" w14:textId="4B573F4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-0,3111</w:t>
            </w:r>
          </w:p>
        </w:tc>
        <w:tc>
          <w:tcPr>
            <w:tcW w:w="755" w:type="dxa"/>
            <w:shd w:val="clear" w:color="auto" w:fill="auto"/>
            <w:noWrap/>
            <w:vAlign w:val="center"/>
          </w:tcPr>
          <w:p w14:paraId="7FA2C958" w14:textId="6D236BA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-0,2696</w:t>
            </w:r>
          </w:p>
        </w:tc>
        <w:tc>
          <w:tcPr>
            <w:tcW w:w="755" w:type="dxa"/>
            <w:shd w:val="clear" w:color="auto" w:fill="auto"/>
            <w:noWrap/>
            <w:vAlign w:val="center"/>
          </w:tcPr>
          <w:p w14:paraId="2313224B" w14:textId="02E5858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0,1906</w:t>
            </w:r>
          </w:p>
        </w:tc>
        <w:tc>
          <w:tcPr>
            <w:tcW w:w="755" w:type="dxa"/>
            <w:shd w:val="clear" w:color="auto" w:fill="auto"/>
            <w:noWrap/>
            <w:vAlign w:val="center"/>
          </w:tcPr>
          <w:p w14:paraId="30174B53" w14:textId="3A3FD41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-0,2316</w:t>
            </w:r>
          </w:p>
        </w:tc>
        <w:tc>
          <w:tcPr>
            <w:tcW w:w="755" w:type="dxa"/>
            <w:shd w:val="clear" w:color="auto" w:fill="auto"/>
            <w:noWrap/>
            <w:vAlign w:val="center"/>
          </w:tcPr>
          <w:p w14:paraId="08B16BD9" w14:textId="3DB79C7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-0,4263</w:t>
            </w:r>
          </w:p>
        </w:tc>
        <w:tc>
          <w:tcPr>
            <w:tcW w:w="755" w:type="dxa"/>
            <w:shd w:val="clear" w:color="auto" w:fill="auto"/>
            <w:noWrap/>
            <w:vAlign w:val="center"/>
          </w:tcPr>
          <w:p w14:paraId="19831C41" w14:textId="47F98D1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-0,5108</w:t>
            </w:r>
          </w:p>
        </w:tc>
        <w:tc>
          <w:tcPr>
            <w:tcW w:w="755" w:type="dxa"/>
            <w:shd w:val="clear" w:color="auto" w:fill="auto"/>
            <w:noWrap/>
            <w:vAlign w:val="center"/>
          </w:tcPr>
          <w:p w14:paraId="55DFBAD6" w14:textId="4BA696BA"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-0,1921</w:t>
            </w:r>
          </w:p>
        </w:tc>
        <w:tc>
          <w:tcPr>
            <w:tcW w:w="755" w:type="dxa"/>
            <w:shd w:val="clear" w:color="auto" w:fill="auto"/>
            <w:noWrap/>
            <w:vAlign w:val="center"/>
          </w:tcPr>
          <w:p w14:paraId="030F79B0" w14:textId="50F1429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-0,0866</w:t>
            </w:r>
          </w:p>
        </w:tc>
      </w:tr>
      <w:tr w:rsidR="004B4974" w:rsidRPr="00EB4EA3" w14:paraId="3E801FF2" w14:textId="77777777" w:rsidTr="00CC32E0">
        <w:trPr>
          <w:trHeight w:val="284"/>
        </w:trPr>
        <w:tc>
          <w:tcPr>
            <w:tcW w:w="767" w:type="dxa"/>
            <w:shd w:val="clear" w:color="auto" w:fill="auto"/>
            <w:noWrap/>
            <w:vAlign w:val="center"/>
          </w:tcPr>
          <w:p w14:paraId="060F182B" w14:textId="658FC813" w:rsidR="004B4974" w:rsidRDefault="004B4974" w:rsidP="004B4974">
            <w:pPr>
              <w:spacing w:line="240" w:lineRule="auto"/>
              <w:jc w:val="center"/>
              <w:rPr>
                <w:rFonts w:cs="Arial"/>
                <w:b/>
                <w:bCs/>
                <w:color w:val="000000"/>
                <w:sz w:val="16"/>
                <w:szCs w:val="16"/>
              </w:rPr>
            </w:pPr>
            <w:r>
              <w:rPr>
                <w:rFonts w:cs="Arial"/>
                <w:b/>
                <w:bCs/>
                <w:color w:val="000000"/>
                <w:sz w:val="16"/>
                <w:szCs w:val="16"/>
              </w:rPr>
              <w:t>16</w:t>
            </w:r>
          </w:p>
        </w:tc>
        <w:tc>
          <w:tcPr>
            <w:tcW w:w="755" w:type="dxa"/>
            <w:shd w:val="clear" w:color="auto" w:fill="auto"/>
            <w:noWrap/>
            <w:vAlign w:val="center"/>
          </w:tcPr>
          <w:p w14:paraId="0C1ED6BB" w14:textId="5293D58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0,1641</w:t>
            </w:r>
          </w:p>
        </w:tc>
        <w:tc>
          <w:tcPr>
            <w:tcW w:w="755" w:type="dxa"/>
            <w:shd w:val="clear" w:color="auto" w:fill="auto"/>
            <w:noWrap/>
            <w:vAlign w:val="center"/>
          </w:tcPr>
          <w:p w14:paraId="162084C0" w14:textId="0C74350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-0,2114</w:t>
            </w:r>
          </w:p>
        </w:tc>
        <w:tc>
          <w:tcPr>
            <w:tcW w:w="755" w:type="dxa"/>
            <w:shd w:val="clear" w:color="auto" w:fill="auto"/>
            <w:noWrap/>
            <w:vAlign w:val="center"/>
          </w:tcPr>
          <w:p w14:paraId="789171CB" w14:textId="612306DD"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-0,0137</w:t>
            </w:r>
          </w:p>
        </w:tc>
        <w:tc>
          <w:tcPr>
            <w:tcW w:w="755" w:type="dxa"/>
            <w:shd w:val="clear" w:color="auto" w:fill="auto"/>
            <w:noWrap/>
            <w:vAlign w:val="center"/>
          </w:tcPr>
          <w:p w14:paraId="7EC773DA" w14:textId="17CB246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-0,1994</w:t>
            </w:r>
          </w:p>
        </w:tc>
        <w:tc>
          <w:tcPr>
            <w:tcW w:w="755" w:type="dxa"/>
            <w:shd w:val="clear" w:color="auto" w:fill="auto"/>
            <w:noWrap/>
            <w:vAlign w:val="center"/>
          </w:tcPr>
          <w:p w14:paraId="44B45CD1" w14:textId="67404E4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-0,2903</w:t>
            </w:r>
          </w:p>
        </w:tc>
        <w:tc>
          <w:tcPr>
            <w:tcW w:w="755" w:type="dxa"/>
            <w:shd w:val="clear" w:color="auto" w:fill="auto"/>
            <w:noWrap/>
            <w:vAlign w:val="center"/>
          </w:tcPr>
          <w:p w14:paraId="5659AA0C" w14:textId="2907988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-0,5341</w:t>
            </w:r>
          </w:p>
        </w:tc>
        <w:tc>
          <w:tcPr>
            <w:tcW w:w="755" w:type="dxa"/>
            <w:shd w:val="clear" w:color="auto" w:fill="auto"/>
            <w:noWrap/>
            <w:vAlign w:val="center"/>
          </w:tcPr>
          <w:p w14:paraId="48DD6C52" w14:textId="2372C590"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-0,0063</w:t>
            </w:r>
          </w:p>
        </w:tc>
        <w:tc>
          <w:tcPr>
            <w:tcW w:w="755" w:type="dxa"/>
            <w:shd w:val="clear" w:color="auto" w:fill="auto"/>
            <w:noWrap/>
            <w:vAlign w:val="center"/>
          </w:tcPr>
          <w:p w14:paraId="71915715" w14:textId="0511F55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-0,0266</w:t>
            </w:r>
          </w:p>
        </w:tc>
        <w:tc>
          <w:tcPr>
            <w:tcW w:w="755" w:type="dxa"/>
            <w:shd w:val="clear" w:color="auto" w:fill="auto"/>
            <w:noWrap/>
            <w:vAlign w:val="center"/>
          </w:tcPr>
          <w:p w14:paraId="6FC6C3E7" w14:textId="1CFDBDC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0,2456</w:t>
            </w:r>
          </w:p>
        </w:tc>
        <w:tc>
          <w:tcPr>
            <w:tcW w:w="755" w:type="dxa"/>
            <w:shd w:val="clear" w:color="auto" w:fill="auto"/>
            <w:noWrap/>
            <w:vAlign w:val="center"/>
          </w:tcPr>
          <w:p w14:paraId="375657C0" w14:textId="4D667DD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0,0987</w:t>
            </w:r>
          </w:p>
        </w:tc>
        <w:tc>
          <w:tcPr>
            <w:tcW w:w="755" w:type="dxa"/>
            <w:shd w:val="clear" w:color="auto" w:fill="auto"/>
            <w:noWrap/>
            <w:vAlign w:val="center"/>
          </w:tcPr>
          <w:p w14:paraId="06712AB5" w14:textId="6FF5A4CC"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0,0631</w:t>
            </w:r>
          </w:p>
        </w:tc>
      </w:tr>
      <w:tr w:rsidR="004B4974" w:rsidRPr="00EB4EA3" w14:paraId="6C0B0477" w14:textId="77777777" w:rsidTr="00CC32E0">
        <w:trPr>
          <w:trHeight w:val="284"/>
        </w:trPr>
        <w:tc>
          <w:tcPr>
            <w:tcW w:w="767" w:type="dxa"/>
            <w:shd w:val="clear" w:color="auto" w:fill="auto"/>
            <w:noWrap/>
            <w:vAlign w:val="center"/>
          </w:tcPr>
          <w:p w14:paraId="27086E12" w14:textId="65EB221C" w:rsidR="004B4974" w:rsidRDefault="004B4974" w:rsidP="004B4974">
            <w:pPr>
              <w:spacing w:line="240" w:lineRule="auto"/>
              <w:jc w:val="center"/>
              <w:rPr>
                <w:rFonts w:cs="Arial"/>
                <w:b/>
                <w:bCs/>
                <w:color w:val="000000"/>
                <w:sz w:val="16"/>
                <w:szCs w:val="16"/>
              </w:rPr>
            </w:pPr>
            <w:r>
              <w:rPr>
                <w:rFonts w:cs="Arial"/>
                <w:b/>
                <w:bCs/>
                <w:color w:val="000000"/>
                <w:sz w:val="16"/>
                <w:szCs w:val="16"/>
              </w:rPr>
              <w:t>17</w:t>
            </w:r>
          </w:p>
        </w:tc>
        <w:tc>
          <w:tcPr>
            <w:tcW w:w="755" w:type="dxa"/>
            <w:shd w:val="clear" w:color="auto" w:fill="auto"/>
            <w:noWrap/>
            <w:vAlign w:val="center"/>
          </w:tcPr>
          <w:p w14:paraId="09736D67" w14:textId="3DC0193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-0,2441</w:t>
            </w:r>
          </w:p>
        </w:tc>
        <w:tc>
          <w:tcPr>
            <w:tcW w:w="755" w:type="dxa"/>
            <w:shd w:val="clear" w:color="auto" w:fill="auto"/>
            <w:noWrap/>
            <w:vAlign w:val="center"/>
          </w:tcPr>
          <w:p w14:paraId="2C38B91F" w14:textId="0D93935F"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-0,1161</w:t>
            </w:r>
          </w:p>
        </w:tc>
        <w:tc>
          <w:tcPr>
            <w:tcW w:w="755" w:type="dxa"/>
            <w:shd w:val="clear" w:color="auto" w:fill="auto"/>
            <w:noWrap/>
            <w:vAlign w:val="center"/>
          </w:tcPr>
          <w:p w14:paraId="1722B6A7" w14:textId="71894ED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0,0383</w:t>
            </w:r>
          </w:p>
        </w:tc>
        <w:tc>
          <w:tcPr>
            <w:tcW w:w="755" w:type="dxa"/>
            <w:shd w:val="clear" w:color="auto" w:fill="auto"/>
            <w:noWrap/>
            <w:vAlign w:val="center"/>
          </w:tcPr>
          <w:p w14:paraId="29C5D6B9" w14:textId="3BA1A7AE"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0,2080</w:t>
            </w:r>
          </w:p>
        </w:tc>
        <w:tc>
          <w:tcPr>
            <w:tcW w:w="755" w:type="dxa"/>
            <w:shd w:val="clear" w:color="auto" w:fill="auto"/>
            <w:noWrap/>
            <w:vAlign w:val="center"/>
          </w:tcPr>
          <w:p w14:paraId="25CB3793" w14:textId="43AA8C8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0,4815</w:t>
            </w:r>
          </w:p>
        </w:tc>
        <w:tc>
          <w:tcPr>
            <w:tcW w:w="755" w:type="dxa"/>
            <w:shd w:val="clear" w:color="auto" w:fill="auto"/>
            <w:noWrap/>
            <w:vAlign w:val="center"/>
          </w:tcPr>
          <w:p w14:paraId="001FB702" w14:textId="00DD505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-0,0402</w:t>
            </w:r>
          </w:p>
        </w:tc>
        <w:tc>
          <w:tcPr>
            <w:tcW w:w="755" w:type="dxa"/>
            <w:shd w:val="clear" w:color="auto" w:fill="auto"/>
            <w:noWrap/>
            <w:vAlign w:val="center"/>
          </w:tcPr>
          <w:p w14:paraId="5BBC6878" w14:textId="455ED4EB"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0,1459</w:t>
            </w:r>
          </w:p>
        </w:tc>
        <w:tc>
          <w:tcPr>
            <w:tcW w:w="755" w:type="dxa"/>
            <w:shd w:val="clear" w:color="auto" w:fill="auto"/>
            <w:noWrap/>
            <w:vAlign w:val="center"/>
          </w:tcPr>
          <w:p w14:paraId="6600ABE5" w14:textId="621B1CA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0,0256</w:t>
            </w:r>
          </w:p>
        </w:tc>
        <w:tc>
          <w:tcPr>
            <w:tcW w:w="755" w:type="dxa"/>
            <w:shd w:val="clear" w:color="auto" w:fill="auto"/>
            <w:noWrap/>
            <w:vAlign w:val="center"/>
          </w:tcPr>
          <w:p w14:paraId="42CF526C" w14:textId="452628F3"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-0,3717</w:t>
            </w:r>
          </w:p>
        </w:tc>
        <w:tc>
          <w:tcPr>
            <w:tcW w:w="755" w:type="dxa"/>
            <w:shd w:val="clear" w:color="auto" w:fill="auto"/>
            <w:noWrap/>
            <w:vAlign w:val="center"/>
          </w:tcPr>
          <w:p w14:paraId="2699D818" w14:textId="63FDD1A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0,0784</w:t>
            </w:r>
          </w:p>
        </w:tc>
        <w:tc>
          <w:tcPr>
            <w:tcW w:w="755" w:type="dxa"/>
            <w:shd w:val="clear" w:color="auto" w:fill="auto"/>
            <w:noWrap/>
            <w:vAlign w:val="center"/>
          </w:tcPr>
          <w:p w14:paraId="7703E8E8" w14:textId="1B61230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0,0372</w:t>
            </w:r>
          </w:p>
        </w:tc>
      </w:tr>
      <w:tr w:rsidR="004B4974" w:rsidRPr="00EB4EA3" w14:paraId="7B8606FB" w14:textId="77777777" w:rsidTr="00CC32E0">
        <w:trPr>
          <w:trHeight w:val="284"/>
        </w:trPr>
        <w:tc>
          <w:tcPr>
            <w:tcW w:w="767" w:type="dxa"/>
            <w:tcBorders>
              <w:bottom w:val="single" w:sz="12" w:space="0" w:color="auto"/>
            </w:tcBorders>
            <w:shd w:val="clear" w:color="auto" w:fill="auto"/>
            <w:noWrap/>
            <w:vAlign w:val="center"/>
          </w:tcPr>
          <w:p w14:paraId="09880B46" w14:textId="759E5D29" w:rsidR="004B4974" w:rsidRDefault="004B4974" w:rsidP="004B4974">
            <w:pPr>
              <w:spacing w:line="240" w:lineRule="auto"/>
              <w:jc w:val="center"/>
              <w:rPr>
                <w:rFonts w:cs="Arial"/>
                <w:b/>
                <w:bCs/>
                <w:color w:val="000000"/>
                <w:sz w:val="16"/>
                <w:szCs w:val="16"/>
              </w:rPr>
            </w:pPr>
            <w:r>
              <w:rPr>
                <w:rFonts w:cs="Arial"/>
                <w:b/>
                <w:bCs/>
                <w:color w:val="000000"/>
                <w:sz w:val="16"/>
                <w:szCs w:val="16"/>
              </w:rPr>
              <w:t>18</w:t>
            </w:r>
          </w:p>
        </w:tc>
        <w:tc>
          <w:tcPr>
            <w:tcW w:w="755" w:type="dxa"/>
            <w:tcBorders>
              <w:bottom w:val="single" w:sz="12" w:space="0" w:color="auto"/>
            </w:tcBorders>
            <w:shd w:val="clear" w:color="auto" w:fill="auto"/>
            <w:noWrap/>
            <w:vAlign w:val="center"/>
          </w:tcPr>
          <w:p w14:paraId="432527AA" w14:textId="7888925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0,0800</w:t>
            </w:r>
          </w:p>
        </w:tc>
        <w:tc>
          <w:tcPr>
            <w:tcW w:w="755" w:type="dxa"/>
            <w:tcBorders>
              <w:bottom w:val="single" w:sz="12" w:space="0" w:color="auto"/>
            </w:tcBorders>
            <w:shd w:val="clear" w:color="auto" w:fill="auto"/>
            <w:noWrap/>
            <w:vAlign w:val="center"/>
          </w:tcPr>
          <w:p w14:paraId="036F772F" w14:textId="2A62D73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0,3276</w:t>
            </w:r>
          </w:p>
        </w:tc>
        <w:tc>
          <w:tcPr>
            <w:tcW w:w="755" w:type="dxa"/>
            <w:tcBorders>
              <w:bottom w:val="single" w:sz="12" w:space="0" w:color="auto"/>
            </w:tcBorders>
            <w:shd w:val="clear" w:color="auto" w:fill="auto"/>
            <w:noWrap/>
            <w:vAlign w:val="center"/>
          </w:tcPr>
          <w:p w14:paraId="663BF20E" w14:textId="2CE646A6"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-0,0246</w:t>
            </w:r>
          </w:p>
        </w:tc>
        <w:tc>
          <w:tcPr>
            <w:tcW w:w="755" w:type="dxa"/>
            <w:tcBorders>
              <w:bottom w:val="single" w:sz="12" w:space="0" w:color="auto"/>
            </w:tcBorders>
            <w:shd w:val="clear" w:color="auto" w:fill="auto"/>
            <w:noWrap/>
            <w:vAlign w:val="center"/>
          </w:tcPr>
          <w:p w14:paraId="24C1F4D4" w14:textId="19310B99"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-0,0086</w:t>
            </w:r>
          </w:p>
        </w:tc>
        <w:tc>
          <w:tcPr>
            <w:tcW w:w="755" w:type="dxa"/>
            <w:tcBorders>
              <w:bottom w:val="single" w:sz="12" w:space="0" w:color="auto"/>
            </w:tcBorders>
            <w:shd w:val="clear" w:color="auto" w:fill="auto"/>
            <w:noWrap/>
            <w:vAlign w:val="center"/>
          </w:tcPr>
          <w:p w14:paraId="3FDA3884" w14:textId="0996B66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-0,1912</w:t>
            </w:r>
          </w:p>
        </w:tc>
        <w:tc>
          <w:tcPr>
            <w:tcW w:w="755" w:type="dxa"/>
            <w:tcBorders>
              <w:bottom w:val="single" w:sz="12" w:space="0" w:color="auto"/>
            </w:tcBorders>
            <w:shd w:val="clear" w:color="auto" w:fill="auto"/>
            <w:noWrap/>
            <w:vAlign w:val="center"/>
          </w:tcPr>
          <w:p w14:paraId="31B6EF14" w14:textId="75DFCA94"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0,5742</w:t>
            </w:r>
          </w:p>
        </w:tc>
        <w:tc>
          <w:tcPr>
            <w:tcW w:w="755" w:type="dxa"/>
            <w:tcBorders>
              <w:bottom w:val="single" w:sz="12" w:space="0" w:color="auto"/>
            </w:tcBorders>
            <w:shd w:val="clear" w:color="auto" w:fill="auto"/>
            <w:noWrap/>
            <w:vAlign w:val="center"/>
          </w:tcPr>
          <w:p w14:paraId="51FEA4E9" w14:textId="256B8F12"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-0,1397</w:t>
            </w:r>
          </w:p>
        </w:tc>
        <w:tc>
          <w:tcPr>
            <w:tcW w:w="755" w:type="dxa"/>
            <w:tcBorders>
              <w:bottom w:val="single" w:sz="12" w:space="0" w:color="auto"/>
            </w:tcBorders>
            <w:shd w:val="clear" w:color="auto" w:fill="auto"/>
            <w:noWrap/>
            <w:vAlign w:val="center"/>
          </w:tcPr>
          <w:p w14:paraId="310965E6" w14:textId="2A5C7065"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0,0010</w:t>
            </w:r>
          </w:p>
        </w:tc>
        <w:tc>
          <w:tcPr>
            <w:tcW w:w="755" w:type="dxa"/>
            <w:tcBorders>
              <w:bottom w:val="single" w:sz="12" w:space="0" w:color="auto"/>
            </w:tcBorders>
            <w:shd w:val="clear" w:color="auto" w:fill="auto"/>
            <w:noWrap/>
            <w:vAlign w:val="center"/>
          </w:tcPr>
          <w:p w14:paraId="5096E792" w14:textId="375097C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0,1261</w:t>
            </w:r>
          </w:p>
        </w:tc>
        <w:tc>
          <w:tcPr>
            <w:tcW w:w="755" w:type="dxa"/>
            <w:tcBorders>
              <w:bottom w:val="single" w:sz="12" w:space="0" w:color="auto"/>
            </w:tcBorders>
            <w:shd w:val="clear" w:color="auto" w:fill="auto"/>
            <w:noWrap/>
            <w:vAlign w:val="center"/>
          </w:tcPr>
          <w:p w14:paraId="483E9CA9" w14:textId="29DB72E7"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-0,1771</w:t>
            </w:r>
          </w:p>
        </w:tc>
        <w:tc>
          <w:tcPr>
            <w:tcW w:w="755" w:type="dxa"/>
            <w:tcBorders>
              <w:bottom w:val="single" w:sz="12" w:space="0" w:color="auto"/>
            </w:tcBorders>
            <w:shd w:val="clear" w:color="auto" w:fill="auto"/>
            <w:noWrap/>
            <w:vAlign w:val="center"/>
          </w:tcPr>
          <w:p w14:paraId="250CEA52" w14:textId="62D3D7F1" w:rsidR="004B4974" w:rsidRPr="00CC32E0" w:rsidRDefault="004B4974" w:rsidP="00CC32E0">
            <w:pPr>
              <w:spacing w:line="240" w:lineRule="auto"/>
              <w:jc w:val="right"/>
              <w:rPr>
                <w:rFonts w:cs="Arial"/>
                <w:color w:val="000000"/>
                <w:sz w:val="16"/>
                <w:szCs w:val="16"/>
              </w:rPr>
            </w:pPr>
            <w:r w:rsidRPr="00CC32E0">
              <w:rPr>
                <w:rFonts w:cs="Arial"/>
                <w:color w:val="000000"/>
                <w:sz w:val="16"/>
                <w:szCs w:val="16"/>
              </w:rPr>
              <w:t>-0,1003</w:t>
            </w:r>
          </w:p>
        </w:tc>
      </w:tr>
    </w:tbl>
    <w:p w14:paraId="19B1A0A4" w14:textId="77777777" w:rsidR="002C773F" w:rsidRDefault="002C773F" w:rsidP="00920A3D">
      <w:pPr>
        <w:rPr>
          <w:rFonts w:cs="Arial"/>
          <w:szCs w:val="24"/>
        </w:rPr>
      </w:pPr>
    </w:p>
    <w:p w14:paraId="4F948C25" w14:textId="4DE98993" w:rsidR="006B5CE6" w:rsidRDefault="00A92CB9" w:rsidP="006F6C51">
      <w:pPr>
        <w:ind w:firstLine="1134"/>
        <w:rPr>
          <w:rFonts w:cs="Arial"/>
          <w:szCs w:val="24"/>
        </w:rPr>
      </w:pPr>
      <w:r w:rsidRPr="003E1CEA">
        <w:rPr>
          <w:rFonts w:cs="Arial"/>
          <w:szCs w:val="24"/>
        </w:rPr>
        <w:t xml:space="preserve">Seguindo com o cálculo, </w:t>
      </w:r>
      <w:r w:rsidR="00F221A0" w:rsidRPr="003E1CEA">
        <w:rPr>
          <w:rFonts w:cs="Arial"/>
          <w:szCs w:val="24"/>
        </w:rPr>
        <w:t>passamos agora para a equação</w:t>
      </w:r>
      <w:r w:rsidR="00A83097" w:rsidRPr="003E1CEA">
        <w:rPr>
          <w:rFonts w:cs="Arial"/>
          <w:szCs w:val="24"/>
        </w:rPr>
        <w:t xml:space="preserve"> </w:t>
      </w:r>
      <w:r w:rsidR="00A83097" w:rsidRPr="003E1CEA">
        <w:rPr>
          <w:rFonts w:cs="Arial"/>
          <w:szCs w:val="24"/>
        </w:rPr>
        <w:fldChar w:fldCharType="begin"/>
      </w:r>
      <w:r w:rsidR="00A83097" w:rsidRPr="003E1CEA">
        <w:rPr>
          <w:rFonts w:cs="Arial"/>
          <w:szCs w:val="24"/>
        </w:rPr>
        <w:instrText xml:space="preserve"> REF _Ref509777353 \h </w:instrText>
      </w:r>
      <w:r w:rsidR="00A83097" w:rsidRPr="003E1CEA">
        <w:rPr>
          <w:rFonts w:cs="Arial"/>
          <w:szCs w:val="24"/>
        </w:rPr>
      </w:r>
      <w:r w:rsidR="00A83097" w:rsidRPr="003E1CEA">
        <w:rPr>
          <w:rFonts w:cs="Arial"/>
          <w:szCs w:val="24"/>
        </w:rPr>
        <w:fldChar w:fldCharType="separate"/>
      </w:r>
      <w:r w:rsidR="00D05DD2">
        <w:rPr>
          <w:rFonts w:cs="Arial"/>
          <w:szCs w:val="24"/>
        </w:rPr>
        <w:t>(</w:t>
      </w:r>
      <w:r w:rsidR="00D05DD2">
        <w:rPr>
          <w:noProof/>
        </w:rPr>
        <w:t>7</w:t>
      </w:r>
      <w:r w:rsidR="00D05DD2">
        <w:rPr>
          <w:rFonts w:cs="Arial"/>
          <w:szCs w:val="24"/>
        </w:rPr>
        <w:t>)</w:t>
      </w:r>
      <w:r w:rsidR="00A83097" w:rsidRPr="003E1CEA">
        <w:rPr>
          <w:rFonts w:cs="Arial"/>
          <w:szCs w:val="24"/>
        </w:rPr>
        <w:fldChar w:fldCharType="end"/>
      </w:r>
      <w:r w:rsidR="00F221A0" w:rsidRPr="003E1CEA">
        <w:rPr>
          <w:rFonts w:cs="Arial"/>
          <w:szCs w:val="24"/>
        </w:rPr>
        <w:t>, onde acharemos o</w:t>
      </w:r>
      <w:r w:rsidR="00155487" w:rsidRPr="003E1CEA">
        <w:rPr>
          <w:rFonts w:cs="Arial"/>
          <w:szCs w:val="24"/>
        </w:rPr>
        <w:t xml:space="preserve">s valores da matriz </w:t>
      </w:r>
      <m:oMath>
        <m:r>
          <w:rPr>
            <w:rFonts w:ascii="Cambria Math" w:hAnsi="Cambria Math" w:cs="Arial"/>
            <w:szCs w:val="24"/>
          </w:rPr>
          <m:t>T</m:t>
        </m:r>
      </m:oMath>
      <w:r w:rsidR="00155487" w:rsidRPr="003E1CEA">
        <w:rPr>
          <w:rFonts w:cs="Arial"/>
          <w:szCs w:val="24"/>
        </w:rPr>
        <w:t>.</w:t>
      </w:r>
      <w:r w:rsidR="001133FC">
        <w:rPr>
          <w:rFonts w:cs="Arial"/>
          <w:szCs w:val="24"/>
        </w:rPr>
        <w:t xml:space="preserve"> </w:t>
      </w:r>
      <w:r w:rsidR="00FC07C7">
        <w:rPr>
          <w:rFonts w:cs="Arial"/>
          <w:szCs w:val="24"/>
        </w:rPr>
        <w:t xml:space="preserve">Para isso, vamos primeiro calcular a matriz produto de </w:t>
      </w:r>
      <w:r w:rsidR="00FC07C7" w:rsidRPr="0057093D">
        <w:rPr>
          <w:rFonts w:cs="Arial"/>
          <w:i/>
          <w:szCs w:val="24"/>
        </w:rPr>
        <w:t>Hadamard</w:t>
      </w:r>
      <w:r w:rsidR="00FC07C7">
        <w:rPr>
          <w:rFonts w:cs="Arial"/>
          <w:szCs w:val="24"/>
        </w:rPr>
        <w:t xml:space="preserve"> de</w:t>
      </w:r>
      <w:r w:rsidR="006522F4" w:rsidRPr="003E1CEA">
        <w:rPr>
          <w:rFonts w:cs="Arial"/>
          <w:szCs w:val="24"/>
        </w:rPr>
        <w:t xml:space="preserve"> </w:t>
      </w:r>
      <m:oMath>
        <m:r>
          <w:rPr>
            <w:rFonts w:ascii="Cambria Math" w:hAnsi="Cambria Math"/>
            <w:szCs w:val="24"/>
          </w:rPr>
          <m:t>Vf</m:t>
        </m:r>
        <m:r>
          <w:rPr>
            <w:rFonts w:ascii="Cambria Math" w:hAnsi="Cambria Math" w:cs="LMRoman8-Regular"/>
            <w:szCs w:val="24"/>
          </w:rPr>
          <m:t>∘</m:t>
        </m:r>
        <m:r>
          <w:rPr>
            <w:rFonts w:ascii="Cambria Math" w:hAnsi="Cambria Math"/>
            <w:szCs w:val="24"/>
          </w:rPr>
          <m:t>Vf</m:t>
        </m:r>
      </m:oMath>
      <w:r w:rsidR="00B27001" w:rsidRPr="00A371CA">
        <w:rPr>
          <w:rFonts w:cs="Arial"/>
          <w:szCs w:val="24"/>
        </w:rPr>
        <w:t>, que c</w:t>
      </w:r>
      <w:r w:rsidR="00A371CA">
        <w:rPr>
          <w:rFonts w:cs="Arial"/>
          <w:szCs w:val="24"/>
        </w:rPr>
        <w:t>h</w:t>
      </w:r>
      <w:r w:rsidR="00B27001" w:rsidRPr="00A371CA">
        <w:rPr>
          <w:rFonts w:cs="Arial"/>
          <w:szCs w:val="24"/>
        </w:rPr>
        <w:t>amaremos de</w:t>
      </w:r>
      <w:r w:rsidR="00A371CA">
        <w:rPr>
          <w:rFonts w:cs="Arial"/>
          <w:szCs w:val="24"/>
        </w:rPr>
        <w:t xml:space="preserve"> matriz </w:t>
      </w:r>
      <m:oMath>
        <m:r>
          <w:rPr>
            <w:rFonts w:ascii="Cambria Math" w:hAnsi="Cambria Math" w:cs="Arial"/>
            <w:szCs w:val="24"/>
          </w:rPr>
          <m:t>H</m:t>
        </m:r>
      </m:oMath>
      <w:r w:rsidR="00EA5899" w:rsidRPr="00E147E8">
        <w:rPr>
          <w:rFonts w:cs="Arial"/>
          <w:szCs w:val="24"/>
        </w:rPr>
        <w:t>.</w:t>
      </w:r>
      <w:r w:rsidR="00E147E8">
        <w:rPr>
          <w:rFonts w:cs="Arial"/>
          <w:szCs w:val="24"/>
        </w:rPr>
        <w:t xml:space="preserve"> A característica</w:t>
      </w:r>
      <w:r w:rsidR="002B25B4">
        <w:rPr>
          <w:rFonts w:cs="Arial"/>
          <w:szCs w:val="24"/>
        </w:rPr>
        <w:t xml:space="preserve"> especial do produto de </w:t>
      </w:r>
      <w:r w:rsidR="002B25B4" w:rsidRPr="00B27001">
        <w:rPr>
          <w:rFonts w:cs="Arial"/>
          <w:i/>
          <w:szCs w:val="24"/>
        </w:rPr>
        <w:t>Hadamard</w:t>
      </w:r>
      <w:r w:rsidR="002B25B4">
        <w:rPr>
          <w:rFonts w:cs="Arial"/>
          <w:szCs w:val="24"/>
        </w:rPr>
        <w:t xml:space="preserve"> é que ele não segue a multiplicação padrão de matrizes, e sim</w:t>
      </w:r>
      <w:r w:rsidR="00B27001">
        <w:rPr>
          <w:rFonts w:cs="Arial"/>
          <w:szCs w:val="24"/>
        </w:rPr>
        <w:t xml:space="preserve"> multiplica os valores de mesmo índice das duas matrizes. </w:t>
      </w:r>
      <w:r w:rsidR="00A371CA">
        <w:rPr>
          <w:rFonts w:cs="Arial"/>
          <w:szCs w:val="24"/>
        </w:rPr>
        <w:t xml:space="preserve">Por exemplo, para acharmos o valor de </w:t>
      </w:r>
      <m:oMath>
        <m:sSub>
          <m:sSubPr>
            <m:ctrlPr>
              <w:rPr>
                <w:rFonts w:ascii="Cambria Math" w:hAnsi="Cambria Math" w:cs="Arial"/>
                <w:i/>
                <w:szCs w:val="24"/>
              </w:rPr>
            </m:ctrlPr>
          </m:sSubPr>
          <m:e>
            <m:r>
              <w:rPr>
                <w:rFonts w:ascii="Cambria Math" w:hAnsi="Cambria Math" w:cs="Arial"/>
                <w:szCs w:val="24"/>
              </w:rPr>
              <m:t>H</m:t>
            </m:r>
          </m:e>
          <m:sub>
            <m:r>
              <w:rPr>
                <w:rFonts w:ascii="Cambria Math" w:hAnsi="Cambria Math" w:cs="Arial"/>
                <w:szCs w:val="24"/>
              </w:rPr>
              <m:t>1,1</m:t>
            </m:r>
          </m:sub>
        </m:sSub>
      </m:oMath>
      <w:r w:rsidR="00134C68">
        <w:rPr>
          <w:rFonts w:cs="Arial"/>
          <w:szCs w:val="24"/>
        </w:rPr>
        <w:t xml:space="preserve">, devemos </w:t>
      </w:r>
      <w:r w:rsidR="00D01BA7">
        <w:rPr>
          <w:rFonts w:cs="Arial"/>
          <w:szCs w:val="24"/>
        </w:rPr>
        <w:t>resolver a equação</w:t>
      </w:r>
      <w:r w:rsidR="004B2EA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H</m:t>
            </m:r>
          </m:e>
          <m:sub>
            <m:r>
              <w:rPr>
                <w:rFonts w:ascii="Cambria Math" w:hAnsi="Cambria Math" w:cs="Arial"/>
                <w:szCs w:val="24"/>
              </w:rPr>
              <m:t>1,1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Vf</m:t>
            </m:r>
          </m:e>
          <m:sub>
            <m:r>
              <w:rPr>
                <w:rFonts w:ascii="Cambria Math" w:hAnsi="Cambria Math" w:cs="Arial"/>
                <w:szCs w:val="24"/>
              </w:rPr>
              <m:t>1,1</m:t>
            </m:r>
          </m:sub>
        </m:sSub>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Vf</m:t>
            </m:r>
          </m:e>
          <m:sub>
            <m:r>
              <w:rPr>
                <w:rFonts w:ascii="Cambria Math" w:hAnsi="Cambria Math" w:cs="Arial"/>
                <w:szCs w:val="24"/>
              </w:rPr>
              <m:t>1,1</m:t>
            </m:r>
          </m:sub>
        </m:sSub>
        <m:r>
          <w:rPr>
            <w:rFonts w:ascii="Cambria Math" w:hAnsi="Cambria Math" w:cs="Arial"/>
            <w:szCs w:val="24"/>
          </w:rPr>
          <m:t>=0,2098×0,2098≅0,0440</m:t>
        </m:r>
      </m:oMath>
      <w:r w:rsidR="00F6681E">
        <w:rPr>
          <w:rFonts w:cs="Arial"/>
          <w:szCs w:val="24"/>
        </w:rPr>
        <w:t xml:space="preserve">. </w:t>
      </w:r>
      <w:r w:rsidR="006522F4" w:rsidRPr="003E1CEA">
        <w:rPr>
          <w:rFonts w:cs="Arial"/>
          <w:szCs w:val="24"/>
        </w:rPr>
        <w:t xml:space="preserve">A </w:t>
      </w:r>
      <w:r w:rsidR="003802AF">
        <w:rPr>
          <w:rFonts w:cs="Arial"/>
          <w:szCs w:val="24"/>
        </w:rPr>
        <w:fldChar w:fldCharType="begin"/>
      </w:r>
      <w:r w:rsidR="003802AF">
        <w:rPr>
          <w:rFonts w:cs="Arial"/>
          <w:szCs w:val="24"/>
        </w:rPr>
        <w:instrText xml:space="preserve"> REF _Ref509840383 \h </w:instrText>
      </w:r>
      <w:r w:rsidR="003802AF">
        <w:rPr>
          <w:rFonts w:cs="Arial"/>
          <w:szCs w:val="24"/>
        </w:rPr>
      </w:r>
      <w:r w:rsidR="003802AF">
        <w:rPr>
          <w:rFonts w:cs="Arial"/>
          <w:szCs w:val="24"/>
        </w:rPr>
        <w:fldChar w:fldCharType="separate"/>
      </w:r>
      <w:r w:rsidR="003802AF">
        <w:t xml:space="preserve">tabela </w:t>
      </w:r>
      <w:r w:rsidR="003802AF">
        <w:rPr>
          <w:noProof/>
        </w:rPr>
        <w:t>10</w:t>
      </w:r>
      <w:r w:rsidR="003802AF">
        <w:rPr>
          <w:rFonts w:cs="Arial"/>
          <w:szCs w:val="24"/>
        </w:rPr>
        <w:fldChar w:fldCharType="end"/>
      </w:r>
      <w:r w:rsidR="003802AF">
        <w:rPr>
          <w:rFonts w:cs="Arial"/>
          <w:szCs w:val="24"/>
        </w:rPr>
        <w:t xml:space="preserve"> </w:t>
      </w:r>
      <w:r w:rsidR="006522F4" w:rsidRPr="003E1CEA">
        <w:rPr>
          <w:rFonts w:cs="Arial"/>
          <w:szCs w:val="24"/>
        </w:rPr>
        <w:t xml:space="preserve">mostra </w:t>
      </w:r>
      <w:r w:rsidR="00F6681E">
        <w:rPr>
          <w:rFonts w:cs="Arial"/>
          <w:szCs w:val="24"/>
        </w:rPr>
        <w:t xml:space="preserve">todos </w:t>
      </w:r>
      <w:r w:rsidR="006522F4" w:rsidRPr="003E1CEA">
        <w:rPr>
          <w:rFonts w:cs="Arial"/>
          <w:szCs w:val="24"/>
        </w:rPr>
        <w:t xml:space="preserve">os valores calculados para </w:t>
      </w:r>
      <m:oMath>
        <m:r>
          <w:rPr>
            <w:rFonts w:ascii="Cambria Math" w:hAnsi="Cambria Math" w:cs="Arial"/>
            <w:szCs w:val="24"/>
          </w:rPr>
          <m:t>H.</m:t>
        </m:r>
      </m:oMath>
      <w:r w:rsidR="00F765BC">
        <w:rPr>
          <w:rFonts w:cs="Arial"/>
          <w:szCs w:val="24"/>
        </w:rPr>
        <w:t xml:space="preserve"> </w:t>
      </w:r>
      <w:r w:rsidR="007B24F8">
        <w:rPr>
          <w:rFonts w:cs="Arial"/>
          <w:szCs w:val="24"/>
        </w:rPr>
        <w:t xml:space="preserve">Conhecidos os valores da matriz </w:t>
      </w:r>
      <m:oMath>
        <m:r>
          <w:rPr>
            <w:rFonts w:ascii="Cambria Math" w:hAnsi="Cambria Math" w:cs="Arial"/>
            <w:szCs w:val="24"/>
          </w:rPr>
          <m:t>H</m:t>
        </m:r>
      </m:oMath>
      <w:r w:rsidR="007B24F8">
        <w:rPr>
          <w:rFonts w:cs="Arial"/>
          <w:szCs w:val="24"/>
        </w:rPr>
        <w:t xml:space="preserve">, podemos prosseguir com o cálculo de </w:t>
      </w:r>
      <m:oMath>
        <m:r>
          <w:rPr>
            <w:rFonts w:ascii="Cambria Math" w:hAnsi="Cambria Math" w:cs="Arial"/>
            <w:szCs w:val="24"/>
          </w:rPr>
          <m:t>T</m:t>
        </m:r>
      </m:oMath>
      <w:r w:rsidR="007B24F8">
        <w:rPr>
          <w:rFonts w:cs="Arial"/>
          <w:szCs w:val="24"/>
        </w:rPr>
        <w:t xml:space="preserve">, multiplicando agora a matriz resultante </w:t>
      </w:r>
      <m:oMath>
        <m:r>
          <w:rPr>
            <w:rFonts w:ascii="Cambria Math" w:hAnsi="Cambria Math" w:cs="Arial"/>
            <w:szCs w:val="24"/>
          </w:rPr>
          <m:t>H</m:t>
        </m:r>
      </m:oMath>
      <w:r w:rsidR="007B24F8">
        <w:rPr>
          <w:rFonts w:cs="Arial"/>
          <w:szCs w:val="24"/>
        </w:rPr>
        <w:t xml:space="preserve"> pela ma</w:t>
      </w:r>
      <w:r w:rsidR="00FE00F0">
        <w:rPr>
          <w:rFonts w:cs="Arial"/>
          <w:szCs w:val="24"/>
        </w:rPr>
        <w:t xml:space="preserve">triz de diagonal de colunas </w:t>
      </w:r>
      <m:oMath>
        <m:sSub>
          <m:sSubPr>
            <m:ctrlPr>
              <w:rPr>
                <w:rFonts w:ascii="Cambria Math" w:hAnsi="Cambria Math" w:cs="Arial"/>
                <w:i/>
                <w:szCs w:val="24"/>
              </w:rPr>
            </m:ctrlPr>
          </m:sSubPr>
          <m:e>
            <m:r>
              <w:rPr>
                <w:rFonts w:ascii="Cambria Math" w:hAnsi="Cambria Math" w:cs="Arial"/>
                <w:szCs w:val="24"/>
              </w:rPr>
              <m:t>D</m:t>
            </m:r>
          </m:e>
          <m:sub>
            <m:r>
              <w:rPr>
                <w:rFonts w:ascii="Cambria Math" w:hAnsi="Cambria Math" w:cs="Arial"/>
                <w:szCs w:val="24"/>
              </w:rPr>
              <m:t>c</m:t>
            </m:r>
          </m:sub>
        </m:sSub>
      </m:oMath>
      <w:r w:rsidR="00FE00F0">
        <w:rPr>
          <w:rFonts w:cs="Arial"/>
          <w:szCs w:val="24"/>
        </w:rPr>
        <w:t>. Os valores resultantes dessa multiplicação estão exibidos na</w:t>
      </w:r>
      <w:r w:rsidR="00D87135">
        <w:rPr>
          <w:rFonts w:cs="Arial"/>
          <w:szCs w:val="24"/>
        </w:rPr>
        <w:t xml:space="preserve"> </w:t>
      </w:r>
      <w:r w:rsidR="00D87135">
        <w:rPr>
          <w:rFonts w:cs="Arial"/>
          <w:szCs w:val="24"/>
        </w:rPr>
        <w:fldChar w:fldCharType="begin"/>
      </w:r>
      <w:r w:rsidR="00D87135">
        <w:rPr>
          <w:rFonts w:cs="Arial"/>
          <w:szCs w:val="24"/>
        </w:rPr>
        <w:instrText xml:space="preserve"> REF _Ref509777397 \h </w:instrText>
      </w:r>
      <w:r w:rsidR="00D87135">
        <w:rPr>
          <w:rFonts w:cs="Arial"/>
          <w:szCs w:val="24"/>
        </w:rPr>
      </w:r>
      <w:r w:rsidR="00D87135">
        <w:rPr>
          <w:rFonts w:cs="Arial"/>
          <w:szCs w:val="24"/>
        </w:rPr>
        <w:fldChar w:fldCharType="separate"/>
      </w:r>
      <w:r w:rsidR="003802AF">
        <w:t>t</w:t>
      </w:r>
      <w:r w:rsidR="00D05DD2">
        <w:t xml:space="preserve">abela </w:t>
      </w:r>
      <w:r w:rsidR="00D05DD2">
        <w:rPr>
          <w:noProof/>
        </w:rPr>
        <w:t>11</w:t>
      </w:r>
      <w:r w:rsidR="00D87135">
        <w:rPr>
          <w:rFonts w:cs="Arial"/>
          <w:szCs w:val="24"/>
        </w:rPr>
        <w:fldChar w:fldCharType="end"/>
      </w:r>
      <w:r w:rsidR="00D87135">
        <w:rPr>
          <w:rFonts w:cs="Arial"/>
          <w:szCs w:val="24"/>
        </w:rPr>
        <w:t>.</w:t>
      </w:r>
    </w:p>
    <w:p w14:paraId="78D2AFF4" w14:textId="77777777" w:rsidR="00035933" w:rsidRDefault="00035933" w:rsidP="00035933">
      <w:pPr>
        <w:rPr>
          <w:rFonts w:cs="Arial"/>
          <w:szCs w:val="24"/>
        </w:rPr>
      </w:pPr>
    </w:p>
    <w:p w14:paraId="3747BBB5" w14:textId="22F18C15" w:rsidR="00E414D3" w:rsidRDefault="00E414D3" w:rsidP="00E414D3">
      <w:pPr>
        <w:pStyle w:val="Legenda"/>
        <w:keepNext/>
      </w:pPr>
      <w:bookmarkStart w:id="134" w:name="_Ref509840383"/>
      <w:bookmarkStart w:id="135" w:name="_Toc509838598"/>
      <w:r>
        <w:t xml:space="preserve">Tabela </w:t>
      </w:r>
      <w:fldSimple w:instr=" SEQ Tabela \* ARABIC ">
        <w:r w:rsidR="00D05DD2">
          <w:rPr>
            <w:noProof/>
          </w:rPr>
          <w:t>10</w:t>
        </w:r>
      </w:fldSimple>
      <w:bookmarkEnd w:id="134"/>
      <w:r>
        <w:t xml:space="preserve"> – Valores da matriz produto de </w:t>
      </w:r>
      <w:r w:rsidRPr="00E55371">
        <w:rPr>
          <w:i/>
        </w:rPr>
        <w:t>Hadamard</w:t>
      </w:r>
      <w:r>
        <w:t xml:space="preserve"> </w:t>
      </w:r>
      <m:oMath>
        <m:r>
          <w:rPr>
            <w:rFonts w:ascii="Cambria Math" w:hAnsi="Cambria Math"/>
          </w:rPr>
          <m:t>H</m:t>
        </m:r>
      </m:oMath>
      <w:r>
        <w:t xml:space="preserve"> </w:t>
      </w:r>
      <w:r w:rsidR="00B8471C">
        <w:t xml:space="preserve">para </w:t>
      </w:r>
      <m:oMath>
        <m:r>
          <w:rPr>
            <w:rFonts w:ascii="Cambria Math" w:hAnsi="Cambria Math"/>
          </w:rPr>
          <m:t>Vf</m:t>
        </m:r>
        <m:r>
          <w:rPr>
            <w:rFonts w:ascii="Cambria Math" w:hAnsi="Cambria Math" w:cs="LMRoman8-Regular"/>
          </w:rPr>
          <m:t>∘</m:t>
        </m:r>
        <m:r>
          <w:rPr>
            <w:rFonts w:ascii="Cambria Math" w:hAnsi="Cambria Math"/>
          </w:rPr>
          <m:t>Vf</m:t>
        </m:r>
      </m:oMath>
      <w:r w:rsidR="00F765BC">
        <w:t>.</w:t>
      </w:r>
      <w:bookmarkEnd w:id="135"/>
    </w:p>
    <w:tbl>
      <w:tblPr>
        <w:tblW w:w="9072" w:type="dxa"/>
        <w:tblCellMar>
          <w:left w:w="70" w:type="dxa"/>
          <w:right w:w="70" w:type="dxa"/>
        </w:tblCellMar>
        <w:tblLook w:val="04A0" w:firstRow="1" w:lastRow="0" w:firstColumn="1" w:lastColumn="0" w:noHBand="0" w:noVBand="1"/>
      </w:tblPr>
      <w:tblGrid>
        <w:gridCol w:w="775"/>
        <w:gridCol w:w="755"/>
        <w:gridCol w:w="755"/>
        <w:gridCol w:w="755"/>
        <w:gridCol w:w="754"/>
        <w:gridCol w:w="754"/>
        <w:gridCol w:w="754"/>
        <w:gridCol w:w="754"/>
        <w:gridCol w:w="754"/>
        <w:gridCol w:w="754"/>
        <w:gridCol w:w="754"/>
        <w:gridCol w:w="754"/>
      </w:tblGrid>
      <w:tr w:rsidR="00F6681E" w:rsidRPr="00833271" w14:paraId="2EE70F48" w14:textId="77777777" w:rsidTr="003A53C2">
        <w:trPr>
          <w:trHeight w:val="288"/>
        </w:trPr>
        <w:tc>
          <w:tcPr>
            <w:tcW w:w="9072" w:type="dxa"/>
            <w:gridSpan w:val="12"/>
            <w:tcBorders>
              <w:top w:val="single" w:sz="12" w:space="0" w:color="auto"/>
            </w:tcBorders>
            <w:shd w:val="clear" w:color="auto" w:fill="auto"/>
            <w:noWrap/>
            <w:vAlign w:val="center"/>
            <w:hideMark/>
          </w:tcPr>
          <w:p w14:paraId="746A590C" w14:textId="38246C79" w:rsidR="00F6681E" w:rsidRPr="00833271" w:rsidRDefault="00F6681E" w:rsidP="003A53C2">
            <w:pPr>
              <w:spacing w:line="240" w:lineRule="auto"/>
              <w:jc w:val="center"/>
              <w:rPr>
                <w:rFonts w:cs="Arial"/>
                <w:b/>
                <w:bCs/>
                <w:color w:val="000000"/>
                <w:sz w:val="16"/>
                <w:szCs w:val="16"/>
              </w:rPr>
            </w:pPr>
            <w:r>
              <w:rPr>
                <w:rFonts w:cs="Arial"/>
                <w:b/>
                <w:bCs/>
                <w:color w:val="000000"/>
                <w:sz w:val="16"/>
                <w:szCs w:val="16"/>
              </w:rPr>
              <w:t xml:space="preserve">Matriz Produto de </w:t>
            </w:r>
            <w:r w:rsidRPr="00F6681E">
              <w:rPr>
                <w:rFonts w:cs="Arial"/>
                <w:b/>
                <w:bCs/>
                <w:i/>
                <w:color w:val="000000"/>
                <w:sz w:val="16"/>
                <w:szCs w:val="16"/>
              </w:rPr>
              <w:t>Hadamard</w:t>
            </w:r>
            <w:r>
              <w:rPr>
                <w:rFonts w:cs="Arial"/>
                <w:b/>
                <w:bCs/>
                <w:color w:val="000000"/>
                <w:sz w:val="16"/>
                <w:szCs w:val="16"/>
              </w:rPr>
              <w:t xml:space="preserve"> </w:t>
            </w:r>
            <m:oMath>
              <m:r>
                <m:rPr>
                  <m:sty m:val="bi"/>
                </m:rPr>
                <w:rPr>
                  <w:rFonts w:ascii="Cambria Math" w:hAnsi="Cambria Math" w:cs="Arial"/>
                  <w:color w:val="000000"/>
                  <w:sz w:val="16"/>
                  <w:szCs w:val="16"/>
                </w:rPr>
                <m:t>H</m:t>
              </m:r>
            </m:oMath>
          </w:p>
        </w:tc>
      </w:tr>
      <w:tr w:rsidR="00F6681E" w:rsidRPr="00833271" w14:paraId="06BE8D7A" w14:textId="77777777" w:rsidTr="003A53C2">
        <w:trPr>
          <w:trHeight w:val="288"/>
        </w:trPr>
        <w:tc>
          <w:tcPr>
            <w:tcW w:w="775" w:type="dxa"/>
            <w:vMerge w:val="restart"/>
            <w:shd w:val="clear" w:color="auto" w:fill="auto"/>
            <w:noWrap/>
            <w:vAlign w:val="center"/>
            <w:hideMark/>
          </w:tcPr>
          <w:p w14:paraId="7142198A" w14:textId="77777777" w:rsidR="00F6681E" w:rsidRDefault="00F6681E" w:rsidP="003A53C2">
            <w:pPr>
              <w:spacing w:line="240" w:lineRule="auto"/>
              <w:jc w:val="center"/>
              <w:rPr>
                <w:rFonts w:cs="Arial"/>
                <w:b/>
                <w:bCs/>
                <w:color w:val="000000"/>
                <w:sz w:val="16"/>
                <w:szCs w:val="16"/>
              </w:rPr>
            </w:pPr>
            <w:r>
              <w:rPr>
                <w:rFonts w:cs="Arial"/>
                <w:b/>
                <w:bCs/>
                <w:color w:val="000000"/>
                <w:sz w:val="16"/>
                <w:szCs w:val="16"/>
              </w:rPr>
              <w:t xml:space="preserve">Índice das </w:t>
            </w:r>
          </w:p>
          <w:p w14:paraId="0FDAC1EA" w14:textId="77777777" w:rsidR="00F6681E" w:rsidRPr="00833271" w:rsidRDefault="00F6681E" w:rsidP="003A53C2">
            <w:pPr>
              <w:spacing w:line="240" w:lineRule="auto"/>
              <w:jc w:val="center"/>
              <w:rPr>
                <w:rFonts w:cs="Arial"/>
                <w:b/>
                <w:bCs/>
                <w:color w:val="000000"/>
                <w:sz w:val="16"/>
                <w:szCs w:val="16"/>
              </w:rPr>
            </w:pPr>
            <w:r>
              <w:rPr>
                <w:rFonts w:cs="Arial"/>
                <w:b/>
                <w:bCs/>
                <w:color w:val="000000"/>
                <w:sz w:val="16"/>
                <w:szCs w:val="16"/>
              </w:rPr>
              <w:t>l</w:t>
            </w:r>
            <w:r w:rsidRPr="00833271">
              <w:rPr>
                <w:rFonts w:cs="Arial"/>
                <w:b/>
                <w:bCs/>
                <w:color w:val="000000"/>
                <w:sz w:val="16"/>
                <w:szCs w:val="16"/>
              </w:rPr>
              <w:t>inhas</w:t>
            </w:r>
          </w:p>
        </w:tc>
        <w:tc>
          <w:tcPr>
            <w:tcW w:w="8297" w:type="dxa"/>
            <w:gridSpan w:val="11"/>
            <w:tcBorders>
              <w:top w:val="single" w:sz="4" w:space="0" w:color="auto"/>
              <w:bottom w:val="single" w:sz="4" w:space="0" w:color="auto"/>
            </w:tcBorders>
            <w:shd w:val="clear" w:color="auto" w:fill="auto"/>
            <w:noWrap/>
            <w:vAlign w:val="center"/>
          </w:tcPr>
          <w:p w14:paraId="564DEE5F" w14:textId="77777777" w:rsidR="00F6681E" w:rsidRPr="00833271" w:rsidRDefault="00F6681E" w:rsidP="003A53C2">
            <w:pPr>
              <w:spacing w:line="240" w:lineRule="auto"/>
              <w:jc w:val="center"/>
              <w:rPr>
                <w:rFonts w:cs="Arial"/>
                <w:b/>
                <w:bCs/>
                <w:color w:val="000000"/>
                <w:sz w:val="16"/>
                <w:szCs w:val="16"/>
              </w:rPr>
            </w:pPr>
            <w:r>
              <w:rPr>
                <w:rFonts w:cs="Arial"/>
                <w:b/>
                <w:bCs/>
                <w:color w:val="000000"/>
                <w:sz w:val="16"/>
                <w:szCs w:val="16"/>
              </w:rPr>
              <w:t>Índice das colunas</w:t>
            </w:r>
          </w:p>
        </w:tc>
      </w:tr>
      <w:tr w:rsidR="00F6681E" w:rsidRPr="00833271" w14:paraId="69E72303" w14:textId="77777777" w:rsidTr="003A53C2">
        <w:trPr>
          <w:trHeight w:val="288"/>
        </w:trPr>
        <w:tc>
          <w:tcPr>
            <w:tcW w:w="775" w:type="dxa"/>
            <w:vMerge/>
            <w:tcBorders>
              <w:bottom w:val="single" w:sz="4" w:space="0" w:color="auto"/>
            </w:tcBorders>
            <w:shd w:val="clear" w:color="auto" w:fill="auto"/>
            <w:noWrap/>
            <w:vAlign w:val="center"/>
          </w:tcPr>
          <w:p w14:paraId="5746486D" w14:textId="77777777" w:rsidR="00F6681E" w:rsidRPr="00833271" w:rsidRDefault="00F6681E" w:rsidP="003A53C2">
            <w:pPr>
              <w:spacing w:line="240" w:lineRule="auto"/>
              <w:jc w:val="center"/>
              <w:rPr>
                <w:rFonts w:cs="Arial"/>
                <w:b/>
                <w:bCs/>
                <w:color w:val="000000"/>
                <w:sz w:val="16"/>
                <w:szCs w:val="16"/>
              </w:rPr>
            </w:pPr>
          </w:p>
        </w:tc>
        <w:tc>
          <w:tcPr>
            <w:tcW w:w="755" w:type="dxa"/>
            <w:tcBorders>
              <w:top w:val="single" w:sz="4" w:space="0" w:color="auto"/>
              <w:bottom w:val="single" w:sz="4" w:space="0" w:color="auto"/>
            </w:tcBorders>
            <w:shd w:val="clear" w:color="auto" w:fill="auto"/>
            <w:noWrap/>
            <w:vAlign w:val="center"/>
          </w:tcPr>
          <w:p w14:paraId="3E5565E6"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tcPr>
          <w:p w14:paraId="6D32FC66"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tcPr>
          <w:p w14:paraId="5809B8B5"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3</w:t>
            </w:r>
          </w:p>
        </w:tc>
        <w:tc>
          <w:tcPr>
            <w:tcW w:w="754" w:type="dxa"/>
            <w:tcBorders>
              <w:top w:val="single" w:sz="4" w:space="0" w:color="auto"/>
              <w:bottom w:val="single" w:sz="4" w:space="0" w:color="auto"/>
            </w:tcBorders>
            <w:shd w:val="clear" w:color="auto" w:fill="auto"/>
            <w:noWrap/>
            <w:vAlign w:val="center"/>
          </w:tcPr>
          <w:p w14:paraId="07FFE813"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4</w:t>
            </w:r>
          </w:p>
        </w:tc>
        <w:tc>
          <w:tcPr>
            <w:tcW w:w="754" w:type="dxa"/>
            <w:tcBorders>
              <w:top w:val="single" w:sz="4" w:space="0" w:color="auto"/>
              <w:bottom w:val="single" w:sz="4" w:space="0" w:color="auto"/>
            </w:tcBorders>
            <w:shd w:val="clear" w:color="auto" w:fill="auto"/>
            <w:noWrap/>
            <w:vAlign w:val="center"/>
          </w:tcPr>
          <w:p w14:paraId="7F76DF17"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5</w:t>
            </w:r>
          </w:p>
        </w:tc>
        <w:tc>
          <w:tcPr>
            <w:tcW w:w="754" w:type="dxa"/>
            <w:tcBorders>
              <w:top w:val="single" w:sz="4" w:space="0" w:color="auto"/>
              <w:bottom w:val="single" w:sz="4" w:space="0" w:color="auto"/>
            </w:tcBorders>
            <w:shd w:val="clear" w:color="auto" w:fill="auto"/>
            <w:noWrap/>
            <w:vAlign w:val="center"/>
          </w:tcPr>
          <w:p w14:paraId="0E596C6B"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6</w:t>
            </w:r>
          </w:p>
        </w:tc>
        <w:tc>
          <w:tcPr>
            <w:tcW w:w="754" w:type="dxa"/>
            <w:tcBorders>
              <w:top w:val="single" w:sz="4" w:space="0" w:color="auto"/>
              <w:bottom w:val="single" w:sz="4" w:space="0" w:color="auto"/>
            </w:tcBorders>
            <w:shd w:val="clear" w:color="auto" w:fill="auto"/>
            <w:noWrap/>
            <w:vAlign w:val="center"/>
          </w:tcPr>
          <w:p w14:paraId="17A1107A"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7</w:t>
            </w:r>
          </w:p>
        </w:tc>
        <w:tc>
          <w:tcPr>
            <w:tcW w:w="754" w:type="dxa"/>
            <w:tcBorders>
              <w:top w:val="single" w:sz="4" w:space="0" w:color="auto"/>
              <w:bottom w:val="single" w:sz="4" w:space="0" w:color="auto"/>
            </w:tcBorders>
            <w:shd w:val="clear" w:color="auto" w:fill="auto"/>
            <w:noWrap/>
            <w:vAlign w:val="center"/>
          </w:tcPr>
          <w:p w14:paraId="1901D65D"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8</w:t>
            </w:r>
          </w:p>
        </w:tc>
        <w:tc>
          <w:tcPr>
            <w:tcW w:w="754" w:type="dxa"/>
            <w:tcBorders>
              <w:top w:val="single" w:sz="4" w:space="0" w:color="auto"/>
              <w:bottom w:val="single" w:sz="4" w:space="0" w:color="auto"/>
            </w:tcBorders>
            <w:shd w:val="clear" w:color="auto" w:fill="auto"/>
            <w:noWrap/>
            <w:vAlign w:val="center"/>
          </w:tcPr>
          <w:p w14:paraId="7689708B"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9</w:t>
            </w:r>
          </w:p>
        </w:tc>
        <w:tc>
          <w:tcPr>
            <w:tcW w:w="754" w:type="dxa"/>
            <w:tcBorders>
              <w:top w:val="single" w:sz="4" w:space="0" w:color="auto"/>
              <w:bottom w:val="single" w:sz="4" w:space="0" w:color="auto"/>
            </w:tcBorders>
            <w:shd w:val="clear" w:color="auto" w:fill="auto"/>
            <w:noWrap/>
            <w:vAlign w:val="center"/>
          </w:tcPr>
          <w:p w14:paraId="11AF7EA2"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10</w:t>
            </w:r>
          </w:p>
        </w:tc>
        <w:tc>
          <w:tcPr>
            <w:tcW w:w="754" w:type="dxa"/>
            <w:tcBorders>
              <w:top w:val="single" w:sz="4" w:space="0" w:color="auto"/>
              <w:bottom w:val="single" w:sz="4" w:space="0" w:color="auto"/>
            </w:tcBorders>
            <w:shd w:val="clear" w:color="auto" w:fill="auto"/>
            <w:noWrap/>
            <w:vAlign w:val="center"/>
          </w:tcPr>
          <w:p w14:paraId="1499C354" w14:textId="77777777" w:rsidR="00F6681E" w:rsidRPr="00833271" w:rsidRDefault="00F6681E" w:rsidP="003A53C2">
            <w:pPr>
              <w:spacing w:line="240" w:lineRule="auto"/>
              <w:jc w:val="center"/>
              <w:rPr>
                <w:rFonts w:cs="Arial"/>
                <w:b/>
                <w:bCs/>
                <w:color w:val="000000"/>
                <w:sz w:val="16"/>
                <w:szCs w:val="16"/>
              </w:rPr>
            </w:pPr>
            <w:r w:rsidRPr="00833271">
              <w:rPr>
                <w:rFonts w:cs="Arial"/>
                <w:b/>
                <w:bCs/>
                <w:color w:val="000000"/>
                <w:sz w:val="16"/>
                <w:szCs w:val="16"/>
              </w:rPr>
              <w:t>11</w:t>
            </w:r>
          </w:p>
        </w:tc>
      </w:tr>
      <w:tr w:rsidR="008512B7" w:rsidRPr="00833271" w14:paraId="28100481" w14:textId="77777777" w:rsidTr="00E414D3">
        <w:trPr>
          <w:trHeight w:val="288"/>
        </w:trPr>
        <w:tc>
          <w:tcPr>
            <w:tcW w:w="775" w:type="dxa"/>
            <w:tcBorders>
              <w:top w:val="single" w:sz="4" w:space="0" w:color="auto"/>
            </w:tcBorders>
            <w:shd w:val="clear" w:color="auto" w:fill="auto"/>
            <w:noWrap/>
            <w:vAlign w:val="center"/>
            <w:hideMark/>
          </w:tcPr>
          <w:p w14:paraId="63371E74"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lastRenderedPageBreak/>
              <w:t>1</w:t>
            </w:r>
          </w:p>
        </w:tc>
        <w:tc>
          <w:tcPr>
            <w:tcW w:w="755" w:type="dxa"/>
            <w:tcBorders>
              <w:top w:val="single" w:sz="4" w:space="0" w:color="auto"/>
            </w:tcBorders>
            <w:shd w:val="clear" w:color="auto" w:fill="auto"/>
            <w:noWrap/>
            <w:vAlign w:val="center"/>
            <w:hideMark/>
          </w:tcPr>
          <w:p w14:paraId="5498255A" w14:textId="56AAA9C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0,0440</w:t>
            </w:r>
          </w:p>
        </w:tc>
        <w:tc>
          <w:tcPr>
            <w:tcW w:w="755" w:type="dxa"/>
            <w:tcBorders>
              <w:top w:val="single" w:sz="4" w:space="0" w:color="auto"/>
            </w:tcBorders>
            <w:shd w:val="clear" w:color="auto" w:fill="auto"/>
            <w:noWrap/>
            <w:vAlign w:val="center"/>
            <w:hideMark/>
          </w:tcPr>
          <w:p w14:paraId="6BDDC609" w14:textId="49497EE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0,0750</w:t>
            </w:r>
          </w:p>
        </w:tc>
        <w:tc>
          <w:tcPr>
            <w:tcW w:w="755" w:type="dxa"/>
            <w:tcBorders>
              <w:top w:val="single" w:sz="4" w:space="0" w:color="auto"/>
            </w:tcBorders>
            <w:shd w:val="clear" w:color="auto" w:fill="auto"/>
            <w:noWrap/>
            <w:vAlign w:val="center"/>
            <w:hideMark/>
          </w:tcPr>
          <w:p w14:paraId="36032707" w14:textId="4E0CA66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0,0575</w:t>
            </w:r>
          </w:p>
        </w:tc>
        <w:tc>
          <w:tcPr>
            <w:tcW w:w="754" w:type="dxa"/>
            <w:tcBorders>
              <w:top w:val="single" w:sz="4" w:space="0" w:color="auto"/>
            </w:tcBorders>
            <w:shd w:val="clear" w:color="auto" w:fill="auto"/>
            <w:noWrap/>
            <w:vAlign w:val="center"/>
            <w:hideMark/>
          </w:tcPr>
          <w:p w14:paraId="31FD16C7" w14:textId="0391D47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0,0019</w:t>
            </w:r>
          </w:p>
        </w:tc>
        <w:tc>
          <w:tcPr>
            <w:tcW w:w="754" w:type="dxa"/>
            <w:tcBorders>
              <w:top w:val="single" w:sz="4" w:space="0" w:color="auto"/>
            </w:tcBorders>
            <w:shd w:val="clear" w:color="auto" w:fill="auto"/>
            <w:noWrap/>
            <w:vAlign w:val="center"/>
            <w:hideMark/>
          </w:tcPr>
          <w:p w14:paraId="555FA4F6" w14:textId="3D09442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0,0008</w:t>
            </w:r>
          </w:p>
        </w:tc>
        <w:tc>
          <w:tcPr>
            <w:tcW w:w="754" w:type="dxa"/>
            <w:tcBorders>
              <w:top w:val="single" w:sz="4" w:space="0" w:color="auto"/>
            </w:tcBorders>
            <w:shd w:val="clear" w:color="auto" w:fill="auto"/>
            <w:noWrap/>
            <w:vAlign w:val="center"/>
            <w:hideMark/>
          </w:tcPr>
          <w:p w14:paraId="514854F2" w14:textId="4512076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0,0406</w:t>
            </w:r>
          </w:p>
        </w:tc>
        <w:tc>
          <w:tcPr>
            <w:tcW w:w="754" w:type="dxa"/>
            <w:tcBorders>
              <w:top w:val="single" w:sz="4" w:space="0" w:color="auto"/>
            </w:tcBorders>
            <w:shd w:val="clear" w:color="auto" w:fill="auto"/>
            <w:noWrap/>
            <w:vAlign w:val="center"/>
            <w:hideMark/>
          </w:tcPr>
          <w:p w14:paraId="5EEFB11D" w14:textId="478E8C5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0,0304</w:t>
            </w:r>
          </w:p>
        </w:tc>
        <w:tc>
          <w:tcPr>
            <w:tcW w:w="754" w:type="dxa"/>
            <w:tcBorders>
              <w:top w:val="single" w:sz="4" w:space="0" w:color="auto"/>
            </w:tcBorders>
            <w:shd w:val="clear" w:color="auto" w:fill="auto"/>
            <w:noWrap/>
            <w:vAlign w:val="center"/>
            <w:hideMark/>
          </w:tcPr>
          <w:p w14:paraId="2C6A8046" w14:textId="569D597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0,0348</w:t>
            </w:r>
          </w:p>
        </w:tc>
        <w:tc>
          <w:tcPr>
            <w:tcW w:w="754" w:type="dxa"/>
            <w:tcBorders>
              <w:top w:val="single" w:sz="4" w:space="0" w:color="auto"/>
            </w:tcBorders>
            <w:shd w:val="clear" w:color="auto" w:fill="auto"/>
            <w:noWrap/>
            <w:vAlign w:val="center"/>
            <w:hideMark/>
          </w:tcPr>
          <w:p w14:paraId="0CC7D600" w14:textId="24BD137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0,1147</w:t>
            </w:r>
          </w:p>
        </w:tc>
        <w:tc>
          <w:tcPr>
            <w:tcW w:w="754" w:type="dxa"/>
            <w:tcBorders>
              <w:top w:val="single" w:sz="4" w:space="0" w:color="auto"/>
            </w:tcBorders>
            <w:shd w:val="clear" w:color="auto" w:fill="auto"/>
            <w:noWrap/>
            <w:vAlign w:val="center"/>
            <w:hideMark/>
          </w:tcPr>
          <w:p w14:paraId="696965EF" w14:textId="096E824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0,0098</w:t>
            </w:r>
          </w:p>
        </w:tc>
        <w:tc>
          <w:tcPr>
            <w:tcW w:w="754" w:type="dxa"/>
            <w:tcBorders>
              <w:top w:val="single" w:sz="4" w:space="0" w:color="auto"/>
            </w:tcBorders>
            <w:shd w:val="clear" w:color="auto" w:fill="auto"/>
            <w:noWrap/>
            <w:vAlign w:val="center"/>
            <w:hideMark/>
          </w:tcPr>
          <w:p w14:paraId="0B787AE9" w14:textId="6927E87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0,0157</w:t>
            </w:r>
          </w:p>
        </w:tc>
      </w:tr>
      <w:tr w:rsidR="008512B7" w:rsidRPr="00833271" w14:paraId="6B75AB6A" w14:textId="77777777" w:rsidTr="00E414D3">
        <w:trPr>
          <w:trHeight w:val="288"/>
        </w:trPr>
        <w:tc>
          <w:tcPr>
            <w:tcW w:w="775" w:type="dxa"/>
            <w:shd w:val="clear" w:color="auto" w:fill="auto"/>
            <w:noWrap/>
            <w:vAlign w:val="center"/>
            <w:hideMark/>
          </w:tcPr>
          <w:p w14:paraId="098983C3"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2</w:t>
            </w:r>
          </w:p>
        </w:tc>
        <w:tc>
          <w:tcPr>
            <w:tcW w:w="755" w:type="dxa"/>
            <w:shd w:val="clear" w:color="auto" w:fill="auto"/>
            <w:noWrap/>
            <w:vAlign w:val="center"/>
            <w:hideMark/>
          </w:tcPr>
          <w:p w14:paraId="7B907A79" w14:textId="2F8AA0E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0,1181</w:t>
            </w:r>
          </w:p>
        </w:tc>
        <w:tc>
          <w:tcPr>
            <w:tcW w:w="755" w:type="dxa"/>
            <w:shd w:val="clear" w:color="auto" w:fill="auto"/>
            <w:noWrap/>
            <w:vAlign w:val="center"/>
            <w:hideMark/>
          </w:tcPr>
          <w:p w14:paraId="70B75B5B" w14:textId="272E972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0,0039</w:t>
            </w:r>
          </w:p>
        </w:tc>
        <w:tc>
          <w:tcPr>
            <w:tcW w:w="755" w:type="dxa"/>
            <w:shd w:val="clear" w:color="auto" w:fill="auto"/>
            <w:noWrap/>
            <w:vAlign w:val="center"/>
            <w:hideMark/>
          </w:tcPr>
          <w:p w14:paraId="4538A560" w14:textId="73E6CE2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292D1C55" w14:textId="4F46C9D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0,0038</w:t>
            </w:r>
          </w:p>
        </w:tc>
        <w:tc>
          <w:tcPr>
            <w:tcW w:w="754" w:type="dxa"/>
            <w:shd w:val="clear" w:color="auto" w:fill="auto"/>
            <w:noWrap/>
            <w:vAlign w:val="center"/>
            <w:hideMark/>
          </w:tcPr>
          <w:p w14:paraId="42A4B528" w14:textId="1D1B982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0,0047</w:t>
            </w:r>
          </w:p>
        </w:tc>
        <w:tc>
          <w:tcPr>
            <w:tcW w:w="754" w:type="dxa"/>
            <w:shd w:val="clear" w:color="auto" w:fill="auto"/>
            <w:noWrap/>
            <w:vAlign w:val="center"/>
            <w:hideMark/>
          </w:tcPr>
          <w:p w14:paraId="43C695EC" w14:textId="3634B2D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0,0019</w:t>
            </w:r>
          </w:p>
        </w:tc>
        <w:tc>
          <w:tcPr>
            <w:tcW w:w="754" w:type="dxa"/>
            <w:shd w:val="clear" w:color="auto" w:fill="auto"/>
            <w:noWrap/>
            <w:vAlign w:val="center"/>
            <w:hideMark/>
          </w:tcPr>
          <w:p w14:paraId="34726922" w14:textId="0E4266A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2438147F" w14:textId="47D4BC0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0,0067</w:t>
            </w:r>
          </w:p>
        </w:tc>
        <w:tc>
          <w:tcPr>
            <w:tcW w:w="754" w:type="dxa"/>
            <w:shd w:val="clear" w:color="auto" w:fill="auto"/>
            <w:noWrap/>
            <w:vAlign w:val="center"/>
            <w:hideMark/>
          </w:tcPr>
          <w:p w14:paraId="16770922" w14:textId="2273E4E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0,0203</w:t>
            </w:r>
          </w:p>
        </w:tc>
        <w:tc>
          <w:tcPr>
            <w:tcW w:w="754" w:type="dxa"/>
            <w:shd w:val="clear" w:color="auto" w:fill="auto"/>
            <w:noWrap/>
            <w:vAlign w:val="center"/>
            <w:hideMark/>
          </w:tcPr>
          <w:p w14:paraId="6FA60B48" w14:textId="1332202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0,0411</w:t>
            </w:r>
          </w:p>
        </w:tc>
        <w:tc>
          <w:tcPr>
            <w:tcW w:w="754" w:type="dxa"/>
            <w:shd w:val="clear" w:color="auto" w:fill="auto"/>
            <w:noWrap/>
            <w:vAlign w:val="center"/>
            <w:hideMark/>
          </w:tcPr>
          <w:p w14:paraId="500BB042" w14:textId="4C98284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r>
      <w:tr w:rsidR="008512B7" w:rsidRPr="00833271" w14:paraId="0C3F7B76" w14:textId="77777777" w:rsidTr="00E414D3">
        <w:trPr>
          <w:trHeight w:val="288"/>
        </w:trPr>
        <w:tc>
          <w:tcPr>
            <w:tcW w:w="775" w:type="dxa"/>
            <w:shd w:val="clear" w:color="auto" w:fill="auto"/>
            <w:noWrap/>
            <w:vAlign w:val="center"/>
            <w:hideMark/>
          </w:tcPr>
          <w:p w14:paraId="1C3E00BD"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3</w:t>
            </w:r>
          </w:p>
        </w:tc>
        <w:tc>
          <w:tcPr>
            <w:tcW w:w="755" w:type="dxa"/>
            <w:shd w:val="clear" w:color="auto" w:fill="auto"/>
            <w:noWrap/>
            <w:vAlign w:val="center"/>
            <w:hideMark/>
          </w:tcPr>
          <w:p w14:paraId="11AF16A0" w14:textId="6268DFD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0,0641</w:t>
            </w:r>
          </w:p>
        </w:tc>
        <w:tc>
          <w:tcPr>
            <w:tcW w:w="755" w:type="dxa"/>
            <w:shd w:val="clear" w:color="auto" w:fill="auto"/>
            <w:noWrap/>
            <w:vAlign w:val="center"/>
            <w:hideMark/>
          </w:tcPr>
          <w:p w14:paraId="0503A1F0" w14:textId="540990F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0,0616</w:t>
            </w:r>
          </w:p>
        </w:tc>
        <w:tc>
          <w:tcPr>
            <w:tcW w:w="755" w:type="dxa"/>
            <w:shd w:val="clear" w:color="auto" w:fill="auto"/>
            <w:noWrap/>
            <w:vAlign w:val="center"/>
            <w:hideMark/>
          </w:tcPr>
          <w:p w14:paraId="7768354C" w14:textId="7BC9B32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0,0958</w:t>
            </w:r>
          </w:p>
        </w:tc>
        <w:tc>
          <w:tcPr>
            <w:tcW w:w="754" w:type="dxa"/>
            <w:shd w:val="clear" w:color="auto" w:fill="auto"/>
            <w:noWrap/>
            <w:vAlign w:val="center"/>
            <w:hideMark/>
          </w:tcPr>
          <w:p w14:paraId="73D19EE4" w14:textId="1177CBB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0,0015</w:t>
            </w:r>
          </w:p>
        </w:tc>
        <w:tc>
          <w:tcPr>
            <w:tcW w:w="754" w:type="dxa"/>
            <w:shd w:val="clear" w:color="auto" w:fill="auto"/>
            <w:noWrap/>
            <w:vAlign w:val="center"/>
            <w:hideMark/>
          </w:tcPr>
          <w:p w14:paraId="4BC97B73" w14:textId="74D705D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0,0190</w:t>
            </w:r>
          </w:p>
        </w:tc>
        <w:tc>
          <w:tcPr>
            <w:tcW w:w="754" w:type="dxa"/>
            <w:shd w:val="clear" w:color="auto" w:fill="auto"/>
            <w:noWrap/>
            <w:vAlign w:val="center"/>
            <w:hideMark/>
          </w:tcPr>
          <w:p w14:paraId="0B91D6E7" w14:textId="40AB4B0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0,1012</w:t>
            </w:r>
          </w:p>
        </w:tc>
        <w:tc>
          <w:tcPr>
            <w:tcW w:w="754" w:type="dxa"/>
            <w:shd w:val="clear" w:color="auto" w:fill="auto"/>
            <w:noWrap/>
            <w:vAlign w:val="center"/>
            <w:hideMark/>
          </w:tcPr>
          <w:p w14:paraId="74EE1383" w14:textId="50548B4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0,0457</w:t>
            </w:r>
          </w:p>
        </w:tc>
        <w:tc>
          <w:tcPr>
            <w:tcW w:w="754" w:type="dxa"/>
            <w:shd w:val="clear" w:color="auto" w:fill="auto"/>
            <w:noWrap/>
            <w:vAlign w:val="center"/>
            <w:hideMark/>
          </w:tcPr>
          <w:p w14:paraId="6C6F803F" w14:textId="0EC0396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0,1270</w:t>
            </w:r>
          </w:p>
        </w:tc>
        <w:tc>
          <w:tcPr>
            <w:tcW w:w="754" w:type="dxa"/>
            <w:shd w:val="clear" w:color="auto" w:fill="auto"/>
            <w:noWrap/>
            <w:vAlign w:val="center"/>
            <w:hideMark/>
          </w:tcPr>
          <w:p w14:paraId="0C97F43D" w14:textId="20960D0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0,0440</w:t>
            </w:r>
          </w:p>
        </w:tc>
        <w:tc>
          <w:tcPr>
            <w:tcW w:w="754" w:type="dxa"/>
            <w:shd w:val="clear" w:color="auto" w:fill="auto"/>
            <w:noWrap/>
            <w:vAlign w:val="center"/>
            <w:hideMark/>
          </w:tcPr>
          <w:p w14:paraId="3C818BAC" w14:textId="772F5EB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0,0325</w:t>
            </w:r>
          </w:p>
        </w:tc>
        <w:tc>
          <w:tcPr>
            <w:tcW w:w="754" w:type="dxa"/>
            <w:shd w:val="clear" w:color="auto" w:fill="auto"/>
            <w:noWrap/>
            <w:vAlign w:val="center"/>
            <w:hideMark/>
          </w:tcPr>
          <w:p w14:paraId="50D81236" w14:textId="2AE4ADC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0,0257</w:t>
            </w:r>
          </w:p>
        </w:tc>
      </w:tr>
      <w:tr w:rsidR="008512B7" w:rsidRPr="00833271" w14:paraId="32A04C64" w14:textId="77777777" w:rsidTr="00E414D3">
        <w:trPr>
          <w:trHeight w:val="288"/>
        </w:trPr>
        <w:tc>
          <w:tcPr>
            <w:tcW w:w="775" w:type="dxa"/>
            <w:shd w:val="clear" w:color="auto" w:fill="auto"/>
            <w:noWrap/>
            <w:vAlign w:val="center"/>
            <w:hideMark/>
          </w:tcPr>
          <w:p w14:paraId="7A70092C"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4</w:t>
            </w:r>
          </w:p>
        </w:tc>
        <w:tc>
          <w:tcPr>
            <w:tcW w:w="755" w:type="dxa"/>
            <w:shd w:val="clear" w:color="auto" w:fill="auto"/>
            <w:noWrap/>
            <w:vAlign w:val="center"/>
            <w:hideMark/>
          </w:tcPr>
          <w:p w14:paraId="371CDCBD" w14:textId="371BF8D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0,0923</w:t>
            </w:r>
          </w:p>
        </w:tc>
        <w:tc>
          <w:tcPr>
            <w:tcW w:w="755" w:type="dxa"/>
            <w:shd w:val="clear" w:color="auto" w:fill="auto"/>
            <w:noWrap/>
            <w:vAlign w:val="center"/>
            <w:hideMark/>
          </w:tcPr>
          <w:p w14:paraId="694D0CF5" w14:textId="09B465F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0,1303</w:t>
            </w:r>
          </w:p>
        </w:tc>
        <w:tc>
          <w:tcPr>
            <w:tcW w:w="755" w:type="dxa"/>
            <w:shd w:val="clear" w:color="auto" w:fill="auto"/>
            <w:noWrap/>
            <w:vAlign w:val="center"/>
            <w:hideMark/>
          </w:tcPr>
          <w:p w14:paraId="4BF70C16" w14:textId="029CEC4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0,1375</w:t>
            </w:r>
          </w:p>
        </w:tc>
        <w:tc>
          <w:tcPr>
            <w:tcW w:w="754" w:type="dxa"/>
            <w:shd w:val="clear" w:color="auto" w:fill="auto"/>
            <w:noWrap/>
            <w:vAlign w:val="center"/>
            <w:hideMark/>
          </w:tcPr>
          <w:p w14:paraId="5F979636" w14:textId="7FF6D85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556A76E0" w14:textId="1204648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0,0061</w:t>
            </w:r>
          </w:p>
        </w:tc>
        <w:tc>
          <w:tcPr>
            <w:tcW w:w="754" w:type="dxa"/>
            <w:shd w:val="clear" w:color="auto" w:fill="auto"/>
            <w:noWrap/>
            <w:vAlign w:val="center"/>
            <w:hideMark/>
          </w:tcPr>
          <w:p w14:paraId="705F405F" w14:textId="3F70FCD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0,0372</w:t>
            </w:r>
          </w:p>
        </w:tc>
        <w:tc>
          <w:tcPr>
            <w:tcW w:w="754" w:type="dxa"/>
            <w:shd w:val="clear" w:color="auto" w:fill="auto"/>
            <w:noWrap/>
            <w:vAlign w:val="center"/>
            <w:hideMark/>
          </w:tcPr>
          <w:p w14:paraId="113563EA" w14:textId="6C2DD82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0,1091</w:t>
            </w:r>
          </w:p>
        </w:tc>
        <w:tc>
          <w:tcPr>
            <w:tcW w:w="754" w:type="dxa"/>
            <w:shd w:val="clear" w:color="auto" w:fill="auto"/>
            <w:noWrap/>
            <w:vAlign w:val="center"/>
            <w:hideMark/>
          </w:tcPr>
          <w:p w14:paraId="4846D4F6" w14:textId="4AB74D7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0,1283</w:t>
            </w:r>
          </w:p>
        </w:tc>
        <w:tc>
          <w:tcPr>
            <w:tcW w:w="754" w:type="dxa"/>
            <w:shd w:val="clear" w:color="auto" w:fill="auto"/>
            <w:noWrap/>
            <w:vAlign w:val="center"/>
            <w:hideMark/>
          </w:tcPr>
          <w:p w14:paraId="6064A9BF" w14:textId="1EBE3F5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0,0679</w:t>
            </w:r>
          </w:p>
        </w:tc>
        <w:tc>
          <w:tcPr>
            <w:tcW w:w="754" w:type="dxa"/>
            <w:shd w:val="clear" w:color="auto" w:fill="auto"/>
            <w:noWrap/>
            <w:vAlign w:val="center"/>
            <w:hideMark/>
          </w:tcPr>
          <w:p w14:paraId="10D0F010" w14:textId="7314689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0,0004</w:t>
            </w:r>
          </w:p>
        </w:tc>
        <w:tc>
          <w:tcPr>
            <w:tcW w:w="754" w:type="dxa"/>
            <w:shd w:val="clear" w:color="auto" w:fill="auto"/>
            <w:noWrap/>
            <w:vAlign w:val="center"/>
            <w:hideMark/>
          </w:tcPr>
          <w:p w14:paraId="3A9649F7" w14:textId="1AAA1A6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0,0979</w:t>
            </w:r>
          </w:p>
        </w:tc>
      </w:tr>
      <w:tr w:rsidR="008512B7" w:rsidRPr="00833271" w14:paraId="700FE1A4" w14:textId="77777777" w:rsidTr="00E414D3">
        <w:trPr>
          <w:trHeight w:val="288"/>
        </w:trPr>
        <w:tc>
          <w:tcPr>
            <w:tcW w:w="775" w:type="dxa"/>
            <w:shd w:val="clear" w:color="auto" w:fill="auto"/>
            <w:noWrap/>
            <w:vAlign w:val="center"/>
            <w:hideMark/>
          </w:tcPr>
          <w:p w14:paraId="4A9F72FE"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5</w:t>
            </w:r>
          </w:p>
        </w:tc>
        <w:tc>
          <w:tcPr>
            <w:tcW w:w="755" w:type="dxa"/>
            <w:shd w:val="clear" w:color="auto" w:fill="auto"/>
            <w:noWrap/>
            <w:vAlign w:val="center"/>
            <w:hideMark/>
          </w:tcPr>
          <w:p w14:paraId="620B4BDE" w14:textId="02C5538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0,1471</w:t>
            </w:r>
          </w:p>
        </w:tc>
        <w:tc>
          <w:tcPr>
            <w:tcW w:w="755" w:type="dxa"/>
            <w:shd w:val="clear" w:color="auto" w:fill="auto"/>
            <w:noWrap/>
            <w:vAlign w:val="center"/>
            <w:hideMark/>
          </w:tcPr>
          <w:p w14:paraId="666A7C6E" w14:textId="7AA9E1C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0,0555</w:t>
            </w:r>
          </w:p>
        </w:tc>
        <w:tc>
          <w:tcPr>
            <w:tcW w:w="755" w:type="dxa"/>
            <w:shd w:val="clear" w:color="auto" w:fill="auto"/>
            <w:noWrap/>
            <w:vAlign w:val="center"/>
            <w:hideMark/>
          </w:tcPr>
          <w:p w14:paraId="1E3480AC" w14:textId="4251E80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0,1280</w:t>
            </w:r>
          </w:p>
        </w:tc>
        <w:tc>
          <w:tcPr>
            <w:tcW w:w="754" w:type="dxa"/>
            <w:shd w:val="clear" w:color="auto" w:fill="auto"/>
            <w:noWrap/>
            <w:vAlign w:val="center"/>
            <w:hideMark/>
          </w:tcPr>
          <w:p w14:paraId="5F3911DC" w14:textId="3C0FA9D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0,0160</w:t>
            </w:r>
          </w:p>
        </w:tc>
        <w:tc>
          <w:tcPr>
            <w:tcW w:w="754" w:type="dxa"/>
            <w:shd w:val="clear" w:color="auto" w:fill="auto"/>
            <w:noWrap/>
            <w:vAlign w:val="center"/>
            <w:hideMark/>
          </w:tcPr>
          <w:p w14:paraId="2B6F1AC9" w14:textId="5549FC2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0,0034</w:t>
            </w:r>
          </w:p>
        </w:tc>
        <w:tc>
          <w:tcPr>
            <w:tcW w:w="754" w:type="dxa"/>
            <w:shd w:val="clear" w:color="auto" w:fill="auto"/>
            <w:noWrap/>
            <w:vAlign w:val="center"/>
            <w:hideMark/>
          </w:tcPr>
          <w:p w14:paraId="60636024" w14:textId="60A914A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0,0790</w:t>
            </w:r>
          </w:p>
        </w:tc>
        <w:tc>
          <w:tcPr>
            <w:tcW w:w="754" w:type="dxa"/>
            <w:shd w:val="clear" w:color="auto" w:fill="auto"/>
            <w:noWrap/>
            <w:vAlign w:val="center"/>
            <w:hideMark/>
          </w:tcPr>
          <w:p w14:paraId="5F6C3E16" w14:textId="302AC53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0,1054</w:t>
            </w:r>
          </w:p>
        </w:tc>
        <w:tc>
          <w:tcPr>
            <w:tcW w:w="754" w:type="dxa"/>
            <w:shd w:val="clear" w:color="auto" w:fill="auto"/>
            <w:noWrap/>
            <w:vAlign w:val="center"/>
            <w:hideMark/>
          </w:tcPr>
          <w:p w14:paraId="5696B93E" w14:textId="5B9702B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0,0377</w:t>
            </w:r>
          </w:p>
        </w:tc>
        <w:tc>
          <w:tcPr>
            <w:tcW w:w="754" w:type="dxa"/>
            <w:shd w:val="clear" w:color="auto" w:fill="auto"/>
            <w:noWrap/>
            <w:vAlign w:val="center"/>
            <w:hideMark/>
          </w:tcPr>
          <w:p w14:paraId="6F4D64E6" w14:textId="4EC8BBF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0,0006</w:t>
            </w:r>
          </w:p>
        </w:tc>
        <w:tc>
          <w:tcPr>
            <w:tcW w:w="754" w:type="dxa"/>
            <w:shd w:val="clear" w:color="auto" w:fill="auto"/>
            <w:noWrap/>
            <w:vAlign w:val="center"/>
            <w:hideMark/>
          </w:tcPr>
          <w:p w14:paraId="0724C28B" w14:textId="4E3195F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0,1480</w:t>
            </w:r>
          </w:p>
        </w:tc>
        <w:tc>
          <w:tcPr>
            <w:tcW w:w="754" w:type="dxa"/>
            <w:shd w:val="clear" w:color="auto" w:fill="auto"/>
            <w:noWrap/>
            <w:vAlign w:val="center"/>
            <w:hideMark/>
          </w:tcPr>
          <w:p w14:paraId="2848130F" w14:textId="666580B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0,0950</w:t>
            </w:r>
          </w:p>
        </w:tc>
      </w:tr>
      <w:tr w:rsidR="008512B7" w:rsidRPr="00833271" w14:paraId="1A517D59" w14:textId="77777777" w:rsidTr="00E414D3">
        <w:trPr>
          <w:trHeight w:val="288"/>
        </w:trPr>
        <w:tc>
          <w:tcPr>
            <w:tcW w:w="775" w:type="dxa"/>
            <w:shd w:val="clear" w:color="auto" w:fill="auto"/>
            <w:noWrap/>
            <w:vAlign w:val="center"/>
            <w:hideMark/>
          </w:tcPr>
          <w:p w14:paraId="2C503D73"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6</w:t>
            </w:r>
          </w:p>
        </w:tc>
        <w:tc>
          <w:tcPr>
            <w:tcW w:w="755" w:type="dxa"/>
            <w:shd w:val="clear" w:color="auto" w:fill="auto"/>
            <w:noWrap/>
            <w:vAlign w:val="center"/>
            <w:hideMark/>
          </w:tcPr>
          <w:p w14:paraId="1D523BC6" w14:textId="46EB997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0,0525</w:t>
            </w:r>
          </w:p>
        </w:tc>
        <w:tc>
          <w:tcPr>
            <w:tcW w:w="755" w:type="dxa"/>
            <w:shd w:val="clear" w:color="auto" w:fill="auto"/>
            <w:noWrap/>
            <w:vAlign w:val="center"/>
            <w:hideMark/>
          </w:tcPr>
          <w:p w14:paraId="76CBC9FB" w14:textId="78E3520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0,0017</w:t>
            </w:r>
          </w:p>
        </w:tc>
        <w:tc>
          <w:tcPr>
            <w:tcW w:w="755" w:type="dxa"/>
            <w:shd w:val="clear" w:color="auto" w:fill="auto"/>
            <w:noWrap/>
            <w:vAlign w:val="center"/>
            <w:hideMark/>
          </w:tcPr>
          <w:p w14:paraId="0310A516" w14:textId="19665E9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3099FD0F" w14:textId="6975678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0,0017</w:t>
            </w:r>
          </w:p>
        </w:tc>
        <w:tc>
          <w:tcPr>
            <w:tcW w:w="754" w:type="dxa"/>
            <w:shd w:val="clear" w:color="auto" w:fill="auto"/>
            <w:noWrap/>
            <w:vAlign w:val="center"/>
            <w:hideMark/>
          </w:tcPr>
          <w:p w14:paraId="1E8DE78B" w14:textId="5FDAA72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0,0021</w:t>
            </w:r>
          </w:p>
        </w:tc>
        <w:tc>
          <w:tcPr>
            <w:tcW w:w="754" w:type="dxa"/>
            <w:shd w:val="clear" w:color="auto" w:fill="auto"/>
            <w:noWrap/>
            <w:vAlign w:val="center"/>
            <w:hideMark/>
          </w:tcPr>
          <w:p w14:paraId="44F887BA" w14:textId="63B3D00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0,0009</w:t>
            </w:r>
          </w:p>
        </w:tc>
        <w:tc>
          <w:tcPr>
            <w:tcW w:w="754" w:type="dxa"/>
            <w:shd w:val="clear" w:color="auto" w:fill="auto"/>
            <w:noWrap/>
            <w:vAlign w:val="center"/>
            <w:hideMark/>
          </w:tcPr>
          <w:p w14:paraId="0D7BC84F" w14:textId="267D896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60C03B17" w14:textId="4FC46E9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0,0030</w:t>
            </w:r>
          </w:p>
        </w:tc>
        <w:tc>
          <w:tcPr>
            <w:tcW w:w="754" w:type="dxa"/>
            <w:shd w:val="clear" w:color="auto" w:fill="auto"/>
            <w:noWrap/>
            <w:vAlign w:val="center"/>
            <w:hideMark/>
          </w:tcPr>
          <w:p w14:paraId="49A7CAA1" w14:textId="743B06F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0,0090</w:t>
            </w:r>
          </w:p>
        </w:tc>
        <w:tc>
          <w:tcPr>
            <w:tcW w:w="754" w:type="dxa"/>
            <w:shd w:val="clear" w:color="auto" w:fill="auto"/>
            <w:noWrap/>
            <w:vAlign w:val="center"/>
            <w:hideMark/>
          </w:tcPr>
          <w:p w14:paraId="45156432" w14:textId="320D5AC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0,0183</w:t>
            </w:r>
          </w:p>
        </w:tc>
        <w:tc>
          <w:tcPr>
            <w:tcW w:w="754" w:type="dxa"/>
            <w:shd w:val="clear" w:color="auto" w:fill="auto"/>
            <w:noWrap/>
            <w:vAlign w:val="center"/>
            <w:hideMark/>
          </w:tcPr>
          <w:p w14:paraId="60B1A69B" w14:textId="272BBB3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r>
      <w:tr w:rsidR="008512B7" w:rsidRPr="00833271" w14:paraId="58E08762" w14:textId="77777777" w:rsidTr="00E414D3">
        <w:trPr>
          <w:trHeight w:val="288"/>
        </w:trPr>
        <w:tc>
          <w:tcPr>
            <w:tcW w:w="775" w:type="dxa"/>
            <w:shd w:val="clear" w:color="auto" w:fill="auto"/>
            <w:noWrap/>
            <w:vAlign w:val="center"/>
            <w:hideMark/>
          </w:tcPr>
          <w:p w14:paraId="43428E88"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7</w:t>
            </w:r>
          </w:p>
        </w:tc>
        <w:tc>
          <w:tcPr>
            <w:tcW w:w="755" w:type="dxa"/>
            <w:shd w:val="clear" w:color="auto" w:fill="auto"/>
            <w:noWrap/>
            <w:vAlign w:val="center"/>
            <w:hideMark/>
          </w:tcPr>
          <w:p w14:paraId="6B62D105" w14:textId="4ACE895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0,0119</w:t>
            </w:r>
          </w:p>
        </w:tc>
        <w:tc>
          <w:tcPr>
            <w:tcW w:w="755" w:type="dxa"/>
            <w:shd w:val="clear" w:color="auto" w:fill="auto"/>
            <w:noWrap/>
            <w:vAlign w:val="center"/>
            <w:hideMark/>
          </w:tcPr>
          <w:p w14:paraId="48F98FF2" w14:textId="5A8612F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0,0349</w:t>
            </w:r>
          </w:p>
        </w:tc>
        <w:tc>
          <w:tcPr>
            <w:tcW w:w="755" w:type="dxa"/>
            <w:shd w:val="clear" w:color="auto" w:fill="auto"/>
            <w:noWrap/>
            <w:vAlign w:val="center"/>
            <w:hideMark/>
          </w:tcPr>
          <w:p w14:paraId="29141CBE" w14:textId="0F3239A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0,1260</w:t>
            </w:r>
          </w:p>
        </w:tc>
        <w:tc>
          <w:tcPr>
            <w:tcW w:w="754" w:type="dxa"/>
            <w:shd w:val="clear" w:color="auto" w:fill="auto"/>
            <w:noWrap/>
            <w:vAlign w:val="center"/>
            <w:hideMark/>
          </w:tcPr>
          <w:p w14:paraId="039F7919" w14:textId="7CA10CC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0,0740</w:t>
            </w:r>
          </w:p>
        </w:tc>
        <w:tc>
          <w:tcPr>
            <w:tcW w:w="754" w:type="dxa"/>
            <w:shd w:val="clear" w:color="auto" w:fill="auto"/>
            <w:noWrap/>
            <w:vAlign w:val="center"/>
            <w:hideMark/>
          </w:tcPr>
          <w:p w14:paraId="17F55FEB" w14:textId="0118ACB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0,0133</w:t>
            </w:r>
          </w:p>
        </w:tc>
        <w:tc>
          <w:tcPr>
            <w:tcW w:w="754" w:type="dxa"/>
            <w:shd w:val="clear" w:color="auto" w:fill="auto"/>
            <w:noWrap/>
            <w:vAlign w:val="center"/>
            <w:hideMark/>
          </w:tcPr>
          <w:p w14:paraId="3B6D77D0" w14:textId="7EAFD46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0,0167</w:t>
            </w:r>
          </w:p>
        </w:tc>
        <w:tc>
          <w:tcPr>
            <w:tcW w:w="754" w:type="dxa"/>
            <w:shd w:val="clear" w:color="auto" w:fill="auto"/>
            <w:noWrap/>
            <w:vAlign w:val="center"/>
            <w:hideMark/>
          </w:tcPr>
          <w:p w14:paraId="719A3E4D" w14:textId="02ECB15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0,1803</w:t>
            </w:r>
          </w:p>
        </w:tc>
        <w:tc>
          <w:tcPr>
            <w:tcW w:w="754" w:type="dxa"/>
            <w:shd w:val="clear" w:color="auto" w:fill="auto"/>
            <w:noWrap/>
            <w:vAlign w:val="center"/>
            <w:hideMark/>
          </w:tcPr>
          <w:p w14:paraId="455504B6" w14:textId="37D43C4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0,1478</w:t>
            </w:r>
          </w:p>
        </w:tc>
        <w:tc>
          <w:tcPr>
            <w:tcW w:w="754" w:type="dxa"/>
            <w:shd w:val="clear" w:color="auto" w:fill="auto"/>
            <w:noWrap/>
            <w:vAlign w:val="center"/>
            <w:hideMark/>
          </w:tcPr>
          <w:p w14:paraId="69A293F4" w14:textId="2322DB4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0,0010</w:t>
            </w:r>
          </w:p>
        </w:tc>
        <w:tc>
          <w:tcPr>
            <w:tcW w:w="754" w:type="dxa"/>
            <w:shd w:val="clear" w:color="auto" w:fill="auto"/>
            <w:noWrap/>
            <w:vAlign w:val="center"/>
            <w:hideMark/>
          </w:tcPr>
          <w:p w14:paraId="1D12EFAE" w14:textId="0DD98DF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0,0547</w:t>
            </w:r>
          </w:p>
        </w:tc>
        <w:tc>
          <w:tcPr>
            <w:tcW w:w="754" w:type="dxa"/>
            <w:shd w:val="clear" w:color="auto" w:fill="auto"/>
            <w:noWrap/>
            <w:vAlign w:val="center"/>
            <w:hideMark/>
          </w:tcPr>
          <w:p w14:paraId="7A81993C" w14:textId="6937518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0,0117</w:t>
            </w:r>
          </w:p>
        </w:tc>
      </w:tr>
      <w:tr w:rsidR="008512B7" w:rsidRPr="00833271" w14:paraId="0EA27DF4" w14:textId="77777777" w:rsidTr="00E414D3">
        <w:trPr>
          <w:trHeight w:val="288"/>
        </w:trPr>
        <w:tc>
          <w:tcPr>
            <w:tcW w:w="775" w:type="dxa"/>
            <w:shd w:val="clear" w:color="auto" w:fill="auto"/>
            <w:noWrap/>
            <w:vAlign w:val="center"/>
            <w:hideMark/>
          </w:tcPr>
          <w:p w14:paraId="38B6ACB8"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8</w:t>
            </w:r>
          </w:p>
        </w:tc>
        <w:tc>
          <w:tcPr>
            <w:tcW w:w="755" w:type="dxa"/>
            <w:shd w:val="clear" w:color="auto" w:fill="auto"/>
            <w:noWrap/>
            <w:vAlign w:val="center"/>
            <w:hideMark/>
          </w:tcPr>
          <w:p w14:paraId="530CDAD2" w14:textId="5A98EA9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0,0905</w:t>
            </w:r>
          </w:p>
        </w:tc>
        <w:tc>
          <w:tcPr>
            <w:tcW w:w="755" w:type="dxa"/>
            <w:shd w:val="clear" w:color="auto" w:fill="auto"/>
            <w:noWrap/>
            <w:vAlign w:val="center"/>
            <w:hideMark/>
          </w:tcPr>
          <w:p w14:paraId="2F338B2C" w14:textId="35185C0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0,0054</w:t>
            </w:r>
          </w:p>
        </w:tc>
        <w:tc>
          <w:tcPr>
            <w:tcW w:w="755" w:type="dxa"/>
            <w:shd w:val="clear" w:color="auto" w:fill="auto"/>
            <w:noWrap/>
            <w:vAlign w:val="center"/>
            <w:hideMark/>
          </w:tcPr>
          <w:p w14:paraId="676EEB80" w14:textId="4787A54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0,0007</w:t>
            </w:r>
          </w:p>
        </w:tc>
        <w:tc>
          <w:tcPr>
            <w:tcW w:w="754" w:type="dxa"/>
            <w:shd w:val="clear" w:color="auto" w:fill="auto"/>
            <w:noWrap/>
            <w:vAlign w:val="center"/>
            <w:hideMark/>
          </w:tcPr>
          <w:p w14:paraId="254D8982" w14:textId="62A2716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0,0929</w:t>
            </w:r>
          </w:p>
        </w:tc>
        <w:tc>
          <w:tcPr>
            <w:tcW w:w="754" w:type="dxa"/>
            <w:shd w:val="clear" w:color="auto" w:fill="auto"/>
            <w:noWrap/>
            <w:vAlign w:val="center"/>
            <w:hideMark/>
          </w:tcPr>
          <w:p w14:paraId="2AA10B4E" w14:textId="4592474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0,0028</w:t>
            </w:r>
          </w:p>
        </w:tc>
        <w:tc>
          <w:tcPr>
            <w:tcW w:w="754" w:type="dxa"/>
            <w:shd w:val="clear" w:color="auto" w:fill="auto"/>
            <w:noWrap/>
            <w:vAlign w:val="center"/>
            <w:hideMark/>
          </w:tcPr>
          <w:p w14:paraId="7F3B8952" w14:textId="0D62514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0,0259</w:t>
            </w:r>
          </w:p>
        </w:tc>
        <w:tc>
          <w:tcPr>
            <w:tcW w:w="754" w:type="dxa"/>
            <w:shd w:val="clear" w:color="auto" w:fill="auto"/>
            <w:noWrap/>
            <w:vAlign w:val="center"/>
            <w:hideMark/>
          </w:tcPr>
          <w:p w14:paraId="2A1014C3" w14:textId="4908430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0,0075</w:t>
            </w:r>
          </w:p>
        </w:tc>
        <w:tc>
          <w:tcPr>
            <w:tcW w:w="754" w:type="dxa"/>
            <w:shd w:val="clear" w:color="auto" w:fill="auto"/>
            <w:noWrap/>
            <w:vAlign w:val="center"/>
            <w:hideMark/>
          </w:tcPr>
          <w:p w14:paraId="45F94DFD" w14:textId="1D5160A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0,0257</w:t>
            </w:r>
          </w:p>
        </w:tc>
        <w:tc>
          <w:tcPr>
            <w:tcW w:w="754" w:type="dxa"/>
            <w:shd w:val="clear" w:color="auto" w:fill="auto"/>
            <w:noWrap/>
            <w:vAlign w:val="center"/>
            <w:hideMark/>
          </w:tcPr>
          <w:p w14:paraId="0831B1E3" w14:textId="2E12328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0,0002</w:t>
            </w:r>
          </w:p>
        </w:tc>
        <w:tc>
          <w:tcPr>
            <w:tcW w:w="754" w:type="dxa"/>
            <w:shd w:val="clear" w:color="auto" w:fill="auto"/>
            <w:noWrap/>
            <w:vAlign w:val="center"/>
            <w:hideMark/>
          </w:tcPr>
          <w:p w14:paraId="7582162C" w14:textId="74599B3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0,1385</w:t>
            </w:r>
          </w:p>
        </w:tc>
        <w:tc>
          <w:tcPr>
            <w:tcW w:w="754" w:type="dxa"/>
            <w:shd w:val="clear" w:color="auto" w:fill="auto"/>
            <w:noWrap/>
            <w:vAlign w:val="center"/>
            <w:hideMark/>
          </w:tcPr>
          <w:p w14:paraId="1A99857B" w14:textId="2A09306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0,1087</w:t>
            </w:r>
          </w:p>
        </w:tc>
      </w:tr>
      <w:tr w:rsidR="008512B7" w:rsidRPr="00833271" w14:paraId="69F20A0D" w14:textId="77777777" w:rsidTr="00E414D3">
        <w:trPr>
          <w:trHeight w:val="288"/>
        </w:trPr>
        <w:tc>
          <w:tcPr>
            <w:tcW w:w="775" w:type="dxa"/>
            <w:shd w:val="clear" w:color="auto" w:fill="auto"/>
            <w:noWrap/>
            <w:vAlign w:val="center"/>
            <w:hideMark/>
          </w:tcPr>
          <w:p w14:paraId="0AC6AAF2"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9</w:t>
            </w:r>
          </w:p>
        </w:tc>
        <w:tc>
          <w:tcPr>
            <w:tcW w:w="755" w:type="dxa"/>
            <w:shd w:val="clear" w:color="auto" w:fill="auto"/>
            <w:noWrap/>
            <w:vAlign w:val="center"/>
            <w:hideMark/>
          </w:tcPr>
          <w:p w14:paraId="0298CD53" w14:textId="3D8FB08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0,0316</w:t>
            </w:r>
          </w:p>
        </w:tc>
        <w:tc>
          <w:tcPr>
            <w:tcW w:w="755" w:type="dxa"/>
            <w:shd w:val="clear" w:color="auto" w:fill="auto"/>
            <w:noWrap/>
            <w:vAlign w:val="center"/>
            <w:hideMark/>
          </w:tcPr>
          <w:p w14:paraId="3B09A09A" w14:textId="2DD49E7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0,0346</w:t>
            </w:r>
          </w:p>
        </w:tc>
        <w:tc>
          <w:tcPr>
            <w:tcW w:w="755" w:type="dxa"/>
            <w:shd w:val="clear" w:color="auto" w:fill="auto"/>
            <w:noWrap/>
            <w:vAlign w:val="center"/>
            <w:hideMark/>
          </w:tcPr>
          <w:p w14:paraId="7B62F74E" w14:textId="6E0F5B8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0,0669</w:t>
            </w:r>
          </w:p>
        </w:tc>
        <w:tc>
          <w:tcPr>
            <w:tcW w:w="754" w:type="dxa"/>
            <w:shd w:val="clear" w:color="auto" w:fill="auto"/>
            <w:noWrap/>
            <w:vAlign w:val="center"/>
            <w:hideMark/>
          </w:tcPr>
          <w:p w14:paraId="1EB6677F" w14:textId="7833D35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0,0053</w:t>
            </w:r>
          </w:p>
        </w:tc>
        <w:tc>
          <w:tcPr>
            <w:tcW w:w="754" w:type="dxa"/>
            <w:shd w:val="clear" w:color="auto" w:fill="auto"/>
            <w:noWrap/>
            <w:vAlign w:val="center"/>
            <w:hideMark/>
          </w:tcPr>
          <w:p w14:paraId="56AD25DD" w14:textId="6B86F2C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0,0147</w:t>
            </w:r>
          </w:p>
        </w:tc>
        <w:tc>
          <w:tcPr>
            <w:tcW w:w="754" w:type="dxa"/>
            <w:shd w:val="clear" w:color="auto" w:fill="auto"/>
            <w:noWrap/>
            <w:vAlign w:val="center"/>
            <w:hideMark/>
          </w:tcPr>
          <w:p w14:paraId="4B926800" w14:textId="4CB7C1A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0,0023</w:t>
            </w:r>
          </w:p>
        </w:tc>
        <w:tc>
          <w:tcPr>
            <w:tcW w:w="754" w:type="dxa"/>
            <w:shd w:val="clear" w:color="auto" w:fill="auto"/>
            <w:noWrap/>
            <w:vAlign w:val="center"/>
            <w:hideMark/>
          </w:tcPr>
          <w:p w14:paraId="4AACA43D" w14:textId="02CE065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0,0445</w:t>
            </w:r>
          </w:p>
        </w:tc>
        <w:tc>
          <w:tcPr>
            <w:tcW w:w="754" w:type="dxa"/>
            <w:shd w:val="clear" w:color="auto" w:fill="auto"/>
            <w:noWrap/>
            <w:vAlign w:val="center"/>
            <w:hideMark/>
          </w:tcPr>
          <w:p w14:paraId="5C2582A3" w14:textId="35766BD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0,0151</w:t>
            </w:r>
          </w:p>
        </w:tc>
        <w:tc>
          <w:tcPr>
            <w:tcW w:w="754" w:type="dxa"/>
            <w:shd w:val="clear" w:color="auto" w:fill="auto"/>
            <w:noWrap/>
            <w:vAlign w:val="center"/>
            <w:hideMark/>
          </w:tcPr>
          <w:p w14:paraId="26119630" w14:textId="6B87521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0,0010</w:t>
            </w:r>
          </w:p>
        </w:tc>
        <w:tc>
          <w:tcPr>
            <w:tcW w:w="754" w:type="dxa"/>
            <w:shd w:val="clear" w:color="auto" w:fill="auto"/>
            <w:noWrap/>
            <w:vAlign w:val="center"/>
            <w:hideMark/>
          </w:tcPr>
          <w:p w14:paraId="0BBB634B" w14:textId="01E8B11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0,0238</w:t>
            </w:r>
          </w:p>
        </w:tc>
        <w:tc>
          <w:tcPr>
            <w:tcW w:w="754" w:type="dxa"/>
            <w:shd w:val="clear" w:color="auto" w:fill="auto"/>
            <w:noWrap/>
            <w:vAlign w:val="center"/>
            <w:hideMark/>
          </w:tcPr>
          <w:p w14:paraId="2EDCDC09" w14:textId="47822BB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0,1202</w:t>
            </w:r>
          </w:p>
        </w:tc>
      </w:tr>
      <w:tr w:rsidR="008512B7" w:rsidRPr="00833271" w14:paraId="03F9FF0A" w14:textId="77777777" w:rsidTr="00E414D3">
        <w:trPr>
          <w:trHeight w:val="288"/>
        </w:trPr>
        <w:tc>
          <w:tcPr>
            <w:tcW w:w="775" w:type="dxa"/>
            <w:shd w:val="clear" w:color="auto" w:fill="auto"/>
            <w:noWrap/>
            <w:vAlign w:val="center"/>
            <w:hideMark/>
          </w:tcPr>
          <w:p w14:paraId="05788B30"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10</w:t>
            </w:r>
          </w:p>
        </w:tc>
        <w:tc>
          <w:tcPr>
            <w:tcW w:w="755" w:type="dxa"/>
            <w:shd w:val="clear" w:color="auto" w:fill="auto"/>
            <w:noWrap/>
            <w:vAlign w:val="center"/>
            <w:hideMark/>
          </w:tcPr>
          <w:p w14:paraId="7C806A94" w14:textId="315FC65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0,2069</w:t>
            </w:r>
          </w:p>
        </w:tc>
        <w:tc>
          <w:tcPr>
            <w:tcW w:w="755" w:type="dxa"/>
            <w:shd w:val="clear" w:color="auto" w:fill="auto"/>
            <w:noWrap/>
            <w:vAlign w:val="center"/>
            <w:hideMark/>
          </w:tcPr>
          <w:p w14:paraId="6585AE2B" w14:textId="5F217E7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0,1652</w:t>
            </w:r>
          </w:p>
        </w:tc>
        <w:tc>
          <w:tcPr>
            <w:tcW w:w="755" w:type="dxa"/>
            <w:shd w:val="clear" w:color="auto" w:fill="auto"/>
            <w:noWrap/>
            <w:vAlign w:val="center"/>
            <w:hideMark/>
          </w:tcPr>
          <w:p w14:paraId="547791F2" w14:textId="64EA8AA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0,1738</w:t>
            </w:r>
          </w:p>
        </w:tc>
        <w:tc>
          <w:tcPr>
            <w:tcW w:w="754" w:type="dxa"/>
            <w:shd w:val="clear" w:color="auto" w:fill="auto"/>
            <w:noWrap/>
            <w:vAlign w:val="center"/>
            <w:hideMark/>
          </w:tcPr>
          <w:p w14:paraId="0A26C117" w14:textId="12C943B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0,0232</w:t>
            </w:r>
          </w:p>
        </w:tc>
        <w:tc>
          <w:tcPr>
            <w:tcW w:w="754" w:type="dxa"/>
            <w:shd w:val="clear" w:color="auto" w:fill="auto"/>
            <w:noWrap/>
            <w:vAlign w:val="center"/>
            <w:hideMark/>
          </w:tcPr>
          <w:p w14:paraId="0BCA5079" w14:textId="2BF8D73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0,0856</w:t>
            </w:r>
          </w:p>
        </w:tc>
        <w:tc>
          <w:tcPr>
            <w:tcW w:w="754" w:type="dxa"/>
            <w:shd w:val="clear" w:color="auto" w:fill="auto"/>
            <w:noWrap/>
            <w:vAlign w:val="center"/>
            <w:hideMark/>
          </w:tcPr>
          <w:p w14:paraId="6B7DDF83" w14:textId="43AA3D3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0,0266</w:t>
            </w:r>
          </w:p>
        </w:tc>
        <w:tc>
          <w:tcPr>
            <w:tcW w:w="754" w:type="dxa"/>
            <w:shd w:val="clear" w:color="auto" w:fill="auto"/>
            <w:noWrap/>
            <w:vAlign w:val="center"/>
            <w:hideMark/>
          </w:tcPr>
          <w:p w14:paraId="56F48F36" w14:textId="0A98E3D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0,1334</w:t>
            </w:r>
          </w:p>
        </w:tc>
        <w:tc>
          <w:tcPr>
            <w:tcW w:w="754" w:type="dxa"/>
            <w:shd w:val="clear" w:color="auto" w:fill="auto"/>
            <w:noWrap/>
            <w:vAlign w:val="center"/>
            <w:hideMark/>
          </w:tcPr>
          <w:p w14:paraId="7F26F6BC" w14:textId="3BD3E54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0,1269</w:t>
            </w:r>
          </w:p>
        </w:tc>
        <w:tc>
          <w:tcPr>
            <w:tcW w:w="754" w:type="dxa"/>
            <w:shd w:val="clear" w:color="auto" w:fill="auto"/>
            <w:noWrap/>
            <w:vAlign w:val="center"/>
            <w:hideMark/>
          </w:tcPr>
          <w:p w14:paraId="14D48EA0" w14:textId="2CBADE7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0,0137</w:t>
            </w:r>
          </w:p>
        </w:tc>
        <w:tc>
          <w:tcPr>
            <w:tcW w:w="754" w:type="dxa"/>
            <w:shd w:val="clear" w:color="auto" w:fill="auto"/>
            <w:noWrap/>
            <w:vAlign w:val="center"/>
            <w:hideMark/>
          </w:tcPr>
          <w:p w14:paraId="39703B36" w14:textId="1F36977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0,1682</w:t>
            </w:r>
          </w:p>
        </w:tc>
        <w:tc>
          <w:tcPr>
            <w:tcW w:w="754" w:type="dxa"/>
            <w:shd w:val="clear" w:color="auto" w:fill="auto"/>
            <w:noWrap/>
            <w:vAlign w:val="center"/>
            <w:hideMark/>
          </w:tcPr>
          <w:p w14:paraId="219C4B1B" w14:textId="6C5E14C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0,4642</w:t>
            </w:r>
          </w:p>
        </w:tc>
      </w:tr>
      <w:tr w:rsidR="008512B7" w:rsidRPr="00833271" w14:paraId="7CD49D0F" w14:textId="77777777" w:rsidTr="00E414D3">
        <w:trPr>
          <w:trHeight w:val="288"/>
        </w:trPr>
        <w:tc>
          <w:tcPr>
            <w:tcW w:w="775" w:type="dxa"/>
            <w:shd w:val="clear" w:color="auto" w:fill="auto"/>
            <w:noWrap/>
            <w:vAlign w:val="center"/>
            <w:hideMark/>
          </w:tcPr>
          <w:p w14:paraId="28B9C6E6"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11</w:t>
            </w:r>
          </w:p>
        </w:tc>
        <w:tc>
          <w:tcPr>
            <w:tcW w:w="755" w:type="dxa"/>
            <w:shd w:val="clear" w:color="auto" w:fill="auto"/>
            <w:noWrap/>
            <w:vAlign w:val="center"/>
            <w:hideMark/>
          </w:tcPr>
          <w:p w14:paraId="7A103C18" w14:textId="68460C4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0,0013</w:t>
            </w:r>
          </w:p>
        </w:tc>
        <w:tc>
          <w:tcPr>
            <w:tcW w:w="755" w:type="dxa"/>
            <w:shd w:val="clear" w:color="auto" w:fill="auto"/>
            <w:noWrap/>
            <w:vAlign w:val="center"/>
            <w:hideMark/>
          </w:tcPr>
          <w:p w14:paraId="5BDE5D0D" w14:textId="0E9A75B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0,0105</w:t>
            </w:r>
          </w:p>
        </w:tc>
        <w:tc>
          <w:tcPr>
            <w:tcW w:w="755" w:type="dxa"/>
            <w:shd w:val="clear" w:color="auto" w:fill="auto"/>
            <w:noWrap/>
            <w:vAlign w:val="center"/>
            <w:hideMark/>
          </w:tcPr>
          <w:p w14:paraId="7CA4B122" w14:textId="5B7B504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0,1371</w:t>
            </w:r>
          </w:p>
        </w:tc>
        <w:tc>
          <w:tcPr>
            <w:tcW w:w="754" w:type="dxa"/>
            <w:shd w:val="clear" w:color="auto" w:fill="auto"/>
            <w:noWrap/>
            <w:vAlign w:val="center"/>
            <w:hideMark/>
          </w:tcPr>
          <w:p w14:paraId="552C5764" w14:textId="6A6E28B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0,1509</w:t>
            </w:r>
          </w:p>
        </w:tc>
        <w:tc>
          <w:tcPr>
            <w:tcW w:w="754" w:type="dxa"/>
            <w:shd w:val="clear" w:color="auto" w:fill="auto"/>
            <w:noWrap/>
            <w:vAlign w:val="center"/>
            <w:hideMark/>
          </w:tcPr>
          <w:p w14:paraId="212182DA" w14:textId="39223E5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0,3950</w:t>
            </w:r>
          </w:p>
        </w:tc>
        <w:tc>
          <w:tcPr>
            <w:tcW w:w="754" w:type="dxa"/>
            <w:shd w:val="clear" w:color="auto" w:fill="auto"/>
            <w:noWrap/>
            <w:vAlign w:val="center"/>
            <w:hideMark/>
          </w:tcPr>
          <w:p w14:paraId="1DA5B1C6" w14:textId="4FD227A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0,0077</w:t>
            </w:r>
          </w:p>
        </w:tc>
        <w:tc>
          <w:tcPr>
            <w:tcW w:w="754" w:type="dxa"/>
            <w:shd w:val="clear" w:color="auto" w:fill="auto"/>
            <w:noWrap/>
            <w:vAlign w:val="center"/>
            <w:hideMark/>
          </w:tcPr>
          <w:p w14:paraId="78A1C4D4" w14:textId="13D1896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0,0617</w:t>
            </w:r>
          </w:p>
        </w:tc>
        <w:tc>
          <w:tcPr>
            <w:tcW w:w="754" w:type="dxa"/>
            <w:shd w:val="clear" w:color="auto" w:fill="auto"/>
            <w:noWrap/>
            <w:vAlign w:val="center"/>
            <w:hideMark/>
          </w:tcPr>
          <w:p w14:paraId="7108F94A" w14:textId="1110361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0,0784</w:t>
            </w:r>
          </w:p>
        </w:tc>
        <w:tc>
          <w:tcPr>
            <w:tcW w:w="754" w:type="dxa"/>
            <w:shd w:val="clear" w:color="auto" w:fill="auto"/>
            <w:noWrap/>
            <w:vAlign w:val="center"/>
            <w:hideMark/>
          </w:tcPr>
          <w:p w14:paraId="00508AE4" w14:textId="11A727A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0,1383</w:t>
            </w:r>
          </w:p>
        </w:tc>
        <w:tc>
          <w:tcPr>
            <w:tcW w:w="754" w:type="dxa"/>
            <w:shd w:val="clear" w:color="auto" w:fill="auto"/>
            <w:noWrap/>
            <w:vAlign w:val="center"/>
            <w:hideMark/>
          </w:tcPr>
          <w:p w14:paraId="2CECFBCF" w14:textId="667E296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0,0177</w:t>
            </w:r>
          </w:p>
        </w:tc>
        <w:tc>
          <w:tcPr>
            <w:tcW w:w="754" w:type="dxa"/>
            <w:shd w:val="clear" w:color="auto" w:fill="auto"/>
            <w:noWrap/>
            <w:vAlign w:val="center"/>
            <w:hideMark/>
          </w:tcPr>
          <w:p w14:paraId="1A8509C5" w14:textId="71886E2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0,0058</w:t>
            </w:r>
          </w:p>
        </w:tc>
      </w:tr>
      <w:tr w:rsidR="008512B7" w:rsidRPr="00833271" w14:paraId="21DDC650" w14:textId="77777777" w:rsidTr="00E414D3">
        <w:trPr>
          <w:trHeight w:val="288"/>
        </w:trPr>
        <w:tc>
          <w:tcPr>
            <w:tcW w:w="775" w:type="dxa"/>
            <w:shd w:val="clear" w:color="auto" w:fill="auto"/>
            <w:noWrap/>
            <w:vAlign w:val="center"/>
            <w:hideMark/>
          </w:tcPr>
          <w:p w14:paraId="039A4822"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12</w:t>
            </w:r>
          </w:p>
        </w:tc>
        <w:tc>
          <w:tcPr>
            <w:tcW w:w="755" w:type="dxa"/>
            <w:shd w:val="clear" w:color="auto" w:fill="auto"/>
            <w:noWrap/>
            <w:vAlign w:val="center"/>
            <w:hideMark/>
          </w:tcPr>
          <w:p w14:paraId="50CDE13F" w14:textId="4020C06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0,0104</w:t>
            </w:r>
          </w:p>
        </w:tc>
        <w:tc>
          <w:tcPr>
            <w:tcW w:w="755" w:type="dxa"/>
            <w:shd w:val="clear" w:color="auto" w:fill="auto"/>
            <w:noWrap/>
            <w:vAlign w:val="center"/>
            <w:hideMark/>
          </w:tcPr>
          <w:p w14:paraId="0546FDC4" w14:textId="570CEA9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0,0125</w:t>
            </w:r>
          </w:p>
        </w:tc>
        <w:tc>
          <w:tcPr>
            <w:tcW w:w="755" w:type="dxa"/>
            <w:shd w:val="clear" w:color="auto" w:fill="auto"/>
            <w:noWrap/>
            <w:vAlign w:val="center"/>
            <w:hideMark/>
          </w:tcPr>
          <w:p w14:paraId="0F81ED72" w14:textId="60721F7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0,0008</w:t>
            </w:r>
          </w:p>
        </w:tc>
        <w:tc>
          <w:tcPr>
            <w:tcW w:w="754" w:type="dxa"/>
            <w:shd w:val="clear" w:color="auto" w:fill="auto"/>
            <w:noWrap/>
            <w:vAlign w:val="center"/>
            <w:hideMark/>
          </w:tcPr>
          <w:p w14:paraId="067EEC75" w14:textId="28575ED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0,0216</w:t>
            </w:r>
          </w:p>
        </w:tc>
        <w:tc>
          <w:tcPr>
            <w:tcW w:w="754" w:type="dxa"/>
            <w:shd w:val="clear" w:color="auto" w:fill="auto"/>
            <w:noWrap/>
            <w:vAlign w:val="center"/>
            <w:hideMark/>
          </w:tcPr>
          <w:p w14:paraId="4E420744" w14:textId="19B0C48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0,0169</w:t>
            </w:r>
          </w:p>
        </w:tc>
        <w:tc>
          <w:tcPr>
            <w:tcW w:w="754" w:type="dxa"/>
            <w:shd w:val="clear" w:color="auto" w:fill="auto"/>
            <w:noWrap/>
            <w:vAlign w:val="center"/>
            <w:hideMark/>
          </w:tcPr>
          <w:p w14:paraId="561D8F79" w14:textId="50D54E1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0,0035</w:t>
            </w:r>
          </w:p>
        </w:tc>
        <w:tc>
          <w:tcPr>
            <w:tcW w:w="754" w:type="dxa"/>
            <w:shd w:val="clear" w:color="auto" w:fill="auto"/>
            <w:noWrap/>
            <w:vAlign w:val="center"/>
            <w:hideMark/>
          </w:tcPr>
          <w:p w14:paraId="4715F1A5" w14:textId="23212DA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2FE414DE" w14:textId="5DCCECC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0,0241</w:t>
            </w:r>
          </w:p>
        </w:tc>
        <w:tc>
          <w:tcPr>
            <w:tcW w:w="754" w:type="dxa"/>
            <w:shd w:val="clear" w:color="auto" w:fill="auto"/>
            <w:noWrap/>
            <w:vAlign w:val="center"/>
            <w:hideMark/>
          </w:tcPr>
          <w:p w14:paraId="5C015EE4" w14:textId="6AAAC41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0,0078</w:t>
            </w:r>
          </w:p>
        </w:tc>
        <w:tc>
          <w:tcPr>
            <w:tcW w:w="754" w:type="dxa"/>
            <w:shd w:val="clear" w:color="auto" w:fill="auto"/>
            <w:noWrap/>
            <w:vAlign w:val="center"/>
            <w:hideMark/>
          </w:tcPr>
          <w:p w14:paraId="3BA22D4A" w14:textId="16E5AB7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0,0018</w:t>
            </w:r>
          </w:p>
        </w:tc>
        <w:tc>
          <w:tcPr>
            <w:tcW w:w="754" w:type="dxa"/>
            <w:shd w:val="clear" w:color="auto" w:fill="auto"/>
            <w:noWrap/>
            <w:vAlign w:val="center"/>
            <w:hideMark/>
          </w:tcPr>
          <w:p w14:paraId="57B04F44" w14:textId="79D0C63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0,0253</w:t>
            </w:r>
          </w:p>
        </w:tc>
      </w:tr>
      <w:tr w:rsidR="008512B7" w:rsidRPr="00833271" w14:paraId="3BF2359C" w14:textId="77777777" w:rsidTr="00E414D3">
        <w:trPr>
          <w:trHeight w:val="288"/>
        </w:trPr>
        <w:tc>
          <w:tcPr>
            <w:tcW w:w="775" w:type="dxa"/>
            <w:shd w:val="clear" w:color="auto" w:fill="auto"/>
            <w:noWrap/>
            <w:vAlign w:val="center"/>
            <w:hideMark/>
          </w:tcPr>
          <w:p w14:paraId="540DA009"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13</w:t>
            </w:r>
          </w:p>
        </w:tc>
        <w:tc>
          <w:tcPr>
            <w:tcW w:w="755" w:type="dxa"/>
            <w:shd w:val="clear" w:color="auto" w:fill="auto"/>
            <w:noWrap/>
            <w:vAlign w:val="center"/>
            <w:hideMark/>
          </w:tcPr>
          <w:p w14:paraId="29C16338" w14:textId="2059F0B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0,0064</w:t>
            </w:r>
          </w:p>
        </w:tc>
        <w:tc>
          <w:tcPr>
            <w:tcW w:w="755" w:type="dxa"/>
            <w:shd w:val="clear" w:color="auto" w:fill="auto"/>
            <w:noWrap/>
            <w:vAlign w:val="center"/>
            <w:hideMark/>
          </w:tcPr>
          <w:p w14:paraId="7B082F09" w14:textId="4B0F517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0,0240</w:t>
            </w:r>
          </w:p>
        </w:tc>
        <w:tc>
          <w:tcPr>
            <w:tcW w:w="755" w:type="dxa"/>
            <w:shd w:val="clear" w:color="auto" w:fill="auto"/>
            <w:noWrap/>
            <w:vAlign w:val="center"/>
            <w:hideMark/>
          </w:tcPr>
          <w:p w14:paraId="0401685B" w14:textId="2765F36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0,0134</w:t>
            </w:r>
          </w:p>
        </w:tc>
        <w:tc>
          <w:tcPr>
            <w:tcW w:w="754" w:type="dxa"/>
            <w:shd w:val="clear" w:color="auto" w:fill="auto"/>
            <w:noWrap/>
            <w:vAlign w:val="center"/>
            <w:hideMark/>
          </w:tcPr>
          <w:p w14:paraId="450D16BE" w14:textId="29D68C6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0,0123</w:t>
            </w:r>
          </w:p>
        </w:tc>
        <w:tc>
          <w:tcPr>
            <w:tcW w:w="754" w:type="dxa"/>
            <w:shd w:val="clear" w:color="auto" w:fill="auto"/>
            <w:noWrap/>
            <w:vAlign w:val="center"/>
            <w:hideMark/>
          </w:tcPr>
          <w:p w14:paraId="222E4CE5" w14:textId="027DB46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0,0096</w:t>
            </w:r>
          </w:p>
        </w:tc>
        <w:tc>
          <w:tcPr>
            <w:tcW w:w="754" w:type="dxa"/>
            <w:shd w:val="clear" w:color="auto" w:fill="auto"/>
            <w:noWrap/>
            <w:vAlign w:val="center"/>
            <w:hideMark/>
          </w:tcPr>
          <w:p w14:paraId="6548A6CF" w14:textId="5C7DF0D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0,0033</w:t>
            </w:r>
          </w:p>
        </w:tc>
        <w:tc>
          <w:tcPr>
            <w:tcW w:w="754" w:type="dxa"/>
            <w:shd w:val="clear" w:color="auto" w:fill="auto"/>
            <w:noWrap/>
            <w:vAlign w:val="center"/>
            <w:hideMark/>
          </w:tcPr>
          <w:p w14:paraId="2F344731" w14:textId="7866911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0,0418</w:t>
            </w:r>
          </w:p>
        </w:tc>
        <w:tc>
          <w:tcPr>
            <w:tcW w:w="754" w:type="dxa"/>
            <w:shd w:val="clear" w:color="auto" w:fill="auto"/>
            <w:noWrap/>
            <w:vAlign w:val="center"/>
            <w:hideMark/>
          </w:tcPr>
          <w:p w14:paraId="039BDD2D" w14:textId="7B2DE3E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0,0375</w:t>
            </w:r>
          </w:p>
        </w:tc>
        <w:tc>
          <w:tcPr>
            <w:tcW w:w="754" w:type="dxa"/>
            <w:shd w:val="clear" w:color="auto" w:fill="auto"/>
            <w:noWrap/>
            <w:vAlign w:val="center"/>
            <w:hideMark/>
          </w:tcPr>
          <w:p w14:paraId="0D80A792" w14:textId="26C5C9E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0,0041</w:t>
            </w:r>
          </w:p>
        </w:tc>
        <w:tc>
          <w:tcPr>
            <w:tcW w:w="754" w:type="dxa"/>
            <w:shd w:val="clear" w:color="auto" w:fill="auto"/>
            <w:noWrap/>
            <w:vAlign w:val="center"/>
            <w:hideMark/>
          </w:tcPr>
          <w:p w14:paraId="1BA94390" w14:textId="16298F6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0,0106</w:t>
            </w:r>
          </w:p>
        </w:tc>
        <w:tc>
          <w:tcPr>
            <w:tcW w:w="754" w:type="dxa"/>
            <w:shd w:val="clear" w:color="auto" w:fill="auto"/>
            <w:noWrap/>
            <w:vAlign w:val="center"/>
            <w:hideMark/>
          </w:tcPr>
          <w:p w14:paraId="4791B5A4" w14:textId="6FC0469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0,0026</w:t>
            </w:r>
          </w:p>
        </w:tc>
      </w:tr>
      <w:tr w:rsidR="008512B7" w:rsidRPr="00833271" w14:paraId="4E1EA5B1" w14:textId="77777777" w:rsidTr="00E414D3">
        <w:trPr>
          <w:trHeight w:val="288"/>
        </w:trPr>
        <w:tc>
          <w:tcPr>
            <w:tcW w:w="775" w:type="dxa"/>
            <w:shd w:val="clear" w:color="auto" w:fill="auto"/>
            <w:noWrap/>
            <w:vAlign w:val="center"/>
            <w:hideMark/>
          </w:tcPr>
          <w:p w14:paraId="55FF8420"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14</w:t>
            </w:r>
          </w:p>
        </w:tc>
        <w:tc>
          <w:tcPr>
            <w:tcW w:w="755" w:type="dxa"/>
            <w:shd w:val="clear" w:color="auto" w:fill="auto"/>
            <w:noWrap/>
            <w:vAlign w:val="center"/>
            <w:hideMark/>
          </w:tcPr>
          <w:p w14:paraId="467CB364" w14:textId="5220736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0,0089</w:t>
            </w:r>
          </w:p>
        </w:tc>
        <w:tc>
          <w:tcPr>
            <w:tcW w:w="755" w:type="dxa"/>
            <w:shd w:val="clear" w:color="auto" w:fill="auto"/>
            <w:noWrap/>
            <w:vAlign w:val="center"/>
            <w:hideMark/>
          </w:tcPr>
          <w:p w14:paraId="38FACF28" w14:textId="7A7CA95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5" w:type="dxa"/>
            <w:shd w:val="clear" w:color="auto" w:fill="auto"/>
            <w:noWrap/>
            <w:vAlign w:val="center"/>
            <w:hideMark/>
          </w:tcPr>
          <w:p w14:paraId="08EA047B" w14:textId="0DB6587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0,0322</w:t>
            </w:r>
          </w:p>
        </w:tc>
        <w:tc>
          <w:tcPr>
            <w:tcW w:w="754" w:type="dxa"/>
            <w:shd w:val="clear" w:color="auto" w:fill="auto"/>
            <w:noWrap/>
            <w:vAlign w:val="center"/>
            <w:hideMark/>
          </w:tcPr>
          <w:p w14:paraId="14BA9916" w14:textId="2E27609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0,4151</w:t>
            </w:r>
          </w:p>
        </w:tc>
        <w:tc>
          <w:tcPr>
            <w:tcW w:w="754" w:type="dxa"/>
            <w:shd w:val="clear" w:color="auto" w:fill="auto"/>
            <w:noWrap/>
            <w:vAlign w:val="center"/>
            <w:hideMark/>
          </w:tcPr>
          <w:p w14:paraId="558F8F86" w14:textId="0FC4BDCC"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0,0006</w:t>
            </w:r>
          </w:p>
        </w:tc>
        <w:tc>
          <w:tcPr>
            <w:tcW w:w="754" w:type="dxa"/>
            <w:shd w:val="clear" w:color="auto" w:fill="auto"/>
            <w:noWrap/>
            <w:vAlign w:val="center"/>
            <w:hideMark/>
          </w:tcPr>
          <w:p w14:paraId="7F81D9CC" w14:textId="0C56C86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0,0003</w:t>
            </w:r>
          </w:p>
        </w:tc>
        <w:tc>
          <w:tcPr>
            <w:tcW w:w="754" w:type="dxa"/>
            <w:shd w:val="clear" w:color="auto" w:fill="auto"/>
            <w:noWrap/>
            <w:vAlign w:val="center"/>
            <w:hideMark/>
          </w:tcPr>
          <w:p w14:paraId="338D6A4F" w14:textId="47006CE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0,1458</w:t>
            </w:r>
          </w:p>
        </w:tc>
        <w:tc>
          <w:tcPr>
            <w:tcW w:w="754" w:type="dxa"/>
            <w:shd w:val="clear" w:color="auto" w:fill="auto"/>
            <w:noWrap/>
            <w:vAlign w:val="center"/>
            <w:hideMark/>
          </w:tcPr>
          <w:p w14:paraId="533434A3" w14:textId="09C0E02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0,0239</w:t>
            </w:r>
          </w:p>
        </w:tc>
        <w:tc>
          <w:tcPr>
            <w:tcW w:w="754" w:type="dxa"/>
            <w:shd w:val="clear" w:color="auto" w:fill="auto"/>
            <w:noWrap/>
            <w:vAlign w:val="center"/>
            <w:hideMark/>
          </w:tcPr>
          <w:p w14:paraId="14D42630" w14:textId="3BAA855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0,1023</w:t>
            </w:r>
          </w:p>
        </w:tc>
        <w:tc>
          <w:tcPr>
            <w:tcW w:w="754" w:type="dxa"/>
            <w:shd w:val="clear" w:color="auto" w:fill="auto"/>
            <w:noWrap/>
            <w:vAlign w:val="center"/>
            <w:hideMark/>
          </w:tcPr>
          <w:p w14:paraId="29C9B22A" w14:textId="5575B9D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0,2504</w:t>
            </w:r>
          </w:p>
        </w:tc>
        <w:tc>
          <w:tcPr>
            <w:tcW w:w="754" w:type="dxa"/>
            <w:shd w:val="clear" w:color="auto" w:fill="auto"/>
            <w:noWrap/>
            <w:vAlign w:val="center"/>
            <w:hideMark/>
          </w:tcPr>
          <w:p w14:paraId="39C4CDF9" w14:textId="306239E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0,0042</w:t>
            </w:r>
          </w:p>
        </w:tc>
      </w:tr>
      <w:tr w:rsidR="008512B7" w:rsidRPr="00833271" w14:paraId="3714CF5C" w14:textId="77777777" w:rsidTr="00E414D3">
        <w:trPr>
          <w:trHeight w:val="288"/>
        </w:trPr>
        <w:tc>
          <w:tcPr>
            <w:tcW w:w="775" w:type="dxa"/>
            <w:shd w:val="clear" w:color="auto" w:fill="auto"/>
            <w:noWrap/>
            <w:vAlign w:val="center"/>
            <w:hideMark/>
          </w:tcPr>
          <w:p w14:paraId="08C76825"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15</w:t>
            </w:r>
          </w:p>
        </w:tc>
        <w:tc>
          <w:tcPr>
            <w:tcW w:w="755" w:type="dxa"/>
            <w:shd w:val="clear" w:color="auto" w:fill="auto"/>
            <w:noWrap/>
            <w:vAlign w:val="center"/>
            <w:hideMark/>
          </w:tcPr>
          <w:p w14:paraId="64F31C0C" w14:textId="0FE1192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0,0210</w:t>
            </w:r>
          </w:p>
        </w:tc>
        <w:tc>
          <w:tcPr>
            <w:tcW w:w="755" w:type="dxa"/>
            <w:shd w:val="clear" w:color="auto" w:fill="auto"/>
            <w:noWrap/>
            <w:vAlign w:val="center"/>
            <w:hideMark/>
          </w:tcPr>
          <w:p w14:paraId="5D87D292" w14:textId="17C8965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0,2191</w:t>
            </w:r>
          </w:p>
        </w:tc>
        <w:tc>
          <w:tcPr>
            <w:tcW w:w="755" w:type="dxa"/>
            <w:shd w:val="clear" w:color="auto" w:fill="auto"/>
            <w:noWrap/>
            <w:vAlign w:val="center"/>
            <w:hideMark/>
          </w:tcPr>
          <w:p w14:paraId="3EA61F8E" w14:textId="7695F98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0,0280</w:t>
            </w:r>
          </w:p>
        </w:tc>
        <w:tc>
          <w:tcPr>
            <w:tcW w:w="754" w:type="dxa"/>
            <w:shd w:val="clear" w:color="auto" w:fill="auto"/>
            <w:noWrap/>
            <w:vAlign w:val="center"/>
            <w:hideMark/>
          </w:tcPr>
          <w:p w14:paraId="06154F60" w14:textId="21F6313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0,0968</w:t>
            </w:r>
          </w:p>
        </w:tc>
        <w:tc>
          <w:tcPr>
            <w:tcW w:w="754" w:type="dxa"/>
            <w:shd w:val="clear" w:color="auto" w:fill="auto"/>
            <w:noWrap/>
            <w:vAlign w:val="center"/>
            <w:hideMark/>
          </w:tcPr>
          <w:p w14:paraId="7A92BF9B" w14:textId="3747CAD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0,0727</w:t>
            </w:r>
          </w:p>
        </w:tc>
        <w:tc>
          <w:tcPr>
            <w:tcW w:w="754" w:type="dxa"/>
            <w:shd w:val="clear" w:color="auto" w:fill="auto"/>
            <w:noWrap/>
            <w:vAlign w:val="center"/>
            <w:hideMark/>
          </w:tcPr>
          <w:p w14:paraId="6ACDA42D" w14:textId="42BF1FD6"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0,0363</w:t>
            </w:r>
          </w:p>
        </w:tc>
        <w:tc>
          <w:tcPr>
            <w:tcW w:w="754" w:type="dxa"/>
            <w:shd w:val="clear" w:color="auto" w:fill="auto"/>
            <w:noWrap/>
            <w:vAlign w:val="center"/>
            <w:hideMark/>
          </w:tcPr>
          <w:p w14:paraId="6E2050C0" w14:textId="4768A5E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0,0536</w:t>
            </w:r>
          </w:p>
        </w:tc>
        <w:tc>
          <w:tcPr>
            <w:tcW w:w="754" w:type="dxa"/>
            <w:shd w:val="clear" w:color="auto" w:fill="auto"/>
            <w:noWrap/>
            <w:vAlign w:val="center"/>
            <w:hideMark/>
          </w:tcPr>
          <w:p w14:paraId="68C6C012" w14:textId="602A1CB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0,1817</w:t>
            </w:r>
          </w:p>
        </w:tc>
        <w:tc>
          <w:tcPr>
            <w:tcW w:w="754" w:type="dxa"/>
            <w:shd w:val="clear" w:color="auto" w:fill="auto"/>
            <w:noWrap/>
            <w:vAlign w:val="center"/>
            <w:hideMark/>
          </w:tcPr>
          <w:p w14:paraId="2BC36927" w14:textId="50EB1E3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0,2609</w:t>
            </w:r>
          </w:p>
        </w:tc>
        <w:tc>
          <w:tcPr>
            <w:tcW w:w="754" w:type="dxa"/>
            <w:shd w:val="clear" w:color="auto" w:fill="auto"/>
            <w:noWrap/>
            <w:vAlign w:val="center"/>
            <w:hideMark/>
          </w:tcPr>
          <w:p w14:paraId="02A5C541" w14:textId="3D664AA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0,0369</w:t>
            </w:r>
          </w:p>
        </w:tc>
        <w:tc>
          <w:tcPr>
            <w:tcW w:w="754" w:type="dxa"/>
            <w:shd w:val="clear" w:color="auto" w:fill="auto"/>
            <w:noWrap/>
            <w:vAlign w:val="center"/>
            <w:hideMark/>
          </w:tcPr>
          <w:p w14:paraId="2C8CF80D" w14:textId="60ED3E5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0,0075</w:t>
            </w:r>
          </w:p>
        </w:tc>
      </w:tr>
      <w:tr w:rsidR="008512B7" w:rsidRPr="00833271" w14:paraId="1C76E11B" w14:textId="77777777" w:rsidTr="00E414D3">
        <w:trPr>
          <w:trHeight w:val="288"/>
        </w:trPr>
        <w:tc>
          <w:tcPr>
            <w:tcW w:w="775" w:type="dxa"/>
            <w:shd w:val="clear" w:color="auto" w:fill="auto"/>
            <w:noWrap/>
            <w:vAlign w:val="center"/>
            <w:hideMark/>
          </w:tcPr>
          <w:p w14:paraId="3463D596"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16</w:t>
            </w:r>
          </w:p>
        </w:tc>
        <w:tc>
          <w:tcPr>
            <w:tcW w:w="755" w:type="dxa"/>
            <w:shd w:val="clear" w:color="auto" w:fill="auto"/>
            <w:noWrap/>
            <w:vAlign w:val="center"/>
            <w:hideMark/>
          </w:tcPr>
          <w:p w14:paraId="7505BB2C" w14:textId="59CE072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0,0269</w:t>
            </w:r>
          </w:p>
        </w:tc>
        <w:tc>
          <w:tcPr>
            <w:tcW w:w="755" w:type="dxa"/>
            <w:shd w:val="clear" w:color="auto" w:fill="auto"/>
            <w:noWrap/>
            <w:vAlign w:val="center"/>
            <w:hideMark/>
          </w:tcPr>
          <w:p w14:paraId="77EA8576" w14:textId="7A696B44"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0,0447</w:t>
            </w:r>
          </w:p>
        </w:tc>
        <w:tc>
          <w:tcPr>
            <w:tcW w:w="755" w:type="dxa"/>
            <w:shd w:val="clear" w:color="auto" w:fill="auto"/>
            <w:noWrap/>
            <w:vAlign w:val="center"/>
            <w:hideMark/>
          </w:tcPr>
          <w:p w14:paraId="7B0EF115" w14:textId="2B06F77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0,0002</w:t>
            </w:r>
          </w:p>
        </w:tc>
        <w:tc>
          <w:tcPr>
            <w:tcW w:w="754" w:type="dxa"/>
            <w:shd w:val="clear" w:color="auto" w:fill="auto"/>
            <w:noWrap/>
            <w:vAlign w:val="center"/>
            <w:hideMark/>
          </w:tcPr>
          <w:p w14:paraId="07439E28" w14:textId="13FCD09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0,0398</w:t>
            </w:r>
          </w:p>
        </w:tc>
        <w:tc>
          <w:tcPr>
            <w:tcW w:w="754" w:type="dxa"/>
            <w:shd w:val="clear" w:color="auto" w:fill="auto"/>
            <w:noWrap/>
            <w:vAlign w:val="center"/>
            <w:hideMark/>
          </w:tcPr>
          <w:p w14:paraId="48170AD2" w14:textId="4E9E716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0,0843</w:t>
            </w:r>
          </w:p>
        </w:tc>
        <w:tc>
          <w:tcPr>
            <w:tcW w:w="754" w:type="dxa"/>
            <w:shd w:val="clear" w:color="auto" w:fill="auto"/>
            <w:noWrap/>
            <w:vAlign w:val="center"/>
            <w:hideMark/>
          </w:tcPr>
          <w:p w14:paraId="3706ED29" w14:textId="53EBB12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0,2852</w:t>
            </w:r>
          </w:p>
        </w:tc>
        <w:tc>
          <w:tcPr>
            <w:tcW w:w="754" w:type="dxa"/>
            <w:shd w:val="clear" w:color="auto" w:fill="auto"/>
            <w:noWrap/>
            <w:vAlign w:val="center"/>
            <w:hideMark/>
          </w:tcPr>
          <w:p w14:paraId="1FC513B1" w14:textId="10625F6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shd w:val="clear" w:color="auto" w:fill="auto"/>
            <w:noWrap/>
            <w:vAlign w:val="center"/>
            <w:hideMark/>
          </w:tcPr>
          <w:p w14:paraId="66911FF3" w14:textId="11DE640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0,0007</w:t>
            </w:r>
          </w:p>
        </w:tc>
        <w:tc>
          <w:tcPr>
            <w:tcW w:w="754" w:type="dxa"/>
            <w:shd w:val="clear" w:color="auto" w:fill="auto"/>
            <w:noWrap/>
            <w:vAlign w:val="center"/>
            <w:hideMark/>
          </w:tcPr>
          <w:p w14:paraId="6883A563" w14:textId="604FD6E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0,0603</w:t>
            </w:r>
          </w:p>
        </w:tc>
        <w:tc>
          <w:tcPr>
            <w:tcW w:w="754" w:type="dxa"/>
            <w:shd w:val="clear" w:color="auto" w:fill="auto"/>
            <w:noWrap/>
            <w:vAlign w:val="center"/>
            <w:hideMark/>
          </w:tcPr>
          <w:p w14:paraId="1D6CA753" w14:textId="5867B4A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0,0097</w:t>
            </w:r>
          </w:p>
        </w:tc>
        <w:tc>
          <w:tcPr>
            <w:tcW w:w="754" w:type="dxa"/>
            <w:shd w:val="clear" w:color="auto" w:fill="auto"/>
            <w:noWrap/>
            <w:vAlign w:val="center"/>
            <w:hideMark/>
          </w:tcPr>
          <w:p w14:paraId="6C5BE541" w14:textId="65F2D37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0,0040</w:t>
            </w:r>
          </w:p>
        </w:tc>
      </w:tr>
      <w:tr w:rsidR="008512B7" w:rsidRPr="00833271" w14:paraId="7B11097D" w14:textId="77777777" w:rsidTr="00E414D3">
        <w:trPr>
          <w:trHeight w:val="288"/>
        </w:trPr>
        <w:tc>
          <w:tcPr>
            <w:tcW w:w="775" w:type="dxa"/>
            <w:shd w:val="clear" w:color="auto" w:fill="auto"/>
            <w:noWrap/>
            <w:vAlign w:val="center"/>
            <w:hideMark/>
          </w:tcPr>
          <w:p w14:paraId="17A69144"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17</w:t>
            </w:r>
          </w:p>
        </w:tc>
        <w:tc>
          <w:tcPr>
            <w:tcW w:w="755" w:type="dxa"/>
            <w:shd w:val="clear" w:color="auto" w:fill="auto"/>
            <w:noWrap/>
            <w:vAlign w:val="center"/>
            <w:hideMark/>
          </w:tcPr>
          <w:p w14:paraId="6C1FA9FA" w14:textId="64BD2DA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0,0596</w:t>
            </w:r>
          </w:p>
        </w:tc>
        <w:tc>
          <w:tcPr>
            <w:tcW w:w="755" w:type="dxa"/>
            <w:shd w:val="clear" w:color="auto" w:fill="auto"/>
            <w:noWrap/>
            <w:vAlign w:val="center"/>
            <w:hideMark/>
          </w:tcPr>
          <w:p w14:paraId="15C8D894" w14:textId="14F9F43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0,0135</w:t>
            </w:r>
          </w:p>
        </w:tc>
        <w:tc>
          <w:tcPr>
            <w:tcW w:w="755" w:type="dxa"/>
            <w:shd w:val="clear" w:color="auto" w:fill="auto"/>
            <w:noWrap/>
            <w:vAlign w:val="center"/>
            <w:hideMark/>
          </w:tcPr>
          <w:p w14:paraId="552969E0" w14:textId="12395F0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0,0015</w:t>
            </w:r>
          </w:p>
        </w:tc>
        <w:tc>
          <w:tcPr>
            <w:tcW w:w="754" w:type="dxa"/>
            <w:shd w:val="clear" w:color="auto" w:fill="auto"/>
            <w:noWrap/>
            <w:vAlign w:val="center"/>
            <w:hideMark/>
          </w:tcPr>
          <w:p w14:paraId="30CF947C" w14:textId="78C2B259"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0,0433</w:t>
            </w:r>
          </w:p>
        </w:tc>
        <w:tc>
          <w:tcPr>
            <w:tcW w:w="754" w:type="dxa"/>
            <w:shd w:val="clear" w:color="auto" w:fill="auto"/>
            <w:noWrap/>
            <w:vAlign w:val="center"/>
            <w:hideMark/>
          </w:tcPr>
          <w:p w14:paraId="26803848" w14:textId="35DE7AA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0,2318</w:t>
            </w:r>
          </w:p>
        </w:tc>
        <w:tc>
          <w:tcPr>
            <w:tcW w:w="754" w:type="dxa"/>
            <w:shd w:val="clear" w:color="auto" w:fill="auto"/>
            <w:noWrap/>
            <w:vAlign w:val="center"/>
            <w:hideMark/>
          </w:tcPr>
          <w:p w14:paraId="1FFBF6D4" w14:textId="7EBE7C41"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0,0016</w:t>
            </w:r>
          </w:p>
        </w:tc>
        <w:tc>
          <w:tcPr>
            <w:tcW w:w="754" w:type="dxa"/>
            <w:shd w:val="clear" w:color="auto" w:fill="auto"/>
            <w:noWrap/>
            <w:vAlign w:val="center"/>
            <w:hideMark/>
          </w:tcPr>
          <w:p w14:paraId="2038E03C" w14:textId="7C69FF2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0,0213</w:t>
            </w:r>
          </w:p>
        </w:tc>
        <w:tc>
          <w:tcPr>
            <w:tcW w:w="754" w:type="dxa"/>
            <w:shd w:val="clear" w:color="auto" w:fill="auto"/>
            <w:noWrap/>
            <w:vAlign w:val="center"/>
            <w:hideMark/>
          </w:tcPr>
          <w:p w14:paraId="40FF20A2" w14:textId="6F5A336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0,0007</w:t>
            </w:r>
          </w:p>
        </w:tc>
        <w:tc>
          <w:tcPr>
            <w:tcW w:w="754" w:type="dxa"/>
            <w:shd w:val="clear" w:color="auto" w:fill="auto"/>
            <w:noWrap/>
            <w:vAlign w:val="center"/>
            <w:hideMark/>
          </w:tcPr>
          <w:p w14:paraId="1693C198" w14:textId="61F315E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0,1382</w:t>
            </w:r>
          </w:p>
        </w:tc>
        <w:tc>
          <w:tcPr>
            <w:tcW w:w="754" w:type="dxa"/>
            <w:shd w:val="clear" w:color="auto" w:fill="auto"/>
            <w:noWrap/>
            <w:vAlign w:val="center"/>
            <w:hideMark/>
          </w:tcPr>
          <w:p w14:paraId="3D76966C" w14:textId="165C57DE"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0,0061</w:t>
            </w:r>
          </w:p>
        </w:tc>
        <w:tc>
          <w:tcPr>
            <w:tcW w:w="754" w:type="dxa"/>
            <w:shd w:val="clear" w:color="auto" w:fill="auto"/>
            <w:noWrap/>
            <w:vAlign w:val="center"/>
            <w:hideMark/>
          </w:tcPr>
          <w:p w14:paraId="09757B8A" w14:textId="72DCB272"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0,0014</w:t>
            </w:r>
          </w:p>
        </w:tc>
      </w:tr>
      <w:tr w:rsidR="008512B7" w:rsidRPr="00833271" w14:paraId="7B348674" w14:textId="77777777" w:rsidTr="00E414D3">
        <w:trPr>
          <w:trHeight w:val="288"/>
        </w:trPr>
        <w:tc>
          <w:tcPr>
            <w:tcW w:w="775" w:type="dxa"/>
            <w:tcBorders>
              <w:bottom w:val="single" w:sz="12" w:space="0" w:color="auto"/>
            </w:tcBorders>
            <w:shd w:val="clear" w:color="auto" w:fill="auto"/>
            <w:noWrap/>
            <w:vAlign w:val="center"/>
            <w:hideMark/>
          </w:tcPr>
          <w:p w14:paraId="57A5EEA1" w14:textId="77777777" w:rsidR="008512B7" w:rsidRPr="00833271" w:rsidRDefault="008512B7" w:rsidP="008512B7">
            <w:pPr>
              <w:spacing w:line="240" w:lineRule="auto"/>
              <w:jc w:val="center"/>
              <w:rPr>
                <w:rFonts w:cs="Arial"/>
                <w:b/>
                <w:bCs/>
                <w:color w:val="000000"/>
                <w:sz w:val="16"/>
                <w:szCs w:val="16"/>
              </w:rPr>
            </w:pPr>
            <w:r w:rsidRPr="00833271">
              <w:rPr>
                <w:rFonts w:cs="Arial"/>
                <w:b/>
                <w:bCs/>
                <w:color w:val="000000"/>
                <w:sz w:val="16"/>
                <w:szCs w:val="16"/>
              </w:rPr>
              <w:t>18</w:t>
            </w:r>
          </w:p>
        </w:tc>
        <w:tc>
          <w:tcPr>
            <w:tcW w:w="755" w:type="dxa"/>
            <w:tcBorders>
              <w:bottom w:val="single" w:sz="12" w:space="0" w:color="auto"/>
            </w:tcBorders>
            <w:shd w:val="clear" w:color="auto" w:fill="auto"/>
            <w:noWrap/>
            <w:vAlign w:val="center"/>
            <w:hideMark/>
          </w:tcPr>
          <w:p w14:paraId="13C077D3" w14:textId="59D35748"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0,0064</w:t>
            </w:r>
          </w:p>
        </w:tc>
        <w:tc>
          <w:tcPr>
            <w:tcW w:w="755" w:type="dxa"/>
            <w:tcBorders>
              <w:bottom w:val="single" w:sz="12" w:space="0" w:color="auto"/>
            </w:tcBorders>
            <w:shd w:val="clear" w:color="auto" w:fill="auto"/>
            <w:noWrap/>
            <w:vAlign w:val="center"/>
            <w:hideMark/>
          </w:tcPr>
          <w:p w14:paraId="59C18B41" w14:textId="6CFD249B"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0,1073</w:t>
            </w:r>
          </w:p>
        </w:tc>
        <w:tc>
          <w:tcPr>
            <w:tcW w:w="755" w:type="dxa"/>
            <w:tcBorders>
              <w:bottom w:val="single" w:sz="12" w:space="0" w:color="auto"/>
            </w:tcBorders>
            <w:shd w:val="clear" w:color="auto" w:fill="auto"/>
            <w:noWrap/>
            <w:vAlign w:val="center"/>
            <w:hideMark/>
          </w:tcPr>
          <w:p w14:paraId="71081FE4" w14:textId="29D62DCA"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0,0006</w:t>
            </w:r>
          </w:p>
        </w:tc>
        <w:tc>
          <w:tcPr>
            <w:tcW w:w="754" w:type="dxa"/>
            <w:tcBorders>
              <w:bottom w:val="single" w:sz="12" w:space="0" w:color="auto"/>
            </w:tcBorders>
            <w:shd w:val="clear" w:color="auto" w:fill="auto"/>
            <w:noWrap/>
            <w:vAlign w:val="center"/>
            <w:hideMark/>
          </w:tcPr>
          <w:p w14:paraId="5FBC6184" w14:textId="6A49250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0,0001</w:t>
            </w:r>
          </w:p>
        </w:tc>
        <w:tc>
          <w:tcPr>
            <w:tcW w:w="754" w:type="dxa"/>
            <w:tcBorders>
              <w:bottom w:val="single" w:sz="12" w:space="0" w:color="auto"/>
            </w:tcBorders>
            <w:shd w:val="clear" w:color="auto" w:fill="auto"/>
            <w:noWrap/>
            <w:vAlign w:val="center"/>
            <w:hideMark/>
          </w:tcPr>
          <w:p w14:paraId="58F5F02D" w14:textId="40E5B28F"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0,0366</w:t>
            </w:r>
          </w:p>
        </w:tc>
        <w:tc>
          <w:tcPr>
            <w:tcW w:w="754" w:type="dxa"/>
            <w:tcBorders>
              <w:bottom w:val="single" w:sz="12" w:space="0" w:color="auto"/>
            </w:tcBorders>
            <w:shd w:val="clear" w:color="auto" w:fill="auto"/>
            <w:noWrap/>
            <w:vAlign w:val="center"/>
            <w:hideMark/>
          </w:tcPr>
          <w:p w14:paraId="6E0BC569" w14:textId="60E666D7"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0,3298</w:t>
            </w:r>
          </w:p>
        </w:tc>
        <w:tc>
          <w:tcPr>
            <w:tcW w:w="754" w:type="dxa"/>
            <w:tcBorders>
              <w:bottom w:val="single" w:sz="12" w:space="0" w:color="auto"/>
            </w:tcBorders>
            <w:shd w:val="clear" w:color="auto" w:fill="auto"/>
            <w:noWrap/>
            <w:vAlign w:val="center"/>
            <w:hideMark/>
          </w:tcPr>
          <w:p w14:paraId="54A14FE5" w14:textId="78607E00"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0,0195</w:t>
            </w:r>
          </w:p>
        </w:tc>
        <w:tc>
          <w:tcPr>
            <w:tcW w:w="754" w:type="dxa"/>
            <w:tcBorders>
              <w:bottom w:val="single" w:sz="12" w:space="0" w:color="auto"/>
            </w:tcBorders>
            <w:shd w:val="clear" w:color="auto" w:fill="auto"/>
            <w:noWrap/>
            <w:vAlign w:val="center"/>
            <w:hideMark/>
          </w:tcPr>
          <w:p w14:paraId="4B82DCAE" w14:textId="1BB6EE4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0,0000</w:t>
            </w:r>
          </w:p>
        </w:tc>
        <w:tc>
          <w:tcPr>
            <w:tcW w:w="754" w:type="dxa"/>
            <w:tcBorders>
              <w:bottom w:val="single" w:sz="12" w:space="0" w:color="auto"/>
            </w:tcBorders>
            <w:shd w:val="clear" w:color="auto" w:fill="auto"/>
            <w:noWrap/>
            <w:vAlign w:val="center"/>
            <w:hideMark/>
          </w:tcPr>
          <w:p w14:paraId="7658ECE7" w14:textId="34CB0AFD"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0,0159</w:t>
            </w:r>
          </w:p>
        </w:tc>
        <w:tc>
          <w:tcPr>
            <w:tcW w:w="754" w:type="dxa"/>
            <w:tcBorders>
              <w:bottom w:val="single" w:sz="12" w:space="0" w:color="auto"/>
            </w:tcBorders>
            <w:shd w:val="clear" w:color="auto" w:fill="auto"/>
            <w:noWrap/>
            <w:vAlign w:val="center"/>
            <w:hideMark/>
          </w:tcPr>
          <w:p w14:paraId="4C85571F" w14:textId="51629613"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0,0314</w:t>
            </w:r>
          </w:p>
        </w:tc>
        <w:tc>
          <w:tcPr>
            <w:tcW w:w="754" w:type="dxa"/>
            <w:tcBorders>
              <w:bottom w:val="single" w:sz="12" w:space="0" w:color="auto"/>
            </w:tcBorders>
            <w:shd w:val="clear" w:color="auto" w:fill="auto"/>
            <w:noWrap/>
            <w:vAlign w:val="center"/>
            <w:hideMark/>
          </w:tcPr>
          <w:p w14:paraId="326C2E2F" w14:textId="5CEA80A5" w:rsidR="008512B7" w:rsidRPr="00E414D3" w:rsidRDefault="008512B7" w:rsidP="00E414D3">
            <w:pPr>
              <w:spacing w:line="240" w:lineRule="auto"/>
              <w:jc w:val="right"/>
              <w:rPr>
                <w:rFonts w:cs="Arial"/>
                <w:color w:val="000000"/>
                <w:sz w:val="16"/>
                <w:szCs w:val="16"/>
              </w:rPr>
            </w:pPr>
            <w:r w:rsidRPr="00E414D3">
              <w:rPr>
                <w:rFonts w:cs="Arial"/>
                <w:color w:val="000000"/>
                <w:sz w:val="16"/>
                <w:szCs w:val="16"/>
              </w:rPr>
              <w:t>0,0101</w:t>
            </w:r>
          </w:p>
        </w:tc>
      </w:tr>
    </w:tbl>
    <w:p w14:paraId="7C256286" w14:textId="54AE09F2" w:rsidR="00C75DAE" w:rsidRDefault="00C75DAE" w:rsidP="00C75DAE">
      <w:pPr>
        <w:pStyle w:val="Legenda"/>
        <w:keepNext/>
      </w:pPr>
      <w:bookmarkStart w:id="136" w:name="_Ref509777397"/>
      <w:bookmarkStart w:id="137" w:name="_Ref509812738"/>
      <w:bookmarkStart w:id="138" w:name="_Toc509838599"/>
      <w:r>
        <w:t xml:space="preserve">Tabela </w:t>
      </w:r>
      <w:fldSimple w:instr=" SEQ Tabela \* ARABIC ">
        <w:r w:rsidR="00D05DD2">
          <w:rPr>
            <w:noProof/>
          </w:rPr>
          <w:t>11</w:t>
        </w:r>
      </w:fldSimple>
      <w:bookmarkEnd w:id="136"/>
      <w:r>
        <w:t xml:space="preserve"> – Valores calculados </w:t>
      </w:r>
      <w:r w:rsidR="00E51D31">
        <w:t xml:space="preserve">da matriz </w:t>
      </w:r>
      <m:oMath>
        <m:r>
          <w:rPr>
            <w:rFonts w:ascii="Cambria Math" w:hAnsi="Cambria Math"/>
          </w:rPr>
          <m:t>T</m:t>
        </m:r>
      </m:oMath>
      <w:r w:rsidR="00E51D31">
        <w:t xml:space="preserve"> </w:t>
      </w:r>
      <w:r w:rsidR="00F15BC4">
        <w:t>utilizando a equação</w:t>
      </w:r>
      <w:r w:rsidR="003E1CEA">
        <w:t xml:space="preserve"> </w:t>
      </w:r>
      <w:r w:rsidR="003E1CEA">
        <w:fldChar w:fldCharType="begin"/>
      </w:r>
      <w:r w:rsidR="003E1CEA">
        <w:instrText xml:space="preserve"> REF _Ref509777353 \h </w:instrText>
      </w:r>
      <w:r w:rsidR="003E1CEA">
        <w:fldChar w:fldCharType="separate"/>
      </w:r>
      <w:r w:rsidR="00D05DD2">
        <w:rPr>
          <w:rFonts w:cs="Arial"/>
          <w:szCs w:val="24"/>
        </w:rPr>
        <w:t>(</w:t>
      </w:r>
      <w:r w:rsidR="00D05DD2">
        <w:rPr>
          <w:noProof/>
        </w:rPr>
        <w:t>7</w:t>
      </w:r>
      <w:r w:rsidR="00D05DD2">
        <w:rPr>
          <w:rFonts w:cs="Arial"/>
          <w:szCs w:val="24"/>
        </w:rPr>
        <w:t>)</w:t>
      </w:r>
      <w:r w:rsidR="003E1CEA">
        <w:fldChar w:fldCharType="end"/>
      </w:r>
      <w:r w:rsidR="00E51D31">
        <w:t>.</w:t>
      </w:r>
      <w:bookmarkEnd w:id="137"/>
      <w:bookmarkEnd w:id="138"/>
    </w:p>
    <w:tbl>
      <w:tblPr>
        <w:tblW w:w="9072" w:type="dxa"/>
        <w:tblCellMar>
          <w:left w:w="70" w:type="dxa"/>
          <w:right w:w="70" w:type="dxa"/>
        </w:tblCellMar>
        <w:tblLook w:val="04A0" w:firstRow="1" w:lastRow="0" w:firstColumn="1" w:lastColumn="0" w:noHBand="0" w:noVBand="1"/>
      </w:tblPr>
      <w:tblGrid>
        <w:gridCol w:w="775"/>
        <w:gridCol w:w="755"/>
        <w:gridCol w:w="755"/>
        <w:gridCol w:w="755"/>
        <w:gridCol w:w="754"/>
        <w:gridCol w:w="754"/>
        <w:gridCol w:w="754"/>
        <w:gridCol w:w="754"/>
        <w:gridCol w:w="754"/>
        <w:gridCol w:w="754"/>
        <w:gridCol w:w="754"/>
        <w:gridCol w:w="754"/>
      </w:tblGrid>
      <w:tr w:rsidR="0029544B" w:rsidRPr="00833271" w14:paraId="59A3187D" w14:textId="77777777" w:rsidTr="003A53C2">
        <w:trPr>
          <w:trHeight w:val="288"/>
        </w:trPr>
        <w:tc>
          <w:tcPr>
            <w:tcW w:w="9072" w:type="dxa"/>
            <w:gridSpan w:val="12"/>
            <w:tcBorders>
              <w:top w:val="single" w:sz="12" w:space="0" w:color="auto"/>
            </w:tcBorders>
            <w:shd w:val="clear" w:color="auto" w:fill="auto"/>
            <w:noWrap/>
            <w:vAlign w:val="center"/>
            <w:hideMark/>
          </w:tcPr>
          <w:p w14:paraId="2E1E40A7" w14:textId="40C0989B" w:rsidR="0029544B" w:rsidRPr="00833271" w:rsidRDefault="0029544B" w:rsidP="00B20515">
            <w:pPr>
              <w:spacing w:line="240" w:lineRule="auto"/>
              <w:jc w:val="center"/>
              <w:rPr>
                <w:rFonts w:cs="Arial"/>
                <w:b/>
                <w:bCs/>
                <w:color w:val="000000"/>
                <w:sz w:val="16"/>
                <w:szCs w:val="16"/>
              </w:rPr>
            </w:pPr>
            <w:r>
              <w:rPr>
                <w:rFonts w:cs="Arial"/>
                <w:b/>
                <w:bCs/>
                <w:color w:val="000000"/>
                <w:sz w:val="16"/>
                <w:szCs w:val="16"/>
              </w:rPr>
              <w:t xml:space="preserve">Matriz </w:t>
            </w:r>
            <m:oMath>
              <m:r>
                <m:rPr>
                  <m:sty m:val="bi"/>
                </m:rPr>
                <w:rPr>
                  <w:rFonts w:ascii="Cambria Math" w:hAnsi="Cambria Math" w:cs="Arial"/>
                  <w:color w:val="000000"/>
                  <w:sz w:val="16"/>
                  <w:szCs w:val="16"/>
                </w:rPr>
                <m:t>T</m:t>
              </m:r>
            </m:oMath>
          </w:p>
        </w:tc>
      </w:tr>
      <w:tr w:rsidR="0029544B" w:rsidRPr="00833271" w14:paraId="587D468A" w14:textId="77777777" w:rsidTr="003A53C2">
        <w:trPr>
          <w:trHeight w:val="288"/>
        </w:trPr>
        <w:tc>
          <w:tcPr>
            <w:tcW w:w="775" w:type="dxa"/>
            <w:vMerge w:val="restart"/>
            <w:shd w:val="clear" w:color="auto" w:fill="auto"/>
            <w:noWrap/>
            <w:vAlign w:val="center"/>
            <w:hideMark/>
          </w:tcPr>
          <w:p w14:paraId="3B8C5321" w14:textId="77777777" w:rsidR="0029544B" w:rsidRDefault="0029544B" w:rsidP="0029544B">
            <w:pPr>
              <w:spacing w:line="240" w:lineRule="auto"/>
              <w:jc w:val="center"/>
              <w:rPr>
                <w:rFonts w:cs="Arial"/>
                <w:b/>
                <w:bCs/>
                <w:color w:val="000000"/>
                <w:sz w:val="16"/>
                <w:szCs w:val="16"/>
              </w:rPr>
            </w:pPr>
            <w:r>
              <w:rPr>
                <w:rFonts w:cs="Arial"/>
                <w:b/>
                <w:bCs/>
                <w:color w:val="000000"/>
                <w:sz w:val="16"/>
                <w:szCs w:val="16"/>
              </w:rPr>
              <w:t xml:space="preserve">Índice das </w:t>
            </w:r>
          </w:p>
          <w:p w14:paraId="60EF5ABC" w14:textId="4769A92F" w:rsidR="0029544B" w:rsidRPr="00833271" w:rsidRDefault="0029544B" w:rsidP="0029544B">
            <w:pPr>
              <w:spacing w:line="240" w:lineRule="auto"/>
              <w:jc w:val="center"/>
              <w:rPr>
                <w:rFonts w:cs="Arial"/>
                <w:b/>
                <w:bCs/>
                <w:color w:val="000000"/>
                <w:sz w:val="16"/>
                <w:szCs w:val="16"/>
              </w:rPr>
            </w:pPr>
            <w:r>
              <w:rPr>
                <w:rFonts w:cs="Arial"/>
                <w:b/>
                <w:bCs/>
                <w:color w:val="000000"/>
                <w:sz w:val="16"/>
                <w:szCs w:val="16"/>
              </w:rPr>
              <w:t>l</w:t>
            </w:r>
            <w:r w:rsidRPr="00833271">
              <w:rPr>
                <w:rFonts w:cs="Arial"/>
                <w:b/>
                <w:bCs/>
                <w:color w:val="000000"/>
                <w:sz w:val="16"/>
                <w:szCs w:val="16"/>
              </w:rPr>
              <w:t>inhas</w:t>
            </w:r>
          </w:p>
        </w:tc>
        <w:tc>
          <w:tcPr>
            <w:tcW w:w="8297" w:type="dxa"/>
            <w:gridSpan w:val="11"/>
            <w:tcBorders>
              <w:top w:val="single" w:sz="4" w:space="0" w:color="auto"/>
              <w:bottom w:val="single" w:sz="4" w:space="0" w:color="auto"/>
            </w:tcBorders>
            <w:shd w:val="clear" w:color="auto" w:fill="auto"/>
            <w:noWrap/>
            <w:vAlign w:val="center"/>
          </w:tcPr>
          <w:p w14:paraId="5BAB5F8B" w14:textId="214A525B" w:rsidR="0029544B" w:rsidRPr="00833271" w:rsidRDefault="0029544B" w:rsidP="00B20515">
            <w:pPr>
              <w:spacing w:line="240" w:lineRule="auto"/>
              <w:jc w:val="center"/>
              <w:rPr>
                <w:rFonts w:cs="Arial"/>
                <w:b/>
                <w:bCs/>
                <w:color w:val="000000"/>
                <w:sz w:val="16"/>
                <w:szCs w:val="16"/>
              </w:rPr>
            </w:pPr>
            <w:r>
              <w:rPr>
                <w:rFonts w:cs="Arial"/>
                <w:b/>
                <w:bCs/>
                <w:color w:val="000000"/>
                <w:sz w:val="16"/>
                <w:szCs w:val="16"/>
              </w:rPr>
              <w:t>Índice das colunas</w:t>
            </w:r>
          </w:p>
        </w:tc>
      </w:tr>
      <w:tr w:rsidR="0029544B" w:rsidRPr="00833271" w14:paraId="71AA6BA7" w14:textId="77777777" w:rsidTr="00C75DAE">
        <w:trPr>
          <w:trHeight w:val="288"/>
        </w:trPr>
        <w:tc>
          <w:tcPr>
            <w:tcW w:w="775" w:type="dxa"/>
            <w:vMerge/>
            <w:tcBorders>
              <w:bottom w:val="single" w:sz="4" w:space="0" w:color="auto"/>
            </w:tcBorders>
            <w:shd w:val="clear" w:color="auto" w:fill="auto"/>
            <w:noWrap/>
            <w:vAlign w:val="center"/>
          </w:tcPr>
          <w:p w14:paraId="43A08902" w14:textId="6C411947" w:rsidR="0029544B" w:rsidRPr="00833271" w:rsidRDefault="0029544B" w:rsidP="0029544B">
            <w:pPr>
              <w:spacing w:line="240" w:lineRule="auto"/>
              <w:jc w:val="center"/>
              <w:rPr>
                <w:rFonts w:cs="Arial"/>
                <w:b/>
                <w:bCs/>
                <w:color w:val="000000"/>
                <w:sz w:val="16"/>
                <w:szCs w:val="16"/>
              </w:rPr>
            </w:pPr>
          </w:p>
        </w:tc>
        <w:tc>
          <w:tcPr>
            <w:tcW w:w="755" w:type="dxa"/>
            <w:tcBorders>
              <w:top w:val="single" w:sz="4" w:space="0" w:color="auto"/>
              <w:bottom w:val="single" w:sz="4" w:space="0" w:color="auto"/>
            </w:tcBorders>
            <w:shd w:val="clear" w:color="auto" w:fill="auto"/>
            <w:noWrap/>
            <w:vAlign w:val="center"/>
          </w:tcPr>
          <w:p w14:paraId="00B4E726" w14:textId="72B023D3"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tcPr>
          <w:p w14:paraId="371452FB" w14:textId="6A5B3B07"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tcPr>
          <w:p w14:paraId="21C0272D" w14:textId="48F4729B"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3</w:t>
            </w:r>
          </w:p>
        </w:tc>
        <w:tc>
          <w:tcPr>
            <w:tcW w:w="754" w:type="dxa"/>
            <w:tcBorders>
              <w:top w:val="single" w:sz="4" w:space="0" w:color="auto"/>
              <w:bottom w:val="single" w:sz="4" w:space="0" w:color="auto"/>
            </w:tcBorders>
            <w:shd w:val="clear" w:color="auto" w:fill="auto"/>
            <w:noWrap/>
            <w:vAlign w:val="center"/>
          </w:tcPr>
          <w:p w14:paraId="63ABACEE" w14:textId="64DD6FD6"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4</w:t>
            </w:r>
          </w:p>
        </w:tc>
        <w:tc>
          <w:tcPr>
            <w:tcW w:w="754" w:type="dxa"/>
            <w:tcBorders>
              <w:top w:val="single" w:sz="4" w:space="0" w:color="auto"/>
              <w:bottom w:val="single" w:sz="4" w:space="0" w:color="auto"/>
            </w:tcBorders>
            <w:shd w:val="clear" w:color="auto" w:fill="auto"/>
            <w:noWrap/>
            <w:vAlign w:val="center"/>
          </w:tcPr>
          <w:p w14:paraId="4C162085" w14:textId="1E18422E"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5</w:t>
            </w:r>
          </w:p>
        </w:tc>
        <w:tc>
          <w:tcPr>
            <w:tcW w:w="754" w:type="dxa"/>
            <w:tcBorders>
              <w:top w:val="single" w:sz="4" w:space="0" w:color="auto"/>
              <w:bottom w:val="single" w:sz="4" w:space="0" w:color="auto"/>
            </w:tcBorders>
            <w:shd w:val="clear" w:color="auto" w:fill="auto"/>
            <w:noWrap/>
            <w:vAlign w:val="center"/>
          </w:tcPr>
          <w:p w14:paraId="07EA640A" w14:textId="23AFA598"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6</w:t>
            </w:r>
          </w:p>
        </w:tc>
        <w:tc>
          <w:tcPr>
            <w:tcW w:w="754" w:type="dxa"/>
            <w:tcBorders>
              <w:top w:val="single" w:sz="4" w:space="0" w:color="auto"/>
              <w:bottom w:val="single" w:sz="4" w:space="0" w:color="auto"/>
            </w:tcBorders>
            <w:shd w:val="clear" w:color="auto" w:fill="auto"/>
            <w:noWrap/>
            <w:vAlign w:val="center"/>
          </w:tcPr>
          <w:p w14:paraId="460C7F51" w14:textId="24708B9E"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7</w:t>
            </w:r>
          </w:p>
        </w:tc>
        <w:tc>
          <w:tcPr>
            <w:tcW w:w="754" w:type="dxa"/>
            <w:tcBorders>
              <w:top w:val="single" w:sz="4" w:space="0" w:color="auto"/>
              <w:bottom w:val="single" w:sz="4" w:space="0" w:color="auto"/>
            </w:tcBorders>
            <w:shd w:val="clear" w:color="auto" w:fill="auto"/>
            <w:noWrap/>
            <w:vAlign w:val="center"/>
          </w:tcPr>
          <w:p w14:paraId="687D1C4B" w14:textId="0CA8E63F"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8</w:t>
            </w:r>
          </w:p>
        </w:tc>
        <w:tc>
          <w:tcPr>
            <w:tcW w:w="754" w:type="dxa"/>
            <w:tcBorders>
              <w:top w:val="single" w:sz="4" w:space="0" w:color="auto"/>
              <w:bottom w:val="single" w:sz="4" w:space="0" w:color="auto"/>
            </w:tcBorders>
            <w:shd w:val="clear" w:color="auto" w:fill="auto"/>
            <w:noWrap/>
            <w:vAlign w:val="center"/>
          </w:tcPr>
          <w:p w14:paraId="22B3493B" w14:textId="4695BB0E"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9</w:t>
            </w:r>
          </w:p>
        </w:tc>
        <w:tc>
          <w:tcPr>
            <w:tcW w:w="754" w:type="dxa"/>
            <w:tcBorders>
              <w:top w:val="single" w:sz="4" w:space="0" w:color="auto"/>
              <w:bottom w:val="single" w:sz="4" w:space="0" w:color="auto"/>
            </w:tcBorders>
            <w:shd w:val="clear" w:color="auto" w:fill="auto"/>
            <w:noWrap/>
            <w:vAlign w:val="center"/>
          </w:tcPr>
          <w:p w14:paraId="530D2A0F" w14:textId="7935DC74"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10</w:t>
            </w:r>
          </w:p>
        </w:tc>
        <w:tc>
          <w:tcPr>
            <w:tcW w:w="754" w:type="dxa"/>
            <w:tcBorders>
              <w:top w:val="single" w:sz="4" w:space="0" w:color="auto"/>
              <w:bottom w:val="single" w:sz="4" w:space="0" w:color="auto"/>
            </w:tcBorders>
            <w:shd w:val="clear" w:color="auto" w:fill="auto"/>
            <w:noWrap/>
            <w:vAlign w:val="center"/>
          </w:tcPr>
          <w:p w14:paraId="3B13622F" w14:textId="22573C36"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11</w:t>
            </w:r>
          </w:p>
        </w:tc>
      </w:tr>
      <w:tr w:rsidR="0029544B" w:rsidRPr="00833271" w14:paraId="1B68CE29" w14:textId="77777777" w:rsidTr="00F12E60">
        <w:trPr>
          <w:trHeight w:val="288"/>
        </w:trPr>
        <w:tc>
          <w:tcPr>
            <w:tcW w:w="775" w:type="dxa"/>
            <w:tcBorders>
              <w:top w:val="single" w:sz="4" w:space="0" w:color="auto"/>
            </w:tcBorders>
            <w:shd w:val="clear" w:color="auto" w:fill="auto"/>
            <w:noWrap/>
            <w:vAlign w:val="center"/>
            <w:hideMark/>
          </w:tcPr>
          <w:p w14:paraId="5907FD50" w14:textId="6D7CE33B"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w:t>
            </w:r>
          </w:p>
        </w:tc>
        <w:tc>
          <w:tcPr>
            <w:tcW w:w="755" w:type="dxa"/>
            <w:tcBorders>
              <w:top w:val="single" w:sz="4" w:space="0" w:color="auto"/>
            </w:tcBorders>
            <w:shd w:val="clear" w:color="auto" w:fill="auto"/>
            <w:noWrap/>
            <w:vAlign w:val="center"/>
            <w:hideMark/>
          </w:tcPr>
          <w:p w14:paraId="228DD675" w14:textId="02CAEC1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0,2202</w:t>
            </w:r>
          </w:p>
        </w:tc>
        <w:tc>
          <w:tcPr>
            <w:tcW w:w="755" w:type="dxa"/>
            <w:tcBorders>
              <w:top w:val="single" w:sz="4" w:space="0" w:color="auto"/>
            </w:tcBorders>
            <w:shd w:val="clear" w:color="auto" w:fill="auto"/>
            <w:noWrap/>
            <w:vAlign w:val="center"/>
            <w:hideMark/>
          </w:tcPr>
          <w:p w14:paraId="36690BAA" w14:textId="7D48288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0,3749</w:t>
            </w:r>
          </w:p>
        </w:tc>
        <w:tc>
          <w:tcPr>
            <w:tcW w:w="755" w:type="dxa"/>
            <w:tcBorders>
              <w:top w:val="single" w:sz="4" w:space="0" w:color="auto"/>
            </w:tcBorders>
            <w:shd w:val="clear" w:color="auto" w:fill="auto"/>
            <w:noWrap/>
            <w:vAlign w:val="center"/>
            <w:hideMark/>
          </w:tcPr>
          <w:p w14:paraId="76F14555" w14:textId="74980D8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0,2874</w:t>
            </w:r>
          </w:p>
        </w:tc>
        <w:tc>
          <w:tcPr>
            <w:tcW w:w="754" w:type="dxa"/>
            <w:tcBorders>
              <w:top w:val="single" w:sz="4" w:space="0" w:color="auto"/>
            </w:tcBorders>
            <w:shd w:val="clear" w:color="auto" w:fill="auto"/>
            <w:noWrap/>
            <w:vAlign w:val="center"/>
            <w:hideMark/>
          </w:tcPr>
          <w:p w14:paraId="20FDC026" w14:textId="7012060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0,0093</w:t>
            </w:r>
          </w:p>
        </w:tc>
        <w:tc>
          <w:tcPr>
            <w:tcW w:w="754" w:type="dxa"/>
            <w:tcBorders>
              <w:top w:val="single" w:sz="4" w:space="0" w:color="auto"/>
            </w:tcBorders>
            <w:shd w:val="clear" w:color="auto" w:fill="auto"/>
            <w:noWrap/>
            <w:vAlign w:val="center"/>
            <w:hideMark/>
          </w:tcPr>
          <w:p w14:paraId="41C1256E" w14:textId="488FC68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0,0040</w:t>
            </w:r>
          </w:p>
        </w:tc>
        <w:tc>
          <w:tcPr>
            <w:tcW w:w="754" w:type="dxa"/>
            <w:tcBorders>
              <w:top w:val="single" w:sz="4" w:space="0" w:color="auto"/>
            </w:tcBorders>
            <w:shd w:val="clear" w:color="auto" w:fill="auto"/>
            <w:noWrap/>
            <w:vAlign w:val="center"/>
            <w:hideMark/>
          </w:tcPr>
          <w:p w14:paraId="29C5CC92" w14:textId="2424C5A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0,2031</w:t>
            </w:r>
          </w:p>
        </w:tc>
        <w:tc>
          <w:tcPr>
            <w:tcW w:w="754" w:type="dxa"/>
            <w:tcBorders>
              <w:top w:val="single" w:sz="4" w:space="0" w:color="auto"/>
            </w:tcBorders>
            <w:shd w:val="clear" w:color="auto" w:fill="auto"/>
            <w:noWrap/>
            <w:vAlign w:val="center"/>
            <w:hideMark/>
          </w:tcPr>
          <w:p w14:paraId="2445CE30" w14:textId="73AF414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0,1520</w:t>
            </w:r>
          </w:p>
        </w:tc>
        <w:tc>
          <w:tcPr>
            <w:tcW w:w="754" w:type="dxa"/>
            <w:tcBorders>
              <w:top w:val="single" w:sz="4" w:space="0" w:color="auto"/>
            </w:tcBorders>
            <w:shd w:val="clear" w:color="auto" w:fill="auto"/>
            <w:noWrap/>
            <w:vAlign w:val="center"/>
            <w:hideMark/>
          </w:tcPr>
          <w:p w14:paraId="2503D66A" w14:textId="57C44B5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0,1742</w:t>
            </w:r>
          </w:p>
        </w:tc>
        <w:tc>
          <w:tcPr>
            <w:tcW w:w="754" w:type="dxa"/>
            <w:tcBorders>
              <w:top w:val="single" w:sz="4" w:space="0" w:color="auto"/>
            </w:tcBorders>
            <w:shd w:val="clear" w:color="auto" w:fill="auto"/>
            <w:noWrap/>
            <w:vAlign w:val="center"/>
            <w:hideMark/>
          </w:tcPr>
          <w:p w14:paraId="1F456538" w14:textId="2DC2409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0,5734</w:t>
            </w:r>
          </w:p>
        </w:tc>
        <w:tc>
          <w:tcPr>
            <w:tcW w:w="754" w:type="dxa"/>
            <w:tcBorders>
              <w:top w:val="single" w:sz="4" w:space="0" w:color="auto"/>
            </w:tcBorders>
            <w:shd w:val="clear" w:color="auto" w:fill="auto"/>
            <w:noWrap/>
            <w:vAlign w:val="center"/>
            <w:hideMark/>
          </w:tcPr>
          <w:p w14:paraId="4448DE79" w14:textId="25D2EC3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0,0492</w:t>
            </w:r>
          </w:p>
        </w:tc>
        <w:tc>
          <w:tcPr>
            <w:tcW w:w="754" w:type="dxa"/>
            <w:tcBorders>
              <w:top w:val="single" w:sz="4" w:space="0" w:color="auto"/>
            </w:tcBorders>
            <w:shd w:val="clear" w:color="auto" w:fill="auto"/>
            <w:noWrap/>
            <w:vAlign w:val="center"/>
            <w:hideMark/>
          </w:tcPr>
          <w:p w14:paraId="3A8BAC96" w14:textId="7A23A4C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0,0787</w:t>
            </w:r>
          </w:p>
        </w:tc>
      </w:tr>
      <w:tr w:rsidR="0029544B" w:rsidRPr="00833271" w14:paraId="146E683B" w14:textId="77777777" w:rsidTr="00F12E60">
        <w:trPr>
          <w:trHeight w:val="288"/>
        </w:trPr>
        <w:tc>
          <w:tcPr>
            <w:tcW w:w="775" w:type="dxa"/>
            <w:shd w:val="clear" w:color="auto" w:fill="auto"/>
            <w:noWrap/>
            <w:vAlign w:val="center"/>
            <w:hideMark/>
          </w:tcPr>
          <w:p w14:paraId="1EB9C24E" w14:textId="43535784"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2</w:t>
            </w:r>
          </w:p>
        </w:tc>
        <w:tc>
          <w:tcPr>
            <w:tcW w:w="755" w:type="dxa"/>
            <w:shd w:val="clear" w:color="auto" w:fill="auto"/>
            <w:noWrap/>
            <w:vAlign w:val="center"/>
            <w:hideMark/>
          </w:tcPr>
          <w:p w14:paraId="575FE1C8" w14:textId="15972E3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0,7087</w:t>
            </w:r>
          </w:p>
        </w:tc>
        <w:tc>
          <w:tcPr>
            <w:tcW w:w="755" w:type="dxa"/>
            <w:shd w:val="clear" w:color="auto" w:fill="auto"/>
            <w:noWrap/>
            <w:vAlign w:val="center"/>
            <w:hideMark/>
          </w:tcPr>
          <w:p w14:paraId="14659F62" w14:textId="616ACEF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0,0236</w:t>
            </w:r>
          </w:p>
        </w:tc>
        <w:tc>
          <w:tcPr>
            <w:tcW w:w="755" w:type="dxa"/>
            <w:shd w:val="clear" w:color="auto" w:fill="auto"/>
            <w:noWrap/>
            <w:vAlign w:val="center"/>
            <w:hideMark/>
          </w:tcPr>
          <w:p w14:paraId="19A03165" w14:textId="032F8EA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0,0003</w:t>
            </w:r>
          </w:p>
        </w:tc>
        <w:tc>
          <w:tcPr>
            <w:tcW w:w="754" w:type="dxa"/>
            <w:shd w:val="clear" w:color="auto" w:fill="auto"/>
            <w:noWrap/>
            <w:vAlign w:val="center"/>
            <w:hideMark/>
          </w:tcPr>
          <w:p w14:paraId="3193AB69" w14:textId="263DC02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0,0227</w:t>
            </w:r>
          </w:p>
        </w:tc>
        <w:tc>
          <w:tcPr>
            <w:tcW w:w="754" w:type="dxa"/>
            <w:shd w:val="clear" w:color="auto" w:fill="auto"/>
            <w:noWrap/>
            <w:vAlign w:val="center"/>
            <w:hideMark/>
          </w:tcPr>
          <w:p w14:paraId="0923AC12" w14:textId="299B954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0,0281</w:t>
            </w:r>
          </w:p>
        </w:tc>
        <w:tc>
          <w:tcPr>
            <w:tcW w:w="754" w:type="dxa"/>
            <w:shd w:val="clear" w:color="auto" w:fill="auto"/>
            <w:noWrap/>
            <w:vAlign w:val="center"/>
            <w:hideMark/>
          </w:tcPr>
          <w:p w14:paraId="388CE89C" w14:textId="115902D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0,0117</w:t>
            </w:r>
          </w:p>
        </w:tc>
        <w:tc>
          <w:tcPr>
            <w:tcW w:w="754" w:type="dxa"/>
            <w:shd w:val="clear" w:color="auto" w:fill="auto"/>
            <w:noWrap/>
            <w:vAlign w:val="center"/>
            <w:hideMark/>
          </w:tcPr>
          <w:p w14:paraId="10C479BF" w14:textId="7EC350F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4" w:type="dxa"/>
            <w:shd w:val="clear" w:color="auto" w:fill="auto"/>
            <w:noWrap/>
            <w:vAlign w:val="center"/>
            <w:hideMark/>
          </w:tcPr>
          <w:p w14:paraId="5C7F5C64" w14:textId="4C5B0D1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0,0404</w:t>
            </w:r>
          </w:p>
        </w:tc>
        <w:tc>
          <w:tcPr>
            <w:tcW w:w="754" w:type="dxa"/>
            <w:shd w:val="clear" w:color="auto" w:fill="auto"/>
            <w:noWrap/>
            <w:vAlign w:val="center"/>
            <w:hideMark/>
          </w:tcPr>
          <w:p w14:paraId="1D085786" w14:textId="2A86375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0,1215</w:t>
            </w:r>
          </w:p>
        </w:tc>
        <w:tc>
          <w:tcPr>
            <w:tcW w:w="754" w:type="dxa"/>
            <w:shd w:val="clear" w:color="auto" w:fill="auto"/>
            <w:noWrap/>
            <w:vAlign w:val="center"/>
            <w:hideMark/>
          </w:tcPr>
          <w:p w14:paraId="6412786F" w14:textId="292E577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0,2468</w:t>
            </w:r>
          </w:p>
        </w:tc>
        <w:tc>
          <w:tcPr>
            <w:tcW w:w="754" w:type="dxa"/>
            <w:shd w:val="clear" w:color="auto" w:fill="auto"/>
            <w:noWrap/>
            <w:vAlign w:val="center"/>
            <w:hideMark/>
          </w:tcPr>
          <w:p w14:paraId="33A3227A" w14:textId="0437972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r>
      <w:tr w:rsidR="0029544B" w:rsidRPr="00833271" w14:paraId="311C675A" w14:textId="77777777" w:rsidTr="00F12E60">
        <w:trPr>
          <w:trHeight w:val="288"/>
        </w:trPr>
        <w:tc>
          <w:tcPr>
            <w:tcW w:w="775" w:type="dxa"/>
            <w:shd w:val="clear" w:color="auto" w:fill="auto"/>
            <w:noWrap/>
            <w:vAlign w:val="center"/>
            <w:hideMark/>
          </w:tcPr>
          <w:p w14:paraId="6AA164F7" w14:textId="2DC26FF3"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3</w:t>
            </w:r>
          </w:p>
        </w:tc>
        <w:tc>
          <w:tcPr>
            <w:tcW w:w="755" w:type="dxa"/>
            <w:shd w:val="clear" w:color="auto" w:fill="auto"/>
            <w:noWrap/>
            <w:vAlign w:val="center"/>
            <w:hideMark/>
          </w:tcPr>
          <w:p w14:paraId="4CAB4726" w14:textId="5DEB3E3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0,2565</w:t>
            </w:r>
          </w:p>
        </w:tc>
        <w:tc>
          <w:tcPr>
            <w:tcW w:w="755" w:type="dxa"/>
            <w:shd w:val="clear" w:color="auto" w:fill="auto"/>
            <w:noWrap/>
            <w:vAlign w:val="center"/>
            <w:hideMark/>
          </w:tcPr>
          <w:p w14:paraId="61D55A77" w14:textId="3A94CE3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0,2465</w:t>
            </w:r>
          </w:p>
        </w:tc>
        <w:tc>
          <w:tcPr>
            <w:tcW w:w="755" w:type="dxa"/>
            <w:shd w:val="clear" w:color="auto" w:fill="auto"/>
            <w:noWrap/>
            <w:vAlign w:val="center"/>
            <w:hideMark/>
          </w:tcPr>
          <w:p w14:paraId="50FC6304" w14:textId="7EC0E3D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0,3833</w:t>
            </w:r>
          </w:p>
        </w:tc>
        <w:tc>
          <w:tcPr>
            <w:tcW w:w="754" w:type="dxa"/>
            <w:shd w:val="clear" w:color="auto" w:fill="auto"/>
            <w:noWrap/>
            <w:vAlign w:val="center"/>
            <w:hideMark/>
          </w:tcPr>
          <w:p w14:paraId="7D6F7DD8" w14:textId="6D88551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0,0059</w:t>
            </w:r>
          </w:p>
        </w:tc>
        <w:tc>
          <w:tcPr>
            <w:tcW w:w="754" w:type="dxa"/>
            <w:shd w:val="clear" w:color="auto" w:fill="auto"/>
            <w:noWrap/>
            <w:vAlign w:val="center"/>
            <w:hideMark/>
          </w:tcPr>
          <w:p w14:paraId="393BCF2A" w14:textId="661A994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0,0761</w:t>
            </w:r>
          </w:p>
        </w:tc>
        <w:tc>
          <w:tcPr>
            <w:tcW w:w="754" w:type="dxa"/>
            <w:shd w:val="clear" w:color="auto" w:fill="auto"/>
            <w:noWrap/>
            <w:vAlign w:val="center"/>
            <w:hideMark/>
          </w:tcPr>
          <w:p w14:paraId="4687564C" w14:textId="012A737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0,4048</w:t>
            </w:r>
          </w:p>
        </w:tc>
        <w:tc>
          <w:tcPr>
            <w:tcW w:w="754" w:type="dxa"/>
            <w:shd w:val="clear" w:color="auto" w:fill="auto"/>
            <w:noWrap/>
            <w:vAlign w:val="center"/>
            <w:hideMark/>
          </w:tcPr>
          <w:p w14:paraId="51068BDB" w14:textId="6CF4E62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0,1828</w:t>
            </w:r>
          </w:p>
        </w:tc>
        <w:tc>
          <w:tcPr>
            <w:tcW w:w="754" w:type="dxa"/>
            <w:shd w:val="clear" w:color="auto" w:fill="auto"/>
            <w:noWrap/>
            <w:vAlign w:val="center"/>
            <w:hideMark/>
          </w:tcPr>
          <w:p w14:paraId="03304021" w14:textId="0F1A23D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0,5082</w:t>
            </w:r>
          </w:p>
        </w:tc>
        <w:tc>
          <w:tcPr>
            <w:tcW w:w="754" w:type="dxa"/>
            <w:shd w:val="clear" w:color="auto" w:fill="auto"/>
            <w:noWrap/>
            <w:vAlign w:val="center"/>
            <w:hideMark/>
          </w:tcPr>
          <w:p w14:paraId="6D18F738" w14:textId="08FE376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0,1761</w:t>
            </w:r>
          </w:p>
        </w:tc>
        <w:tc>
          <w:tcPr>
            <w:tcW w:w="754" w:type="dxa"/>
            <w:shd w:val="clear" w:color="auto" w:fill="auto"/>
            <w:noWrap/>
            <w:vAlign w:val="center"/>
            <w:hideMark/>
          </w:tcPr>
          <w:p w14:paraId="71D11940" w14:textId="3E24D57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0,1299</w:t>
            </w:r>
          </w:p>
        </w:tc>
        <w:tc>
          <w:tcPr>
            <w:tcW w:w="754" w:type="dxa"/>
            <w:shd w:val="clear" w:color="auto" w:fill="auto"/>
            <w:noWrap/>
            <w:vAlign w:val="center"/>
            <w:hideMark/>
          </w:tcPr>
          <w:p w14:paraId="7DC2B165" w14:textId="10CD996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0,1030</w:t>
            </w:r>
          </w:p>
        </w:tc>
      </w:tr>
      <w:tr w:rsidR="0029544B" w:rsidRPr="00833271" w14:paraId="2AD04930" w14:textId="77777777" w:rsidTr="00F12E60">
        <w:trPr>
          <w:trHeight w:val="288"/>
        </w:trPr>
        <w:tc>
          <w:tcPr>
            <w:tcW w:w="775" w:type="dxa"/>
            <w:shd w:val="clear" w:color="auto" w:fill="auto"/>
            <w:noWrap/>
            <w:vAlign w:val="center"/>
            <w:hideMark/>
          </w:tcPr>
          <w:p w14:paraId="29B5C4AF" w14:textId="021F30E0"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4</w:t>
            </w:r>
          </w:p>
        </w:tc>
        <w:tc>
          <w:tcPr>
            <w:tcW w:w="755" w:type="dxa"/>
            <w:shd w:val="clear" w:color="auto" w:fill="auto"/>
            <w:noWrap/>
            <w:vAlign w:val="center"/>
            <w:hideMark/>
          </w:tcPr>
          <w:p w14:paraId="3D473103" w14:textId="44D8523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0,2770</w:t>
            </w:r>
          </w:p>
        </w:tc>
        <w:tc>
          <w:tcPr>
            <w:tcW w:w="755" w:type="dxa"/>
            <w:shd w:val="clear" w:color="auto" w:fill="auto"/>
            <w:noWrap/>
            <w:vAlign w:val="center"/>
            <w:hideMark/>
          </w:tcPr>
          <w:p w14:paraId="6F3005D8" w14:textId="10F8ED5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0,3910</w:t>
            </w:r>
          </w:p>
        </w:tc>
        <w:tc>
          <w:tcPr>
            <w:tcW w:w="755" w:type="dxa"/>
            <w:shd w:val="clear" w:color="auto" w:fill="auto"/>
            <w:noWrap/>
            <w:vAlign w:val="center"/>
            <w:hideMark/>
          </w:tcPr>
          <w:p w14:paraId="205D33CB" w14:textId="1E05E59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0,4126</w:t>
            </w:r>
          </w:p>
        </w:tc>
        <w:tc>
          <w:tcPr>
            <w:tcW w:w="754" w:type="dxa"/>
            <w:shd w:val="clear" w:color="auto" w:fill="auto"/>
            <w:noWrap/>
            <w:vAlign w:val="center"/>
            <w:hideMark/>
          </w:tcPr>
          <w:p w14:paraId="3298C432" w14:textId="006BB94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4" w:type="dxa"/>
            <w:shd w:val="clear" w:color="auto" w:fill="auto"/>
            <w:noWrap/>
            <w:vAlign w:val="center"/>
            <w:hideMark/>
          </w:tcPr>
          <w:p w14:paraId="29AB76A6" w14:textId="47FEFA4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0,0184</w:t>
            </w:r>
          </w:p>
        </w:tc>
        <w:tc>
          <w:tcPr>
            <w:tcW w:w="754" w:type="dxa"/>
            <w:shd w:val="clear" w:color="auto" w:fill="auto"/>
            <w:noWrap/>
            <w:vAlign w:val="center"/>
            <w:hideMark/>
          </w:tcPr>
          <w:p w14:paraId="31F398E5" w14:textId="3F5DF93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0,1115</w:t>
            </w:r>
          </w:p>
        </w:tc>
        <w:tc>
          <w:tcPr>
            <w:tcW w:w="754" w:type="dxa"/>
            <w:shd w:val="clear" w:color="auto" w:fill="auto"/>
            <w:noWrap/>
            <w:vAlign w:val="center"/>
            <w:hideMark/>
          </w:tcPr>
          <w:p w14:paraId="693D53D1" w14:textId="7D0538A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0,3272</w:t>
            </w:r>
          </w:p>
        </w:tc>
        <w:tc>
          <w:tcPr>
            <w:tcW w:w="754" w:type="dxa"/>
            <w:shd w:val="clear" w:color="auto" w:fill="auto"/>
            <w:noWrap/>
            <w:vAlign w:val="center"/>
            <w:hideMark/>
          </w:tcPr>
          <w:p w14:paraId="70C575D4" w14:textId="50E4509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0,3850</w:t>
            </w:r>
          </w:p>
        </w:tc>
        <w:tc>
          <w:tcPr>
            <w:tcW w:w="754" w:type="dxa"/>
            <w:shd w:val="clear" w:color="auto" w:fill="auto"/>
            <w:noWrap/>
            <w:vAlign w:val="center"/>
            <w:hideMark/>
          </w:tcPr>
          <w:p w14:paraId="62463E59" w14:textId="78BF76C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0,2038</w:t>
            </w:r>
          </w:p>
        </w:tc>
        <w:tc>
          <w:tcPr>
            <w:tcW w:w="754" w:type="dxa"/>
            <w:shd w:val="clear" w:color="auto" w:fill="auto"/>
            <w:noWrap/>
            <w:vAlign w:val="center"/>
            <w:hideMark/>
          </w:tcPr>
          <w:p w14:paraId="3BD2D1BF" w14:textId="08851BB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0,0013</w:t>
            </w:r>
          </w:p>
        </w:tc>
        <w:tc>
          <w:tcPr>
            <w:tcW w:w="754" w:type="dxa"/>
            <w:shd w:val="clear" w:color="auto" w:fill="auto"/>
            <w:noWrap/>
            <w:vAlign w:val="center"/>
            <w:hideMark/>
          </w:tcPr>
          <w:p w14:paraId="21C55811" w14:textId="096B0C3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0,2938</w:t>
            </w:r>
          </w:p>
        </w:tc>
      </w:tr>
      <w:tr w:rsidR="0029544B" w:rsidRPr="00833271" w14:paraId="5DE10624" w14:textId="77777777" w:rsidTr="00F12E60">
        <w:trPr>
          <w:trHeight w:val="288"/>
        </w:trPr>
        <w:tc>
          <w:tcPr>
            <w:tcW w:w="775" w:type="dxa"/>
            <w:shd w:val="clear" w:color="auto" w:fill="auto"/>
            <w:noWrap/>
            <w:vAlign w:val="center"/>
            <w:hideMark/>
          </w:tcPr>
          <w:p w14:paraId="13947515" w14:textId="5664CA6B"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5</w:t>
            </w:r>
          </w:p>
        </w:tc>
        <w:tc>
          <w:tcPr>
            <w:tcW w:w="755" w:type="dxa"/>
            <w:shd w:val="clear" w:color="auto" w:fill="auto"/>
            <w:noWrap/>
            <w:vAlign w:val="center"/>
            <w:hideMark/>
          </w:tcPr>
          <w:p w14:paraId="415C5469" w14:textId="4407FB4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0,4412</w:t>
            </w:r>
          </w:p>
        </w:tc>
        <w:tc>
          <w:tcPr>
            <w:tcW w:w="755" w:type="dxa"/>
            <w:shd w:val="clear" w:color="auto" w:fill="auto"/>
            <w:noWrap/>
            <w:vAlign w:val="center"/>
            <w:hideMark/>
          </w:tcPr>
          <w:p w14:paraId="0E1F1950" w14:textId="5CDAC9A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0,1666</w:t>
            </w:r>
          </w:p>
        </w:tc>
        <w:tc>
          <w:tcPr>
            <w:tcW w:w="755" w:type="dxa"/>
            <w:shd w:val="clear" w:color="auto" w:fill="auto"/>
            <w:noWrap/>
            <w:vAlign w:val="center"/>
            <w:hideMark/>
          </w:tcPr>
          <w:p w14:paraId="5A1ACB62" w14:textId="713D48E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0,3839</w:t>
            </w:r>
          </w:p>
        </w:tc>
        <w:tc>
          <w:tcPr>
            <w:tcW w:w="754" w:type="dxa"/>
            <w:shd w:val="clear" w:color="auto" w:fill="auto"/>
            <w:noWrap/>
            <w:vAlign w:val="center"/>
            <w:hideMark/>
          </w:tcPr>
          <w:p w14:paraId="50F946B7" w14:textId="421BA87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0,0480</w:t>
            </w:r>
          </w:p>
        </w:tc>
        <w:tc>
          <w:tcPr>
            <w:tcW w:w="754" w:type="dxa"/>
            <w:shd w:val="clear" w:color="auto" w:fill="auto"/>
            <w:noWrap/>
            <w:vAlign w:val="center"/>
            <w:hideMark/>
          </w:tcPr>
          <w:p w14:paraId="061ACBB3" w14:textId="4898EC1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0,0103</w:t>
            </w:r>
          </w:p>
        </w:tc>
        <w:tc>
          <w:tcPr>
            <w:tcW w:w="754" w:type="dxa"/>
            <w:shd w:val="clear" w:color="auto" w:fill="auto"/>
            <w:noWrap/>
            <w:vAlign w:val="center"/>
            <w:hideMark/>
          </w:tcPr>
          <w:p w14:paraId="4D05571C" w14:textId="2C8AF08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0,2371</w:t>
            </w:r>
          </w:p>
        </w:tc>
        <w:tc>
          <w:tcPr>
            <w:tcW w:w="754" w:type="dxa"/>
            <w:shd w:val="clear" w:color="auto" w:fill="auto"/>
            <w:noWrap/>
            <w:vAlign w:val="center"/>
            <w:hideMark/>
          </w:tcPr>
          <w:p w14:paraId="60EBB924" w14:textId="737B5F7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0,3163</w:t>
            </w:r>
          </w:p>
        </w:tc>
        <w:tc>
          <w:tcPr>
            <w:tcW w:w="754" w:type="dxa"/>
            <w:shd w:val="clear" w:color="auto" w:fill="auto"/>
            <w:noWrap/>
            <w:vAlign w:val="center"/>
            <w:hideMark/>
          </w:tcPr>
          <w:p w14:paraId="4E2A9077" w14:textId="260D044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0,1131</w:t>
            </w:r>
          </w:p>
        </w:tc>
        <w:tc>
          <w:tcPr>
            <w:tcW w:w="754" w:type="dxa"/>
            <w:shd w:val="clear" w:color="auto" w:fill="auto"/>
            <w:noWrap/>
            <w:vAlign w:val="center"/>
            <w:hideMark/>
          </w:tcPr>
          <w:p w14:paraId="51F4FEC5" w14:textId="4348659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0,0017</w:t>
            </w:r>
          </w:p>
        </w:tc>
        <w:tc>
          <w:tcPr>
            <w:tcW w:w="754" w:type="dxa"/>
            <w:shd w:val="clear" w:color="auto" w:fill="auto"/>
            <w:noWrap/>
            <w:vAlign w:val="center"/>
            <w:hideMark/>
          </w:tcPr>
          <w:p w14:paraId="3EDEA7BB" w14:textId="378FA77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0,4440</w:t>
            </w:r>
          </w:p>
        </w:tc>
        <w:tc>
          <w:tcPr>
            <w:tcW w:w="754" w:type="dxa"/>
            <w:shd w:val="clear" w:color="auto" w:fill="auto"/>
            <w:noWrap/>
            <w:vAlign w:val="center"/>
            <w:hideMark/>
          </w:tcPr>
          <w:p w14:paraId="7ED57471" w14:textId="49F0D9F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0,2849</w:t>
            </w:r>
          </w:p>
        </w:tc>
      </w:tr>
      <w:tr w:rsidR="0029544B" w:rsidRPr="00833271" w14:paraId="651E8B0C" w14:textId="77777777" w:rsidTr="00F12E60">
        <w:trPr>
          <w:trHeight w:val="288"/>
        </w:trPr>
        <w:tc>
          <w:tcPr>
            <w:tcW w:w="775" w:type="dxa"/>
            <w:shd w:val="clear" w:color="auto" w:fill="auto"/>
            <w:noWrap/>
            <w:vAlign w:val="center"/>
            <w:hideMark/>
          </w:tcPr>
          <w:p w14:paraId="1CB56CEB" w14:textId="20CBBB4E"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6</w:t>
            </w:r>
          </w:p>
        </w:tc>
        <w:tc>
          <w:tcPr>
            <w:tcW w:w="755" w:type="dxa"/>
            <w:shd w:val="clear" w:color="auto" w:fill="auto"/>
            <w:noWrap/>
            <w:vAlign w:val="center"/>
            <w:hideMark/>
          </w:tcPr>
          <w:p w14:paraId="7720450A" w14:textId="2335F81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0,4725</w:t>
            </w:r>
          </w:p>
        </w:tc>
        <w:tc>
          <w:tcPr>
            <w:tcW w:w="755" w:type="dxa"/>
            <w:shd w:val="clear" w:color="auto" w:fill="auto"/>
            <w:noWrap/>
            <w:vAlign w:val="center"/>
            <w:hideMark/>
          </w:tcPr>
          <w:p w14:paraId="2C059063" w14:textId="45B2FB6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0,0157</w:t>
            </w:r>
          </w:p>
        </w:tc>
        <w:tc>
          <w:tcPr>
            <w:tcW w:w="755" w:type="dxa"/>
            <w:shd w:val="clear" w:color="auto" w:fill="auto"/>
            <w:noWrap/>
            <w:vAlign w:val="center"/>
            <w:hideMark/>
          </w:tcPr>
          <w:p w14:paraId="6C80F443" w14:textId="2AF4881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0,0002</w:t>
            </w:r>
          </w:p>
        </w:tc>
        <w:tc>
          <w:tcPr>
            <w:tcW w:w="754" w:type="dxa"/>
            <w:shd w:val="clear" w:color="auto" w:fill="auto"/>
            <w:noWrap/>
            <w:vAlign w:val="center"/>
            <w:hideMark/>
          </w:tcPr>
          <w:p w14:paraId="2A27A76D" w14:textId="36DFB58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0,0151</w:t>
            </w:r>
          </w:p>
        </w:tc>
        <w:tc>
          <w:tcPr>
            <w:tcW w:w="754" w:type="dxa"/>
            <w:shd w:val="clear" w:color="auto" w:fill="auto"/>
            <w:noWrap/>
            <w:vAlign w:val="center"/>
            <w:hideMark/>
          </w:tcPr>
          <w:p w14:paraId="4E4EC874" w14:textId="47C4FEF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0,0187</w:t>
            </w:r>
          </w:p>
        </w:tc>
        <w:tc>
          <w:tcPr>
            <w:tcW w:w="754" w:type="dxa"/>
            <w:shd w:val="clear" w:color="auto" w:fill="auto"/>
            <w:noWrap/>
            <w:vAlign w:val="center"/>
            <w:hideMark/>
          </w:tcPr>
          <w:p w14:paraId="3F6CEB66" w14:textId="23020B2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0,0078</w:t>
            </w:r>
          </w:p>
        </w:tc>
        <w:tc>
          <w:tcPr>
            <w:tcW w:w="754" w:type="dxa"/>
            <w:shd w:val="clear" w:color="auto" w:fill="auto"/>
            <w:noWrap/>
            <w:vAlign w:val="center"/>
            <w:hideMark/>
          </w:tcPr>
          <w:p w14:paraId="508F790D" w14:textId="7F39425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4" w:type="dxa"/>
            <w:shd w:val="clear" w:color="auto" w:fill="auto"/>
            <w:noWrap/>
            <w:vAlign w:val="center"/>
            <w:hideMark/>
          </w:tcPr>
          <w:p w14:paraId="2B23CF20" w14:textId="4686CE1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0,0269</w:t>
            </w:r>
          </w:p>
        </w:tc>
        <w:tc>
          <w:tcPr>
            <w:tcW w:w="754" w:type="dxa"/>
            <w:shd w:val="clear" w:color="auto" w:fill="auto"/>
            <w:noWrap/>
            <w:vAlign w:val="center"/>
            <w:hideMark/>
          </w:tcPr>
          <w:p w14:paraId="17CDCB94" w14:textId="00FCAB2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0,0810</w:t>
            </w:r>
          </w:p>
        </w:tc>
        <w:tc>
          <w:tcPr>
            <w:tcW w:w="754" w:type="dxa"/>
            <w:shd w:val="clear" w:color="auto" w:fill="auto"/>
            <w:noWrap/>
            <w:vAlign w:val="center"/>
            <w:hideMark/>
          </w:tcPr>
          <w:p w14:paraId="4D07B525" w14:textId="1DF05F6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0,1646</w:t>
            </w:r>
          </w:p>
        </w:tc>
        <w:tc>
          <w:tcPr>
            <w:tcW w:w="754" w:type="dxa"/>
            <w:shd w:val="clear" w:color="auto" w:fill="auto"/>
            <w:noWrap/>
            <w:vAlign w:val="center"/>
            <w:hideMark/>
          </w:tcPr>
          <w:p w14:paraId="3BBD381D" w14:textId="53CD8F7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r>
      <w:tr w:rsidR="0029544B" w:rsidRPr="00833271" w14:paraId="7686870A" w14:textId="77777777" w:rsidTr="00F12E60">
        <w:trPr>
          <w:trHeight w:val="288"/>
        </w:trPr>
        <w:tc>
          <w:tcPr>
            <w:tcW w:w="775" w:type="dxa"/>
            <w:shd w:val="clear" w:color="auto" w:fill="auto"/>
            <w:noWrap/>
            <w:vAlign w:val="center"/>
            <w:hideMark/>
          </w:tcPr>
          <w:p w14:paraId="5FC93562" w14:textId="43CC9330"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7</w:t>
            </w:r>
          </w:p>
        </w:tc>
        <w:tc>
          <w:tcPr>
            <w:tcW w:w="755" w:type="dxa"/>
            <w:shd w:val="clear" w:color="auto" w:fill="auto"/>
            <w:noWrap/>
            <w:vAlign w:val="center"/>
            <w:hideMark/>
          </w:tcPr>
          <w:p w14:paraId="4511CB44" w14:textId="2EB7C99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0,0477</w:t>
            </w:r>
          </w:p>
        </w:tc>
        <w:tc>
          <w:tcPr>
            <w:tcW w:w="755" w:type="dxa"/>
            <w:shd w:val="clear" w:color="auto" w:fill="auto"/>
            <w:noWrap/>
            <w:vAlign w:val="center"/>
            <w:hideMark/>
          </w:tcPr>
          <w:p w14:paraId="56AFC14D" w14:textId="073344E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0,1398</w:t>
            </w:r>
          </w:p>
        </w:tc>
        <w:tc>
          <w:tcPr>
            <w:tcW w:w="755" w:type="dxa"/>
            <w:shd w:val="clear" w:color="auto" w:fill="auto"/>
            <w:noWrap/>
            <w:vAlign w:val="center"/>
            <w:hideMark/>
          </w:tcPr>
          <w:p w14:paraId="2F977965" w14:textId="58D08DF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0,5038</w:t>
            </w:r>
          </w:p>
        </w:tc>
        <w:tc>
          <w:tcPr>
            <w:tcW w:w="754" w:type="dxa"/>
            <w:shd w:val="clear" w:color="auto" w:fill="auto"/>
            <w:noWrap/>
            <w:vAlign w:val="center"/>
            <w:hideMark/>
          </w:tcPr>
          <w:p w14:paraId="6118EA09" w14:textId="2EF8A6D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0,2960</w:t>
            </w:r>
          </w:p>
        </w:tc>
        <w:tc>
          <w:tcPr>
            <w:tcW w:w="754" w:type="dxa"/>
            <w:shd w:val="clear" w:color="auto" w:fill="auto"/>
            <w:noWrap/>
            <w:vAlign w:val="center"/>
            <w:hideMark/>
          </w:tcPr>
          <w:p w14:paraId="13D74D04" w14:textId="70BD763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0,0532</w:t>
            </w:r>
          </w:p>
        </w:tc>
        <w:tc>
          <w:tcPr>
            <w:tcW w:w="754" w:type="dxa"/>
            <w:shd w:val="clear" w:color="auto" w:fill="auto"/>
            <w:noWrap/>
            <w:vAlign w:val="center"/>
            <w:hideMark/>
          </w:tcPr>
          <w:p w14:paraId="45B23B97" w14:textId="0680589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0,0667</w:t>
            </w:r>
          </w:p>
        </w:tc>
        <w:tc>
          <w:tcPr>
            <w:tcW w:w="754" w:type="dxa"/>
            <w:shd w:val="clear" w:color="auto" w:fill="auto"/>
            <w:noWrap/>
            <w:vAlign w:val="center"/>
            <w:hideMark/>
          </w:tcPr>
          <w:p w14:paraId="61A4DEFA" w14:textId="4BF8B1A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0,7212</w:t>
            </w:r>
          </w:p>
        </w:tc>
        <w:tc>
          <w:tcPr>
            <w:tcW w:w="754" w:type="dxa"/>
            <w:shd w:val="clear" w:color="auto" w:fill="auto"/>
            <w:noWrap/>
            <w:vAlign w:val="center"/>
            <w:hideMark/>
          </w:tcPr>
          <w:p w14:paraId="0D0B15D5" w14:textId="02E8854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0,5911</w:t>
            </w:r>
          </w:p>
        </w:tc>
        <w:tc>
          <w:tcPr>
            <w:tcW w:w="754" w:type="dxa"/>
            <w:shd w:val="clear" w:color="auto" w:fill="auto"/>
            <w:noWrap/>
            <w:vAlign w:val="center"/>
            <w:hideMark/>
          </w:tcPr>
          <w:p w14:paraId="7D514D43" w14:textId="3DB255C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0,0040</w:t>
            </w:r>
          </w:p>
        </w:tc>
        <w:tc>
          <w:tcPr>
            <w:tcW w:w="754" w:type="dxa"/>
            <w:shd w:val="clear" w:color="auto" w:fill="auto"/>
            <w:noWrap/>
            <w:vAlign w:val="center"/>
            <w:hideMark/>
          </w:tcPr>
          <w:p w14:paraId="330E0F15" w14:textId="7475EBB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0,2188</w:t>
            </w:r>
          </w:p>
        </w:tc>
        <w:tc>
          <w:tcPr>
            <w:tcW w:w="754" w:type="dxa"/>
            <w:shd w:val="clear" w:color="auto" w:fill="auto"/>
            <w:noWrap/>
            <w:vAlign w:val="center"/>
            <w:hideMark/>
          </w:tcPr>
          <w:p w14:paraId="3D656954" w14:textId="4E62B9C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0,0467</w:t>
            </w:r>
          </w:p>
        </w:tc>
      </w:tr>
      <w:tr w:rsidR="0029544B" w:rsidRPr="00833271" w14:paraId="6C6CE578" w14:textId="77777777" w:rsidTr="00F12E60">
        <w:trPr>
          <w:trHeight w:val="288"/>
        </w:trPr>
        <w:tc>
          <w:tcPr>
            <w:tcW w:w="775" w:type="dxa"/>
            <w:shd w:val="clear" w:color="auto" w:fill="auto"/>
            <w:noWrap/>
            <w:vAlign w:val="center"/>
            <w:hideMark/>
          </w:tcPr>
          <w:p w14:paraId="21F78E6F" w14:textId="0F936D88"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8</w:t>
            </w:r>
          </w:p>
        </w:tc>
        <w:tc>
          <w:tcPr>
            <w:tcW w:w="755" w:type="dxa"/>
            <w:shd w:val="clear" w:color="auto" w:fill="auto"/>
            <w:noWrap/>
            <w:vAlign w:val="center"/>
            <w:hideMark/>
          </w:tcPr>
          <w:p w14:paraId="311FFF48" w14:textId="356051B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0,4523</w:t>
            </w:r>
          </w:p>
        </w:tc>
        <w:tc>
          <w:tcPr>
            <w:tcW w:w="755" w:type="dxa"/>
            <w:shd w:val="clear" w:color="auto" w:fill="auto"/>
            <w:noWrap/>
            <w:vAlign w:val="center"/>
            <w:hideMark/>
          </w:tcPr>
          <w:p w14:paraId="33914785" w14:textId="020DA59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0,0271</w:t>
            </w:r>
          </w:p>
        </w:tc>
        <w:tc>
          <w:tcPr>
            <w:tcW w:w="755" w:type="dxa"/>
            <w:shd w:val="clear" w:color="auto" w:fill="auto"/>
            <w:noWrap/>
            <w:vAlign w:val="center"/>
            <w:hideMark/>
          </w:tcPr>
          <w:p w14:paraId="67719567" w14:textId="270D5CF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0,0035</w:t>
            </w:r>
          </w:p>
        </w:tc>
        <w:tc>
          <w:tcPr>
            <w:tcW w:w="754" w:type="dxa"/>
            <w:shd w:val="clear" w:color="auto" w:fill="auto"/>
            <w:noWrap/>
            <w:vAlign w:val="center"/>
            <w:hideMark/>
          </w:tcPr>
          <w:p w14:paraId="0B7D7354" w14:textId="265BF8F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0,4645</w:t>
            </w:r>
          </w:p>
        </w:tc>
        <w:tc>
          <w:tcPr>
            <w:tcW w:w="754" w:type="dxa"/>
            <w:shd w:val="clear" w:color="auto" w:fill="auto"/>
            <w:noWrap/>
            <w:vAlign w:val="center"/>
            <w:hideMark/>
          </w:tcPr>
          <w:p w14:paraId="66BE07FF" w14:textId="1C654CF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0,0141</w:t>
            </w:r>
          </w:p>
        </w:tc>
        <w:tc>
          <w:tcPr>
            <w:tcW w:w="754" w:type="dxa"/>
            <w:shd w:val="clear" w:color="auto" w:fill="auto"/>
            <w:noWrap/>
            <w:vAlign w:val="center"/>
            <w:hideMark/>
          </w:tcPr>
          <w:p w14:paraId="2345C177" w14:textId="4920B4B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0,1296</w:t>
            </w:r>
          </w:p>
        </w:tc>
        <w:tc>
          <w:tcPr>
            <w:tcW w:w="754" w:type="dxa"/>
            <w:shd w:val="clear" w:color="auto" w:fill="auto"/>
            <w:noWrap/>
            <w:vAlign w:val="center"/>
            <w:hideMark/>
          </w:tcPr>
          <w:p w14:paraId="461BC76D" w14:textId="7F31AEC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0,0374</w:t>
            </w:r>
          </w:p>
        </w:tc>
        <w:tc>
          <w:tcPr>
            <w:tcW w:w="754" w:type="dxa"/>
            <w:shd w:val="clear" w:color="auto" w:fill="auto"/>
            <w:noWrap/>
            <w:vAlign w:val="center"/>
            <w:hideMark/>
          </w:tcPr>
          <w:p w14:paraId="32BE683B" w14:textId="26650B3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0,1285</w:t>
            </w:r>
          </w:p>
        </w:tc>
        <w:tc>
          <w:tcPr>
            <w:tcW w:w="754" w:type="dxa"/>
            <w:shd w:val="clear" w:color="auto" w:fill="auto"/>
            <w:noWrap/>
            <w:vAlign w:val="center"/>
            <w:hideMark/>
          </w:tcPr>
          <w:p w14:paraId="4DB16BC9" w14:textId="196650A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0,0008</w:t>
            </w:r>
          </w:p>
        </w:tc>
        <w:tc>
          <w:tcPr>
            <w:tcW w:w="754" w:type="dxa"/>
            <w:shd w:val="clear" w:color="auto" w:fill="auto"/>
            <w:noWrap/>
            <w:vAlign w:val="center"/>
            <w:hideMark/>
          </w:tcPr>
          <w:p w14:paraId="2A80DB62" w14:textId="25895F4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0,6923</w:t>
            </w:r>
          </w:p>
        </w:tc>
        <w:tc>
          <w:tcPr>
            <w:tcW w:w="754" w:type="dxa"/>
            <w:shd w:val="clear" w:color="auto" w:fill="auto"/>
            <w:noWrap/>
            <w:vAlign w:val="center"/>
            <w:hideMark/>
          </w:tcPr>
          <w:p w14:paraId="2C6CFE84" w14:textId="610474A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0,5435</w:t>
            </w:r>
          </w:p>
        </w:tc>
      </w:tr>
      <w:tr w:rsidR="0029544B" w:rsidRPr="00833271" w14:paraId="3CDFB28D" w14:textId="77777777" w:rsidTr="00F12E60">
        <w:trPr>
          <w:trHeight w:val="288"/>
        </w:trPr>
        <w:tc>
          <w:tcPr>
            <w:tcW w:w="775" w:type="dxa"/>
            <w:shd w:val="clear" w:color="auto" w:fill="auto"/>
            <w:noWrap/>
            <w:vAlign w:val="center"/>
            <w:hideMark/>
          </w:tcPr>
          <w:p w14:paraId="28AC0C6E" w14:textId="43325523"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9</w:t>
            </w:r>
          </w:p>
        </w:tc>
        <w:tc>
          <w:tcPr>
            <w:tcW w:w="755" w:type="dxa"/>
            <w:shd w:val="clear" w:color="auto" w:fill="auto"/>
            <w:noWrap/>
            <w:vAlign w:val="center"/>
            <w:hideMark/>
          </w:tcPr>
          <w:p w14:paraId="6B6597B9" w14:textId="0ACC879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0,1897</w:t>
            </w:r>
          </w:p>
        </w:tc>
        <w:tc>
          <w:tcPr>
            <w:tcW w:w="755" w:type="dxa"/>
            <w:shd w:val="clear" w:color="auto" w:fill="auto"/>
            <w:noWrap/>
            <w:vAlign w:val="center"/>
            <w:hideMark/>
          </w:tcPr>
          <w:p w14:paraId="337A8427" w14:textId="7C8523C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0,2076</w:t>
            </w:r>
          </w:p>
        </w:tc>
        <w:tc>
          <w:tcPr>
            <w:tcW w:w="755" w:type="dxa"/>
            <w:shd w:val="clear" w:color="auto" w:fill="auto"/>
            <w:noWrap/>
            <w:vAlign w:val="center"/>
            <w:hideMark/>
          </w:tcPr>
          <w:p w14:paraId="7E2C8E07" w14:textId="6C17D24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0,4011</w:t>
            </w:r>
          </w:p>
        </w:tc>
        <w:tc>
          <w:tcPr>
            <w:tcW w:w="754" w:type="dxa"/>
            <w:shd w:val="clear" w:color="auto" w:fill="auto"/>
            <w:noWrap/>
            <w:vAlign w:val="center"/>
            <w:hideMark/>
          </w:tcPr>
          <w:p w14:paraId="0E5195C9" w14:textId="0E2AEF5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0,0317</w:t>
            </w:r>
          </w:p>
        </w:tc>
        <w:tc>
          <w:tcPr>
            <w:tcW w:w="754" w:type="dxa"/>
            <w:shd w:val="clear" w:color="auto" w:fill="auto"/>
            <w:noWrap/>
            <w:vAlign w:val="center"/>
            <w:hideMark/>
          </w:tcPr>
          <w:p w14:paraId="6AEC0194" w14:textId="13317D0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0,0880</w:t>
            </w:r>
          </w:p>
        </w:tc>
        <w:tc>
          <w:tcPr>
            <w:tcW w:w="754" w:type="dxa"/>
            <w:shd w:val="clear" w:color="auto" w:fill="auto"/>
            <w:noWrap/>
            <w:vAlign w:val="center"/>
            <w:hideMark/>
          </w:tcPr>
          <w:p w14:paraId="7B05887E" w14:textId="5C0324B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0,0139</w:t>
            </w:r>
          </w:p>
        </w:tc>
        <w:tc>
          <w:tcPr>
            <w:tcW w:w="754" w:type="dxa"/>
            <w:shd w:val="clear" w:color="auto" w:fill="auto"/>
            <w:noWrap/>
            <w:vAlign w:val="center"/>
            <w:hideMark/>
          </w:tcPr>
          <w:p w14:paraId="1E524230" w14:textId="460E6EA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0,2672</w:t>
            </w:r>
          </w:p>
        </w:tc>
        <w:tc>
          <w:tcPr>
            <w:tcW w:w="754" w:type="dxa"/>
            <w:shd w:val="clear" w:color="auto" w:fill="auto"/>
            <w:noWrap/>
            <w:vAlign w:val="center"/>
            <w:hideMark/>
          </w:tcPr>
          <w:p w14:paraId="54C1DB04" w14:textId="3602498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0,0903</w:t>
            </w:r>
          </w:p>
        </w:tc>
        <w:tc>
          <w:tcPr>
            <w:tcW w:w="754" w:type="dxa"/>
            <w:shd w:val="clear" w:color="auto" w:fill="auto"/>
            <w:noWrap/>
            <w:vAlign w:val="center"/>
            <w:hideMark/>
          </w:tcPr>
          <w:p w14:paraId="2BFC0F68" w14:textId="19FC088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0,0060</w:t>
            </w:r>
          </w:p>
        </w:tc>
        <w:tc>
          <w:tcPr>
            <w:tcW w:w="754" w:type="dxa"/>
            <w:shd w:val="clear" w:color="auto" w:fill="auto"/>
            <w:noWrap/>
            <w:vAlign w:val="center"/>
            <w:hideMark/>
          </w:tcPr>
          <w:p w14:paraId="7FE7D248" w14:textId="492D09E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0,1426</w:t>
            </w:r>
          </w:p>
        </w:tc>
        <w:tc>
          <w:tcPr>
            <w:tcW w:w="754" w:type="dxa"/>
            <w:shd w:val="clear" w:color="auto" w:fill="auto"/>
            <w:noWrap/>
            <w:vAlign w:val="center"/>
            <w:hideMark/>
          </w:tcPr>
          <w:p w14:paraId="7B7B1BA0" w14:textId="5A5C414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0,7214</w:t>
            </w:r>
          </w:p>
        </w:tc>
      </w:tr>
      <w:tr w:rsidR="0029544B" w:rsidRPr="00833271" w14:paraId="4332ED44" w14:textId="77777777" w:rsidTr="00F12E60">
        <w:trPr>
          <w:trHeight w:val="288"/>
        </w:trPr>
        <w:tc>
          <w:tcPr>
            <w:tcW w:w="775" w:type="dxa"/>
            <w:shd w:val="clear" w:color="auto" w:fill="auto"/>
            <w:noWrap/>
            <w:vAlign w:val="center"/>
            <w:hideMark/>
          </w:tcPr>
          <w:p w14:paraId="6CD19493" w14:textId="13ABE372"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10</w:t>
            </w:r>
          </w:p>
        </w:tc>
        <w:tc>
          <w:tcPr>
            <w:tcW w:w="755" w:type="dxa"/>
            <w:shd w:val="clear" w:color="auto" w:fill="auto"/>
            <w:noWrap/>
            <w:vAlign w:val="center"/>
            <w:hideMark/>
          </w:tcPr>
          <w:p w14:paraId="3F3DC4F0" w14:textId="075DCF2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0,4138</w:t>
            </w:r>
          </w:p>
        </w:tc>
        <w:tc>
          <w:tcPr>
            <w:tcW w:w="755" w:type="dxa"/>
            <w:shd w:val="clear" w:color="auto" w:fill="auto"/>
            <w:noWrap/>
            <w:vAlign w:val="center"/>
            <w:hideMark/>
          </w:tcPr>
          <w:p w14:paraId="3FB8F6A4" w14:textId="2A2A323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0,3303</w:t>
            </w:r>
          </w:p>
        </w:tc>
        <w:tc>
          <w:tcPr>
            <w:tcW w:w="755" w:type="dxa"/>
            <w:shd w:val="clear" w:color="auto" w:fill="auto"/>
            <w:noWrap/>
            <w:vAlign w:val="center"/>
            <w:hideMark/>
          </w:tcPr>
          <w:p w14:paraId="35DAC80C" w14:textId="1261E9B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0,3476</w:t>
            </w:r>
          </w:p>
        </w:tc>
        <w:tc>
          <w:tcPr>
            <w:tcW w:w="754" w:type="dxa"/>
            <w:shd w:val="clear" w:color="auto" w:fill="auto"/>
            <w:noWrap/>
            <w:vAlign w:val="center"/>
            <w:hideMark/>
          </w:tcPr>
          <w:p w14:paraId="25393F5D" w14:textId="11E9C35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0,0464</w:t>
            </w:r>
          </w:p>
        </w:tc>
        <w:tc>
          <w:tcPr>
            <w:tcW w:w="754" w:type="dxa"/>
            <w:shd w:val="clear" w:color="auto" w:fill="auto"/>
            <w:noWrap/>
            <w:vAlign w:val="center"/>
            <w:hideMark/>
          </w:tcPr>
          <w:p w14:paraId="2040A5CF" w14:textId="6746835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0,1712</w:t>
            </w:r>
          </w:p>
        </w:tc>
        <w:tc>
          <w:tcPr>
            <w:tcW w:w="754" w:type="dxa"/>
            <w:shd w:val="clear" w:color="auto" w:fill="auto"/>
            <w:noWrap/>
            <w:vAlign w:val="center"/>
            <w:hideMark/>
          </w:tcPr>
          <w:p w14:paraId="6B25B390" w14:textId="0E871B7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0,0531</w:t>
            </w:r>
          </w:p>
        </w:tc>
        <w:tc>
          <w:tcPr>
            <w:tcW w:w="754" w:type="dxa"/>
            <w:shd w:val="clear" w:color="auto" w:fill="auto"/>
            <w:noWrap/>
            <w:vAlign w:val="center"/>
            <w:hideMark/>
          </w:tcPr>
          <w:p w14:paraId="20669273" w14:textId="28D1444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0,2668</w:t>
            </w:r>
          </w:p>
        </w:tc>
        <w:tc>
          <w:tcPr>
            <w:tcW w:w="754" w:type="dxa"/>
            <w:shd w:val="clear" w:color="auto" w:fill="auto"/>
            <w:noWrap/>
            <w:vAlign w:val="center"/>
            <w:hideMark/>
          </w:tcPr>
          <w:p w14:paraId="1A0D186D" w14:textId="09A5ECE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0,2539</w:t>
            </w:r>
          </w:p>
        </w:tc>
        <w:tc>
          <w:tcPr>
            <w:tcW w:w="754" w:type="dxa"/>
            <w:shd w:val="clear" w:color="auto" w:fill="auto"/>
            <w:noWrap/>
            <w:vAlign w:val="center"/>
            <w:hideMark/>
          </w:tcPr>
          <w:p w14:paraId="036ECE7D" w14:textId="245F553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0,0273</w:t>
            </w:r>
          </w:p>
        </w:tc>
        <w:tc>
          <w:tcPr>
            <w:tcW w:w="754" w:type="dxa"/>
            <w:shd w:val="clear" w:color="auto" w:fill="auto"/>
            <w:noWrap/>
            <w:vAlign w:val="center"/>
            <w:hideMark/>
          </w:tcPr>
          <w:p w14:paraId="4CF4506D" w14:textId="5288E81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0,3365</w:t>
            </w:r>
          </w:p>
        </w:tc>
        <w:tc>
          <w:tcPr>
            <w:tcW w:w="754" w:type="dxa"/>
            <w:shd w:val="clear" w:color="auto" w:fill="auto"/>
            <w:noWrap/>
            <w:vAlign w:val="center"/>
            <w:hideMark/>
          </w:tcPr>
          <w:p w14:paraId="53BE3638" w14:textId="0182085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0,9285</w:t>
            </w:r>
          </w:p>
        </w:tc>
      </w:tr>
      <w:tr w:rsidR="0029544B" w:rsidRPr="00833271" w14:paraId="1E3808E5" w14:textId="77777777" w:rsidTr="00F12E60">
        <w:trPr>
          <w:trHeight w:val="288"/>
        </w:trPr>
        <w:tc>
          <w:tcPr>
            <w:tcW w:w="775" w:type="dxa"/>
            <w:shd w:val="clear" w:color="auto" w:fill="auto"/>
            <w:noWrap/>
            <w:vAlign w:val="center"/>
            <w:hideMark/>
          </w:tcPr>
          <w:p w14:paraId="13C52B43" w14:textId="588686FC"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11</w:t>
            </w:r>
          </w:p>
        </w:tc>
        <w:tc>
          <w:tcPr>
            <w:tcW w:w="755" w:type="dxa"/>
            <w:shd w:val="clear" w:color="auto" w:fill="auto"/>
            <w:noWrap/>
            <w:vAlign w:val="center"/>
            <w:hideMark/>
          </w:tcPr>
          <w:p w14:paraId="0E196FDA" w14:textId="5C0D656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0,0040</w:t>
            </w:r>
          </w:p>
        </w:tc>
        <w:tc>
          <w:tcPr>
            <w:tcW w:w="755" w:type="dxa"/>
            <w:shd w:val="clear" w:color="auto" w:fill="auto"/>
            <w:noWrap/>
            <w:vAlign w:val="center"/>
            <w:hideMark/>
          </w:tcPr>
          <w:p w14:paraId="00E4AEC1" w14:textId="05FE80A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0,0315</w:t>
            </w:r>
          </w:p>
        </w:tc>
        <w:tc>
          <w:tcPr>
            <w:tcW w:w="755" w:type="dxa"/>
            <w:shd w:val="clear" w:color="auto" w:fill="auto"/>
            <w:noWrap/>
            <w:vAlign w:val="center"/>
            <w:hideMark/>
          </w:tcPr>
          <w:p w14:paraId="6010CA33" w14:textId="2C6A5B7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0,4114</w:t>
            </w:r>
          </w:p>
        </w:tc>
        <w:tc>
          <w:tcPr>
            <w:tcW w:w="754" w:type="dxa"/>
            <w:shd w:val="clear" w:color="auto" w:fill="auto"/>
            <w:noWrap/>
            <w:vAlign w:val="center"/>
            <w:hideMark/>
          </w:tcPr>
          <w:p w14:paraId="7F29E72F" w14:textId="3F6BE52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0,4527</w:t>
            </w:r>
          </w:p>
        </w:tc>
        <w:tc>
          <w:tcPr>
            <w:tcW w:w="754" w:type="dxa"/>
            <w:shd w:val="clear" w:color="auto" w:fill="auto"/>
            <w:noWrap/>
            <w:vAlign w:val="center"/>
            <w:hideMark/>
          </w:tcPr>
          <w:p w14:paraId="0596E785" w14:textId="78B4AF0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1,1851</w:t>
            </w:r>
          </w:p>
        </w:tc>
        <w:tc>
          <w:tcPr>
            <w:tcW w:w="754" w:type="dxa"/>
            <w:shd w:val="clear" w:color="auto" w:fill="auto"/>
            <w:noWrap/>
            <w:vAlign w:val="center"/>
            <w:hideMark/>
          </w:tcPr>
          <w:p w14:paraId="093C8D18" w14:textId="4A5709D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0,0230</w:t>
            </w:r>
          </w:p>
        </w:tc>
        <w:tc>
          <w:tcPr>
            <w:tcW w:w="754" w:type="dxa"/>
            <w:shd w:val="clear" w:color="auto" w:fill="auto"/>
            <w:noWrap/>
            <w:vAlign w:val="center"/>
            <w:hideMark/>
          </w:tcPr>
          <w:p w14:paraId="72FD98E6" w14:textId="701182E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0,1850</w:t>
            </w:r>
          </w:p>
        </w:tc>
        <w:tc>
          <w:tcPr>
            <w:tcW w:w="754" w:type="dxa"/>
            <w:shd w:val="clear" w:color="auto" w:fill="auto"/>
            <w:noWrap/>
            <w:vAlign w:val="center"/>
            <w:hideMark/>
          </w:tcPr>
          <w:p w14:paraId="05DF9ED4" w14:textId="655CC97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0,2351</w:t>
            </w:r>
          </w:p>
        </w:tc>
        <w:tc>
          <w:tcPr>
            <w:tcW w:w="754" w:type="dxa"/>
            <w:shd w:val="clear" w:color="auto" w:fill="auto"/>
            <w:noWrap/>
            <w:vAlign w:val="center"/>
            <w:hideMark/>
          </w:tcPr>
          <w:p w14:paraId="6EDCD473" w14:textId="6EC9EBA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0,4148</w:t>
            </w:r>
          </w:p>
        </w:tc>
        <w:tc>
          <w:tcPr>
            <w:tcW w:w="754" w:type="dxa"/>
            <w:shd w:val="clear" w:color="auto" w:fill="auto"/>
            <w:noWrap/>
            <w:vAlign w:val="center"/>
            <w:hideMark/>
          </w:tcPr>
          <w:p w14:paraId="28CF2AC7" w14:textId="16E7308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0,0531</w:t>
            </w:r>
          </w:p>
        </w:tc>
        <w:tc>
          <w:tcPr>
            <w:tcW w:w="754" w:type="dxa"/>
            <w:shd w:val="clear" w:color="auto" w:fill="auto"/>
            <w:noWrap/>
            <w:vAlign w:val="center"/>
            <w:hideMark/>
          </w:tcPr>
          <w:p w14:paraId="2EA8D675" w14:textId="697047D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0,0173</w:t>
            </w:r>
          </w:p>
        </w:tc>
      </w:tr>
      <w:tr w:rsidR="0029544B" w:rsidRPr="00833271" w14:paraId="3B7BD3F9" w14:textId="77777777" w:rsidTr="00F12E60">
        <w:trPr>
          <w:trHeight w:val="288"/>
        </w:trPr>
        <w:tc>
          <w:tcPr>
            <w:tcW w:w="775" w:type="dxa"/>
            <w:shd w:val="clear" w:color="auto" w:fill="auto"/>
            <w:noWrap/>
            <w:vAlign w:val="center"/>
            <w:hideMark/>
          </w:tcPr>
          <w:p w14:paraId="66B9EA1E" w14:textId="0C254F17"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12</w:t>
            </w:r>
          </w:p>
        </w:tc>
        <w:tc>
          <w:tcPr>
            <w:tcW w:w="755" w:type="dxa"/>
            <w:shd w:val="clear" w:color="auto" w:fill="auto"/>
            <w:noWrap/>
            <w:vAlign w:val="center"/>
            <w:hideMark/>
          </w:tcPr>
          <w:p w14:paraId="05577232" w14:textId="739A9AA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0,1038</w:t>
            </w:r>
          </w:p>
        </w:tc>
        <w:tc>
          <w:tcPr>
            <w:tcW w:w="755" w:type="dxa"/>
            <w:shd w:val="clear" w:color="auto" w:fill="auto"/>
            <w:noWrap/>
            <w:vAlign w:val="center"/>
            <w:hideMark/>
          </w:tcPr>
          <w:p w14:paraId="06C48DDB" w14:textId="49EBB14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0,1255</w:t>
            </w:r>
          </w:p>
        </w:tc>
        <w:tc>
          <w:tcPr>
            <w:tcW w:w="755" w:type="dxa"/>
            <w:shd w:val="clear" w:color="auto" w:fill="auto"/>
            <w:noWrap/>
            <w:vAlign w:val="center"/>
            <w:hideMark/>
          </w:tcPr>
          <w:p w14:paraId="3D82CC0C" w14:textId="1BF64B3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0,0077</w:t>
            </w:r>
          </w:p>
        </w:tc>
        <w:tc>
          <w:tcPr>
            <w:tcW w:w="754" w:type="dxa"/>
            <w:shd w:val="clear" w:color="auto" w:fill="auto"/>
            <w:noWrap/>
            <w:vAlign w:val="center"/>
            <w:hideMark/>
          </w:tcPr>
          <w:p w14:paraId="5DDAB8C2" w14:textId="50CED5A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0,2161</w:t>
            </w:r>
          </w:p>
        </w:tc>
        <w:tc>
          <w:tcPr>
            <w:tcW w:w="754" w:type="dxa"/>
            <w:shd w:val="clear" w:color="auto" w:fill="auto"/>
            <w:noWrap/>
            <w:vAlign w:val="center"/>
            <w:hideMark/>
          </w:tcPr>
          <w:p w14:paraId="2AEEC07F" w14:textId="40EFC83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0,1691</w:t>
            </w:r>
          </w:p>
        </w:tc>
        <w:tc>
          <w:tcPr>
            <w:tcW w:w="754" w:type="dxa"/>
            <w:shd w:val="clear" w:color="auto" w:fill="auto"/>
            <w:noWrap/>
            <w:vAlign w:val="center"/>
            <w:hideMark/>
          </w:tcPr>
          <w:p w14:paraId="245B8FB2" w14:textId="44C2D95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0,0347</w:t>
            </w:r>
          </w:p>
        </w:tc>
        <w:tc>
          <w:tcPr>
            <w:tcW w:w="754" w:type="dxa"/>
            <w:shd w:val="clear" w:color="auto" w:fill="auto"/>
            <w:noWrap/>
            <w:vAlign w:val="center"/>
            <w:hideMark/>
          </w:tcPr>
          <w:p w14:paraId="67A4650C" w14:textId="03B480C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4" w:type="dxa"/>
            <w:shd w:val="clear" w:color="auto" w:fill="auto"/>
            <w:noWrap/>
            <w:vAlign w:val="center"/>
            <w:hideMark/>
          </w:tcPr>
          <w:p w14:paraId="28C55ED8" w14:textId="0348D5D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0,2410</w:t>
            </w:r>
          </w:p>
        </w:tc>
        <w:tc>
          <w:tcPr>
            <w:tcW w:w="754" w:type="dxa"/>
            <w:shd w:val="clear" w:color="auto" w:fill="auto"/>
            <w:noWrap/>
            <w:vAlign w:val="center"/>
            <w:hideMark/>
          </w:tcPr>
          <w:p w14:paraId="36D44402" w14:textId="4AE8C55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0,0778</w:t>
            </w:r>
          </w:p>
        </w:tc>
        <w:tc>
          <w:tcPr>
            <w:tcW w:w="754" w:type="dxa"/>
            <w:shd w:val="clear" w:color="auto" w:fill="auto"/>
            <w:noWrap/>
            <w:vAlign w:val="center"/>
            <w:hideMark/>
          </w:tcPr>
          <w:p w14:paraId="0841DBC5" w14:textId="530B5D6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0,0177</w:t>
            </w:r>
          </w:p>
        </w:tc>
        <w:tc>
          <w:tcPr>
            <w:tcW w:w="754" w:type="dxa"/>
            <w:shd w:val="clear" w:color="auto" w:fill="auto"/>
            <w:noWrap/>
            <w:vAlign w:val="center"/>
            <w:hideMark/>
          </w:tcPr>
          <w:p w14:paraId="6198BC47" w14:textId="21CDFF6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0,2529</w:t>
            </w:r>
          </w:p>
        </w:tc>
      </w:tr>
      <w:tr w:rsidR="0029544B" w:rsidRPr="00833271" w14:paraId="0C137D78" w14:textId="77777777" w:rsidTr="00F12E60">
        <w:trPr>
          <w:trHeight w:val="288"/>
        </w:trPr>
        <w:tc>
          <w:tcPr>
            <w:tcW w:w="775" w:type="dxa"/>
            <w:shd w:val="clear" w:color="auto" w:fill="auto"/>
            <w:noWrap/>
            <w:vAlign w:val="center"/>
            <w:hideMark/>
          </w:tcPr>
          <w:p w14:paraId="187FCBAE" w14:textId="3232BE52"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13</w:t>
            </w:r>
          </w:p>
        </w:tc>
        <w:tc>
          <w:tcPr>
            <w:tcW w:w="755" w:type="dxa"/>
            <w:shd w:val="clear" w:color="auto" w:fill="auto"/>
            <w:noWrap/>
            <w:vAlign w:val="center"/>
            <w:hideMark/>
          </w:tcPr>
          <w:p w14:paraId="79B58BFA" w14:textId="75A6C74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0,0573</w:t>
            </w:r>
          </w:p>
        </w:tc>
        <w:tc>
          <w:tcPr>
            <w:tcW w:w="755" w:type="dxa"/>
            <w:shd w:val="clear" w:color="auto" w:fill="auto"/>
            <w:noWrap/>
            <w:vAlign w:val="center"/>
            <w:hideMark/>
          </w:tcPr>
          <w:p w14:paraId="44C7F7BF" w14:textId="02B299B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0,2162</w:t>
            </w:r>
          </w:p>
        </w:tc>
        <w:tc>
          <w:tcPr>
            <w:tcW w:w="755" w:type="dxa"/>
            <w:shd w:val="clear" w:color="auto" w:fill="auto"/>
            <w:noWrap/>
            <w:vAlign w:val="center"/>
            <w:hideMark/>
          </w:tcPr>
          <w:p w14:paraId="46783307" w14:textId="31796EF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0,1204</w:t>
            </w:r>
          </w:p>
        </w:tc>
        <w:tc>
          <w:tcPr>
            <w:tcW w:w="754" w:type="dxa"/>
            <w:shd w:val="clear" w:color="auto" w:fill="auto"/>
            <w:noWrap/>
            <w:vAlign w:val="center"/>
            <w:hideMark/>
          </w:tcPr>
          <w:p w14:paraId="0C4A68D1" w14:textId="734ADD5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0,1110</w:t>
            </w:r>
          </w:p>
        </w:tc>
        <w:tc>
          <w:tcPr>
            <w:tcW w:w="754" w:type="dxa"/>
            <w:shd w:val="clear" w:color="auto" w:fill="auto"/>
            <w:noWrap/>
            <w:vAlign w:val="center"/>
            <w:hideMark/>
          </w:tcPr>
          <w:p w14:paraId="1DA3C22A" w14:textId="6DA2A7D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0,0865</w:t>
            </w:r>
          </w:p>
        </w:tc>
        <w:tc>
          <w:tcPr>
            <w:tcW w:w="754" w:type="dxa"/>
            <w:shd w:val="clear" w:color="auto" w:fill="auto"/>
            <w:noWrap/>
            <w:vAlign w:val="center"/>
            <w:hideMark/>
          </w:tcPr>
          <w:p w14:paraId="2E5C8D7D" w14:textId="7BCC23A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0,0296</w:t>
            </w:r>
          </w:p>
        </w:tc>
        <w:tc>
          <w:tcPr>
            <w:tcW w:w="754" w:type="dxa"/>
            <w:shd w:val="clear" w:color="auto" w:fill="auto"/>
            <w:noWrap/>
            <w:vAlign w:val="center"/>
            <w:hideMark/>
          </w:tcPr>
          <w:p w14:paraId="2FACD226" w14:textId="447F840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0,3762</w:t>
            </w:r>
          </w:p>
        </w:tc>
        <w:tc>
          <w:tcPr>
            <w:tcW w:w="754" w:type="dxa"/>
            <w:shd w:val="clear" w:color="auto" w:fill="auto"/>
            <w:noWrap/>
            <w:vAlign w:val="center"/>
            <w:hideMark/>
          </w:tcPr>
          <w:p w14:paraId="1406B833" w14:textId="0F9B899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0,3373</w:t>
            </w:r>
          </w:p>
        </w:tc>
        <w:tc>
          <w:tcPr>
            <w:tcW w:w="754" w:type="dxa"/>
            <w:shd w:val="clear" w:color="auto" w:fill="auto"/>
            <w:noWrap/>
            <w:vAlign w:val="center"/>
            <w:hideMark/>
          </w:tcPr>
          <w:p w14:paraId="60D53F70" w14:textId="0667ACF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0,0365</w:t>
            </w:r>
          </w:p>
        </w:tc>
        <w:tc>
          <w:tcPr>
            <w:tcW w:w="754" w:type="dxa"/>
            <w:shd w:val="clear" w:color="auto" w:fill="auto"/>
            <w:noWrap/>
            <w:vAlign w:val="center"/>
            <w:hideMark/>
          </w:tcPr>
          <w:p w14:paraId="6FEF8D64" w14:textId="57B557D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0,0951</w:t>
            </w:r>
          </w:p>
        </w:tc>
        <w:tc>
          <w:tcPr>
            <w:tcW w:w="754" w:type="dxa"/>
            <w:shd w:val="clear" w:color="auto" w:fill="auto"/>
            <w:noWrap/>
            <w:vAlign w:val="center"/>
            <w:hideMark/>
          </w:tcPr>
          <w:p w14:paraId="54103022" w14:textId="40D81F3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0,0230</w:t>
            </w:r>
          </w:p>
        </w:tc>
      </w:tr>
      <w:tr w:rsidR="0029544B" w:rsidRPr="00833271" w14:paraId="2A7E4C6B" w14:textId="77777777" w:rsidTr="00F12E60">
        <w:trPr>
          <w:trHeight w:val="288"/>
        </w:trPr>
        <w:tc>
          <w:tcPr>
            <w:tcW w:w="775" w:type="dxa"/>
            <w:shd w:val="clear" w:color="auto" w:fill="auto"/>
            <w:noWrap/>
            <w:vAlign w:val="center"/>
            <w:hideMark/>
          </w:tcPr>
          <w:p w14:paraId="62C11465" w14:textId="33F688A5"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14</w:t>
            </w:r>
          </w:p>
        </w:tc>
        <w:tc>
          <w:tcPr>
            <w:tcW w:w="755" w:type="dxa"/>
            <w:shd w:val="clear" w:color="auto" w:fill="auto"/>
            <w:noWrap/>
            <w:vAlign w:val="center"/>
            <w:hideMark/>
          </w:tcPr>
          <w:p w14:paraId="2438628D" w14:textId="2B9C89E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0,0268</w:t>
            </w:r>
          </w:p>
        </w:tc>
        <w:tc>
          <w:tcPr>
            <w:tcW w:w="755" w:type="dxa"/>
            <w:shd w:val="clear" w:color="auto" w:fill="auto"/>
            <w:noWrap/>
            <w:vAlign w:val="center"/>
            <w:hideMark/>
          </w:tcPr>
          <w:p w14:paraId="2229785E" w14:textId="33013BC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5" w:type="dxa"/>
            <w:shd w:val="clear" w:color="auto" w:fill="auto"/>
            <w:noWrap/>
            <w:vAlign w:val="center"/>
            <w:hideMark/>
          </w:tcPr>
          <w:p w14:paraId="2BFB6A05" w14:textId="6E44078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0,0967</w:t>
            </w:r>
          </w:p>
        </w:tc>
        <w:tc>
          <w:tcPr>
            <w:tcW w:w="754" w:type="dxa"/>
            <w:shd w:val="clear" w:color="auto" w:fill="auto"/>
            <w:noWrap/>
            <w:vAlign w:val="center"/>
            <w:hideMark/>
          </w:tcPr>
          <w:p w14:paraId="671EFA4F" w14:textId="5E7B7B0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1,2452</w:t>
            </w:r>
          </w:p>
        </w:tc>
        <w:tc>
          <w:tcPr>
            <w:tcW w:w="754" w:type="dxa"/>
            <w:shd w:val="clear" w:color="auto" w:fill="auto"/>
            <w:noWrap/>
            <w:vAlign w:val="center"/>
            <w:hideMark/>
          </w:tcPr>
          <w:p w14:paraId="2A75A741" w14:textId="06B383C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0,0018</w:t>
            </w:r>
          </w:p>
        </w:tc>
        <w:tc>
          <w:tcPr>
            <w:tcW w:w="754" w:type="dxa"/>
            <w:shd w:val="clear" w:color="auto" w:fill="auto"/>
            <w:noWrap/>
            <w:vAlign w:val="center"/>
            <w:hideMark/>
          </w:tcPr>
          <w:p w14:paraId="7E9E3A6E" w14:textId="3EFDF2C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0,0010</w:t>
            </w:r>
          </w:p>
        </w:tc>
        <w:tc>
          <w:tcPr>
            <w:tcW w:w="754" w:type="dxa"/>
            <w:shd w:val="clear" w:color="auto" w:fill="auto"/>
            <w:noWrap/>
            <w:vAlign w:val="center"/>
            <w:hideMark/>
          </w:tcPr>
          <w:p w14:paraId="17349BA7" w14:textId="78B2DE0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0,4373</w:t>
            </w:r>
          </w:p>
        </w:tc>
        <w:tc>
          <w:tcPr>
            <w:tcW w:w="754" w:type="dxa"/>
            <w:shd w:val="clear" w:color="auto" w:fill="auto"/>
            <w:noWrap/>
            <w:vAlign w:val="center"/>
            <w:hideMark/>
          </w:tcPr>
          <w:p w14:paraId="58441BBA" w14:textId="56B2CAB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0,0717</w:t>
            </w:r>
          </w:p>
        </w:tc>
        <w:tc>
          <w:tcPr>
            <w:tcW w:w="754" w:type="dxa"/>
            <w:shd w:val="clear" w:color="auto" w:fill="auto"/>
            <w:noWrap/>
            <w:vAlign w:val="center"/>
            <w:hideMark/>
          </w:tcPr>
          <w:p w14:paraId="47E8820A" w14:textId="1EE80E3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0,3069</w:t>
            </w:r>
          </w:p>
        </w:tc>
        <w:tc>
          <w:tcPr>
            <w:tcW w:w="754" w:type="dxa"/>
            <w:shd w:val="clear" w:color="auto" w:fill="auto"/>
            <w:noWrap/>
            <w:vAlign w:val="center"/>
            <w:hideMark/>
          </w:tcPr>
          <w:p w14:paraId="3DD1A0CF" w14:textId="32CD59D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0,7513</w:t>
            </w:r>
          </w:p>
        </w:tc>
        <w:tc>
          <w:tcPr>
            <w:tcW w:w="754" w:type="dxa"/>
            <w:shd w:val="clear" w:color="auto" w:fill="auto"/>
            <w:noWrap/>
            <w:vAlign w:val="center"/>
            <w:hideMark/>
          </w:tcPr>
          <w:p w14:paraId="2E13039C" w14:textId="1478706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0,0126</w:t>
            </w:r>
          </w:p>
        </w:tc>
      </w:tr>
      <w:tr w:rsidR="0029544B" w:rsidRPr="00833271" w14:paraId="2638D59A" w14:textId="77777777" w:rsidTr="00F12E60">
        <w:trPr>
          <w:trHeight w:val="288"/>
        </w:trPr>
        <w:tc>
          <w:tcPr>
            <w:tcW w:w="775" w:type="dxa"/>
            <w:shd w:val="clear" w:color="auto" w:fill="auto"/>
            <w:noWrap/>
            <w:vAlign w:val="center"/>
            <w:hideMark/>
          </w:tcPr>
          <w:p w14:paraId="4A46690E" w14:textId="2C45E95E"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15</w:t>
            </w:r>
          </w:p>
        </w:tc>
        <w:tc>
          <w:tcPr>
            <w:tcW w:w="755" w:type="dxa"/>
            <w:shd w:val="clear" w:color="auto" w:fill="auto"/>
            <w:noWrap/>
            <w:vAlign w:val="center"/>
            <w:hideMark/>
          </w:tcPr>
          <w:p w14:paraId="0A39232B" w14:textId="090A5EA0"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0,0631</w:t>
            </w:r>
          </w:p>
        </w:tc>
        <w:tc>
          <w:tcPr>
            <w:tcW w:w="755" w:type="dxa"/>
            <w:shd w:val="clear" w:color="auto" w:fill="auto"/>
            <w:noWrap/>
            <w:vAlign w:val="center"/>
            <w:hideMark/>
          </w:tcPr>
          <w:p w14:paraId="4D06DD5F" w14:textId="4D4C79F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0,6574</w:t>
            </w:r>
          </w:p>
        </w:tc>
        <w:tc>
          <w:tcPr>
            <w:tcW w:w="755" w:type="dxa"/>
            <w:shd w:val="clear" w:color="auto" w:fill="auto"/>
            <w:noWrap/>
            <w:vAlign w:val="center"/>
            <w:hideMark/>
          </w:tcPr>
          <w:p w14:paraId="1B675A8F" w14:textId="7BAE8A8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0,0841</w:t>
            </w:r>
          </w:p>
        </w:tc>
        <w:tc>
          <w:tcPr>
            <w:tcW w:w="754" w:type="dxa"/>
            <w:shd w:val="clear" w:color="auto" w:fill="auto"/>
            <w:noWrap/>
            <w:vAlign w:val="center"/>
            <w:hideMark/>
          </w:tcPr>
          <w:p w14:paraId="6709D9A4" w14:textId="6AFB359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0,2903</w:t>
            </w:r>
          </w:p>
        </w:tc>
        <w:tc>
          <w:tcPr>
            <w:tcW w:w="754" w:type="dxa"/>
            <w:shd w:val="clear" w:color="auto" w:fill="auto"/>
            <w:noWrap/>
            <w:vAlign w:val="center"/>
            <w:hideMark/>
          </w:tcPr>
          <w:p w14:paraId="7FEF6388" w14:textId="3141239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0,2181</w:t>
            </w:r>
          </w:p>
        </w:tc>
        <w:tc>
          <w:tcPr>
            <w:tcW w:w="754" w:type="dxa"/>
            <w:shd w:val="clear" w:color="auto" w:fill="auto"/>
            <w:noWrap/>
            <w:vAlign w:val="center"/>
            <w:hideMark/>
          </w:tcPr>
          <w:p w14:paraId="1DCA5B62" w14:textId="3FA906A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0,1089</w:t>
            </w:r>
          </w:p>
        </w:tc>
        <w:tc>
          <w:tcPr>
            <w:tcW w:w="754" w:type="dxa"/>
            <w:shd w:val="clear" w:color="auto" w:fill="auto"/>
            <w:noWrap/>
            <w:vAlign w:val="center"/>
            <w:hideMark/>
          </w:tcPr>
          <w:p w14:paraId="7720858E" w14:textId="426967A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0,1609</w:t>
            </w:r>
          </w:p>
        </w:tc>
        <w:tc>
          <w:tcPr>
            <w:tcW w:w="754" w:type="dxa"/>
            <w:shd w:val="clear" w:color="auto" w:fill="auto"/>
            <w:noWrap/>
            <w:vAlign w:val="center"/>
            <w:hideMark/>
          </w:tcPr>
          <w:p w14:paraId="35B09950" w14:textId="0887DD7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0,5451</w:t>
            </w:r>
          </w:p>
        </w:tc>
        <w:tc>
          <w:tcPr>
            <w:tcW w:w="754" w:type="dxa"/>
            <w:shd w:val="clear" w:color="auto" w:fill="auto"/>
            <w:noWrap/>
            <w:vAlign w:val="center"/>
            <w:hideMark/>
          </w:tcPr>
          <w:p w14:paraId="52F66E4C" w14:textId="4A6585D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0,7828</w:t>
            </w:r>
          </w:p>
        </w:tc>
        <w:tc>
          <w:tcPr>
            <w:tcW w:w="754" w:type="dxa"/>
            <w:shd w:val="clear" w:color="auto" w:fill="auto"/>
            <w:noWrap/>
            <w:vAlign w:val="center"/>
            <w:hideMark/>
          </w:tcPr>
          <w:p w14:paraId="52F24A73" w14:textId="645E8F19"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0,1107</w:t>
            </w:r>
          </w:p>
        </w:tc>
        <w:tc>
          <w:tcPr>
            <w:tcW w:w="754" w:type="dxa"/>
            <w:shd w:val="clear" w:color="auto" w:fill="auto"/>
            <w:noWrap/>
            <w:vAlign w:val="center"/>
            <w:hideMark/>
          </w:tcPr>
          <w:p w14:paraId="341F0CBF" w14:textId="392DA52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0,0225</w:t>
            </w:r>
          </w:p>
        </w:tc>
      </w:tr>
      <w:tr w:rsidR="0029544B" w:rsidRPr="00833271" w14:paraId="6E155C52" w14:textId="77777777" w:rsidTr="00F12E60">
        <w:trPr>
          <w:trHeight w:val="288"/>
        </w:trPr>
        <w:tc>
          <w:tcPr>
            <w:tcW w:w="775" w:type="dxa"/>
            <w:shd w:val="clear" w:color="auto" w:fill="auto"/>
            <w:noWrap/>
            <w:vAlign w:val="center"/>
            <w:hideMark/>
          </w:tcPr>
          <w:p w14:paraId="6D674318" w14:textId="2B8981A4"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16</w:t>
            </w:r>
          </w:p>
        </w:tc>
        <w:tc>
          <w:tcPr>
            <w:tcW w:w="755" w:type="dxa"/>
            <w:shd w:val="clear" w:color="auto" w:fill="auto"/>
            <w:noWrap/>
            <w:vAlign w:val="center"/>
            <w:hideMark/>
          </w:tcPr>
          <w:p w14:paraId="2D85DADE" w14:textId="685047E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0,1346</w:t>
            </w:r>
          </w:p>
        </w:tc>
        <w:tc>
          <w:tcPr>
            <w:tcW w:w="755" w:type="dxa"/>
            <w:shd w:val="clear" w:color="auto" w:fill="auto"/>
            <w:noWrap/>
            <w:vAlign w:val="center"/>
            <w:hideMark/>
          </w:tcPr>
          <w:p w14:paraId="032A46E7" w14:textId="1C482DA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0,2235</w:t>
            </w:r>
          </w:p>
        </w:tc>
        <w:tc>
          <w:tcPr>
            <w:tcW w:w="755" w:type="dxa"/>
            <w:shd w:val="clear" w:color="auto" w:fill="auto"/>
            <w:noWrap/>
            <w:vAlign w:val="center"/>
            <w:hideMark/>
          </w:tcPr>
          <w:p w14:paraId="07EEADA4" w14:textId="1B28D61C"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0,0009</w:t>
            </w:r>
          </w:p>
        </w:tc>
        <w:tc>
          <w:tcPr>
            <w:tcW w:w="754" w:type="dxa"/>
            <w:shd w:val="clear" w:color="auto" w:fill="auto"/>
            <w:noWrap/>
            <w:vAlign w:val="center"/>
            <w:hideMark/>
          </w:tcPr>
          <w:p w14:paraId="6A881603" w14:textId="15DEE2C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0,1989</w:t>
            </w:r>
          </w:p>
        </w:tc>
        <w:tc>
          <w:tcPr>
            <w:tcW w:w="754" w:type="dxa"/>
            <w:shd w:val="clear" w:color="auto" w:fill="auto"/>
            <w:noWrap/>
            <w:vAlign w:val="center"/>
            <w:hideMark/>
          </w:tcPr>
          <w:p w14:paraId="01C17316" w14:textId="197D279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0,4213</w:t>
            </w:r>
          </w:p>
        </w:tc>
        <w:tc>
          <w:tcPr>
            <w:tcW w:w="754" w:type="dxa"/>
            <w:shd w:val="clear" w:color="auto" w:fill="auto"/>
            <w:noWrap/>
            <w:vAlign w:val="center"/>
            <w:hideMark/>
          </w:tcPr>
          <w:p w14:paraId="7568BCCD" w14:textId="2783E93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1,4262</w:t>
            </w:r>
          </w:p>
        </w:tc>
        <w:tc>
          <w:tcPr>
            <w:tcW w:w="754" w:type="dxa"/>
            <w:shd w:val="clear" w:color="auto" w:fill="auto"/>
            <w:noWrap/>
            <w:vAlign w:val="center"/>
            <w:hideMark/>
          </w:tcPr>
          <w:p w14:paraId="4E1FEBF3" w14:textId="3466001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0,0002</w:t>
            </w:r>
          </w:p>
        </w:tc>
        <w:tc>
          <w:tcPr>
            <w:tcW w:w="754" w:type="dxa"/>
            <w:shd w:val="clear" w:color="auto" w:fill="auto"/>
            <w:noWrap/>
            <w:vAlign w:val="center"/>
            <w:hideMark/>
          </w:tcPr>
          <w:p w14:paraId="39ABB433" w14:textId="350BC3F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0,0035</w:t>
            </w:r>
          </w:p>
        </w:tc>
        <w:tc>
          <w:tcPr>
            <w:tcW w:w="754" w:type="dxa"/>
            <w:shd w:val="clear" w:color="auto" w:fill="auto"/>
            <w:noWrap/>
            <w:vAlign w:val="center"/>
            <w:hideMark/>
          </w:tcPr>
          <w:p w14:paraId="0B2CEA16" w14:textId="27D33163"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0,3015</w:t>
            </w:r>
          </w:p>
        </w:tc>
        <w:tc>
          <w:tcPr>
            <w:tcW w:w="754" w:type="dxa"/>
            <w:shd w:val="clear" w:color="auto" w:fill="auto"/>
            <w:noWrap/>
            <w:vAlign w:val="center"/>
            <w:hideMark/>
          </w:tcPr>
          <w:p w14:paraId="551D1480" w14:textId="4C1F1FF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0,0487</w:t>
            </w:r>
          </w:p>
        </w:tc>
        <w:tc>
          <w:tcPr>
            <w:tcW w:w="754" w:type="dxa"/>
            <w:shd w:val="clear" w:color="auto" w:fill="auto"/>
            <w:noWrap/>
            <w:vAlign w:val="center"/>
            <w:hideMark/>
          </w:tcPr>
          <w:p w14:paraId="57A8496A" w14:textId="224EC41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0,0199</w:t>
            </w:r>
          </w:p>
        </w:tc>
      </w:tr>
      <w:tr w:rsidR="0029544B" w:rsidRPr="00833271" w14:paraId="79643004" w14:textId="77777777" w:rsidTr="00F12E60">
        <w:trPr>
          <w:trHeight w:val="288"/>
        </w:trPr>
        <w:tc>
          <w:tcPr>
            <w:tcW w:w="775" w:type="dxa"/>
            <w:shd w:val="clear" w:color="auto" w:fill="auto"/>
            <w:noWrap/>
            <w:vAlign w:val="center"/>
            <w:hideMark/>
          </w:tcPr>
          <w:p w14:paraId="44839672" w14:textId="18FFFFF0"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17</w:t>
            </w:r>
          </w:p>
        </w:tc>
        <w:tc>
          <w:tcPr>
            <w:tcW w:w="755" w:type="dxa"/>
            <w:shd w:val="clear" w:color="auto" w:fill="auto"/>
            <w:noWrap/>
            <w:vAlign w:val="center"/>
            <w:hideMark/>
          </w:tcPr>
          <w:p w14:paraId="072F798C" w14:textId="0A192B5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0,2978</w:t>
            </w:r>
          </w:p>
        </w:tc>
        <w:tc>
          <w:tcPr>
            <w:tcW w:w="755" w:type="dxa"/>
            <w:shd w:val="clear" w:color="auto" w:fill="auto"/>
            <w:noWrap/>
            <w:vAlign w:val="center"/>
            <w:hideMark/>
          </w:tcPr>
          <w:p w14:paraId="43569313" w14:textId="72D8E75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0,0674</w:t>
            </w:r>
          </w:p>
        </w:tc>
        <w:tc>
          <w:tcPr>
            <w:tcW w:w="755" w:type="dxa"/>
            <w:shd w:val="clear" w:color="auto" w:fill="auto"/>
            <w:noWrap/>
            <w:vAlign w:val="center"/>
            <w:hideMark/>
          </w:tcPr>
          <w:p w14:paraId="6B5527FA" w14:textId="2540D20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0,0073</w:t>
            </w:r>
          </w:p>
        </w:tc>
        <w:tc>
          <w:tcPr>
            <w:tcW w:w="754" w:type="dxa"/>
            <w:shd w:val="clear" w:color="auto" w:fill="auto"/>
            <w:noWrap/>
            <w:vAlign w:val="center"/>
            <w:hideMark/>
          </w:tcPr>
          <w:p w14:paraId="3CEB8720" w14:textId="234CBAA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0,2164</w:t>
            </w:r>
          </w:p>
        </w:tc>
        <w:tc>
          <w:tcPr>
            <w:tcW w:w="754" w:type="dxa"/>
            <w:shd w:val="clear" w:color="auto" w:fill="auto"/>
            <w:noWrap/>
            <w:vAlign w:val="center"/>
            <w:hideMark/>
          </w:tcPr>
          <w:p w14:paraId="32ABA048" w14:textId="132C529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1,1591</w:t>
            </w:r>
          </w:p>
        </w:tc>
        <w:tc>
          <w:tcPr>
            <w:tcW w:w="754" w:type="dxa"/>
            <w:shd w:val="clear" w:color="auto" w:fill="auto"/>
            <w:noWrap/>
            <w:vAlign w:val="center"/>
            <w:hideMark/>
          </w:tcPr>
          <w:p w14:paraId="7D30B2D5" w14:textId="5529207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0,0081</w:t>
            </w:r>
          </w:p>
        </w:tc>
        <w:tc>
          <w:tcPr>
            <w:tcW w:w="754" w:type="dxa"/>
            <w:shd w:val="clear" w:color="auto" w:fill="auto"/>
            <w:noWrap/>
            <w:vAlign w:val="center"/>
            <w:hideMark/>
          </w:tcPr>
          <w:p w14:paraId="50499CEC" w14:textId="03BBBB5D"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0,1065</w:t>
            </w:r>
          </w:p>
        </w:tc>
        <w:tc>
          <w:tcPr>
            <w:tcW w:w="754" w:type="dxa"/>
            <w:shd w:val="clear" w:color="auto" w:fill="auto"/>
            <w:noWrap/>
            <w:vAlign w:val="center"/>
            <w:hideMark/>
          </w:tcPr>
          <w:p w14:paraId="3315FA34" w14:textId="726E1CE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0,0033</w:t>
            </w:r>
          </w:p>
        </w:tc>
        <w:tc>
          <w:tcPr>
            <w:tcW w:w="754" w:type="dxa"/>
            <w:shd w:val="clear" w:color="auto" w:fill="auto"/>
            <w:noWrap/>
            <w:vAlign w:val="center"/>
            <w:hideMark/>
          </w:tcPr>
          <w:p w14:paraId="6D2C6904" w14:textId="0E34FB06"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0,6908</w:t>
            </w:r>
          </w:p>
        </w:tc>
        <w:tc>
          <w:tcPr>
            <w:tcW w:w="754" w:type="dxa"/>
            <w:shd w:val="clear" w:color="auto" w:fill="auto"/>
            <w:noWrap/>
            <w:vAlign w:val="center"/>
            <w:hideMark/>
          </w:tcPr>
          <w:p w14:paraId="5BC5AD45" w14:textId="7D054E9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0,0307</w:t>
            </w:r>
          </w:p>
        </w:tc>
        <w:tc>
          <w:tcPr>
            <w:tcW w:w="754" w:type="dxa"/>
            <w:shd w:val="clear" w:color="auto" w:fill="auto"/>
            <w:noWrap/>
            <w:vAlign w:val="center"/>
            <w:hideMark/>
          </w:tcPr>
          <w:p w14:paraId="499522C8" w14:textId="04034A84"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0,0069</w:t>
            </w:r>
          </w:p>
        </w:tc>
      </w:tr>
      <w:tr w:rsidR="0029544B" w:rsidRPr="00833271" w14:paraId="5DD0F486" w14:textId="77777777" w:rsidTr="00F12E60">
        <w:trPr>
          <w:trHeight w:val="288"/>
        </w:trPr>
        <w:tc>
          <w:tcPr>
            <w:tcW w:w="775" w:type="dxa"/>
            <w:tcBorders>
              <w:bottom w:val="single" w:sz="12" w:space="0" w:color="auto"/>
            </w:tcBorders>
            <w:shd w:val="clear" w:color="auto" w:fill="auto"/>
            <w:noWrap/>
            <w:vAlign w:val="center"/>
            <w:hideMark/>
          </w:tcPr>
          <w:p w14:paraId="1392EFBC" w14:textId="6A6D4E97" w:rsidR="0029544B" w:rsidRPr="00833271" w:rsidRDefault="0029544B" w:rsidP="0029544B">
            <w:pPr>
              <w:spacing w:line="240" w:lineRule="auto"/>
              <w:jc w:val="center"/>
              <w:rPr>
                <w:rFonts w:cs="Arial"/>
                <w:b/>
                <w:bCs/>
                <w:color w:val="000000"/>
                <w:sz w:val="16"/>
                <w:szCs w:val="16"/>
              </w:rPr>
            </w:pPr>
            <w:r w:rsidRPr="00833271">
              <w:rPr>
                <w:rFonts w:cs="Arial"/>
                <w:b/>
                <w:bCs/>
                <w:color w:val="000000"/>
                <w:sz w:val="16"/>
                <w:szCs w:val="16"/>
              </w:rPr>
              <w:t>18</w:t>
            </w:r>
          </w:p>
        </w:tc>
        <w:tc>
          <w:tcPr>
            <w:tcW w:w="755" w:type="dxa"/>
            <w:tcBorders>
              <w:bottom w:val="single" w:sz="12" w:space="0" w:color="auto"/>
            </w:tcBorders>
            <w:shd w:val="clear" w:color="auto" w:fill="auto"/>
            <w:noWrap/>
            <w:vAlign w:val="center"/>
            <w:hideMark/>
          </w:tcPr>
          <w:p w14:paraId="0703B087" w14:textId="13B9273F"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0,0320</w:t>
            </w:r>
          </w:p>
        </w:tc>
        <w:tc>
          <w:tcPr>
            <w:tcW w:w="755" w:type="dxa"/>
            <w:tcBorders>
              <w:bottom w:val="single" w:sz="12" w:space="0" w:color="auto"/>
            </w:tcBorders>
            <w:shd w:val="clear" w:color="auto" w:fill="auto"/>
            <w:noWrap/>
            <w:vAlign w:val="center"/>
            <w:hideMark/>
          </w:tcPr>
          <w:p w14:paraId="3397EB7B" w14:textId="03D646E2"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0,5365</w:t>
            </w:r>
          </w:p>
        </w:tc>
        <w:tc>
          <w:tcPr>
            <w:tcW w:w="755" w:type="dxa"/>
            <w:tcBorders>
              <w:bottom w:val="single" w:sz="12" w:space="0" w:color="auto"/>
            </w:tcBorders>
            <w:shd w:val="clear" w:color="auto" w:fill="auto"/>
            <w:noWrap/>
            <w:vAlign w:val="center"/>
            <w:hideMark/>
          </w:tcPr>
          <w:p w14:paraId="6631AF9D" w14:textId="51D255B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0,0030</w:t>
            </w:r>
          </w:p>
        </w:tc>
        <w:tc>
          <w:tcPr>
            <w:tcW w:w="754" w:type="dxa"/>
            <w:tcBorders>
              <w:bottom w:val="single" w:sz="12" w:space="0" w:color="auto"/>
            </w:tcBorders>
            <w:shd w:val="clear" w:color="auto" w:fill="auto"/>
            <w:noWrap/>
            <w:vAlign w:val="center"/>
            <w:hideMark/>
          </w:tcPr>
          <w:p w14:paraId="1B2B0363" w14:textId="597C2B4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0,0004</w:t>
            </w:r>
          </w:p>
        </w:tc>
        <w:tc>
          <w:tcPr>
            <w:tcW w:w="754" w:type="dxa"/>
            <w:tcBorders>
              <w:bottom w:val="single" w:sz="12" w:space="0" w:color="auto"/>
            </w:tcBorders>
            <w:shd w:val="clear" w:color="auto" w:fill="auto"/>
            <w:noWrap/>
            <w:vAlign w:val="center"/>
            <w:hideMark/>
          </w:tcPr>
          <w:p w14:paraId="5C2DAF46" w14:textId="74414FF5"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0,1828</w:t>
            </w:r>
          </w:p>
        </w:tc>
        <w:tc>
          <w:tcPr>
            <w:tcW w:w="754" w:type="dxa"/>
            <w:tcBorders>
              <w:bottom w:val="single" w:sz="12" w:space="0" w:color="auto"/>
            </w:tcBorders>
            <w:shd w:val="clear" w:color="auto" w:fill="auto"/>
            <w:noWrap/>
            <w:vAlign w:val="center"/>
            <w:hideMark/>
          </w:tcPr>
          <w:p w14:paraId="5FAA071D" w14:textId="4C612B01"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1,6488</w:t>
            </w:r>
          </w:p>
        </w:tc>
        <w:tc>
          <w:tcPr>
            <w:tcW w:w="754" w:type="dxa"/>
            <w:tcBorders>
              <w:bottom w:val="single" w:sz="12" w:space="0" w:color="auto"/>
            </w:tcBorders>
            <w:shd w:val="clear" w:color="auto" w:fill="auto"/>
            <w:noWrap/>
            <w:vAlign w:val="center"/>
            <w:hideMark/>
          </w:tcPr>
          <w:p w14:paraId="18DFD8F3" w14:textId="270DFD1B"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0,0975</w:t>
            </w:r>
          </w:p>
        </w:tc>
        <w:tc>
          <w:tcPr>
            <w:tcW w:w="754" w:type="dxa"/>
            <w:tcBorders>
              <w:bottom w:val="single" w:sz="12" w:space="0" w:color="auto"/>
            </w:tcBorders>
            <w:shd w:val="clear" w:color="auto" w:fill="auto"/>
            <w:noWrap/>
            <w:vAlign w:val="center"/>
            <w:hideMark/>
          </w:tcPr>
          <w:p w14:paraId="5E92ADF4" w14:textId="32BDEB78"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0,0000</w:t>
            </w:r>
          </w:p>
        </w:tc>
        <w:tc>
          <w:tcPr>
            <w:tcW w:w="754" w:type="dxa"/>
            <w:tcBorders>
              <w:bottom w:val="single" w:sz="12" w:space="0" w:color="auto"/>
            </w:tcBorders>
            <w:shd w:val="clear" w:color="auto" w:fill="auto"/>
            <w:noWrap/>
            <w:vAlign w:val="center"/>
            <w:hideMark/>
          </w:tcPr>
          <w:p w14:paraId="3C285503" w14:textId="6AE77F5E"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0,0795</w:t>
            </w:r>
          </w:p>
        </w:tc>
        <w:tc>
          <w:tcPr>
            <w:tcW w:w="754" w:type="dxa"/>
            <w:tcBorders>
              <w:bottom w:val="single" w:sz="12" w:space="0" w:color="auto"/>
            </w:tcBorders>
            <w:shd w:val="clear" w:color="auto" w:fill="auto"/>
            <w:noWrap/>
            <w:vAlign w:val="center"/>
            <w:hideMark/>
          </w:tcPr>
          <w:p w14:paraId="72523917" w14:textId="0D9F1E37"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0,1568</w:t>
            </w:r>
          </w:p>
        </w:tc>
        <w:tc>
          <w:tcPr>
            <w:tcW w:w="754" w:type="dxa"/>
            <w:tcBorders>
              <w:bottom w:val="single" w:sz="12" w:space="0" w:color="auto"/>
            </w:tcBorders>
            <w:shd w:val="clear" w:color="auto" w:fill="auto"/>
            <w:noWrap/>
            <w:vAlign w:val="center"/>
            <w:hideMark/>
          </w:tcPr>
          <w:p w14:paraId="576521DD" w14:textId="19CE1E1A" w:rsidR="0029544B" w:rsidRPr="0029544B" w:rsidRDefault="0029544B" w:rsidP="0029544B">
            <w:pPr>
              <w:spacing w:line="240" w:lineRule="auto"/>
              <w:jc w:val="right"/>
              <w:rPr>
                <w:rFonts w:cs="Arial"/>
                <w:color w:val="000000"/>
                <w:sz w:val="16"/>
                <w:szCs w:val="16"/>
              </w:rPr>
            </w:pPr>
            <w:r w:rsidRPr="0029544B">
              <w:rPr>
                <w:rFonts w:cs="Arial"/>
                <w:color w:val="000000"/>
                <w:sz w:val="16"/>
                <w:szCs w:val="16"/>
              </w:rPr>
              <w:t>0,0503</w:t>
            </w:r>
          </w:p>
        </w:tc>
      </w:tr>
    </w:tbl>
    <w:p w14:paraId="35743D8D" w14:textId="476A09D6" w:rsidR="00552261" w:rsidRDefault="00552261" w:rsidP="006522F4">
      <w:pPr>
        <w:rPr>
          <w:rFonts w:cs="Arial"/>
          <w:szCs w:val="24"/>
        </w:rPr>
      </w:pPr>
    </w:p>
    <w:p w14:paraId="4784FAB4" w14:textId="0974F57E" w:rsidR="003A53C2" w:rsidRDefault="003A53C2" w:rsidP="003A53C2">
      <w:pPr>
        <w:ind w:firstLine="1134"/>
      </w:pPr>
      <w:r>
        <w:t>Nossa próxima etapa é calcula</w:t>
      </w:r>
      <w:r w:rsidR="00F04EBD">
        <w:t>r</w:t>
      </w:r>
      <w:r>
        <w:t xml:space="preserve"> o vetor de </w:t>
      </w:r>
      <w:r w:rsidR="00F04EBD">
        <w:t>frequência de colunas da matriz</w:t>
      </w:r>
      <w:r>
        <w:t xml:space="preserve"> </w:t>
      </w:r>
      <m:oMath>
        <m:r>
          <w:rPr>
            <w:rFonts w:ascii="Cambria Math" w:hAnsi="Cambria Math"/>
          </w:rPr>
          <m:t>T</m:t>
        </m:r>
      </m:oMath>
      <w:r>
        <w:t xml:space="preserve">, conforme especificado na equação </w:t>
      </w:r>
      <w:r>
        <w:fldChar w:fldCharType="begin"/>
      </w:r>
      <w:r>
        <w:instrText xml:space="preserve"> REF _Ref509824909 \h </w:instrText>
      </w:r>
      <w:r>
        <w:fldChar w:fldCharType="separate"/>
      </w:r>
      <w:r w:rsidR="00D05DD2">
        <w:rPr>
          <w:rFonts w:cs="Arial"/>
          <w:szCs w:val="24"/>
        </w:rPr>
        <w:t>(</w:t>
      </w:r>
      <w:r w:rsidR="00D05DD2">
        <w:rPr>
          <w:noProof/>
        </w:rPr>
        <w:t>8</w:t>
      </w:r>
      <w:r w:rsidR="00D05DD2">
        <w:rPr>
          <w:rFonts w:cs="Arial"/>
          <w:szCs w:val="24"/>
        </w:rPr>
        <w:t>)</w:t>
      </w:r>
      <w:r>
        <w:fldChar w:fldCharType="end"/>
      </w:r>
      <w:r>
        <w:t xml:space="preserve">. Se pegarmos a primeira linha da matriz, </w:t>
      </w:r>
      <w:r>
        <w:lastRenderedPageBreak/>
        <w:t xml:space="preserve">teremos </w:t>
      </w:r>
      <m:oMath>
        <m:sSub>
          <m:sSubPr>
            <m:ctrlPr>
              <w:rPr>
                <w:rFonts w:ascii="Cambria Math" w:hAnsi="Cambria Math"/>
                <w:i/>
              </w:rPr>
            </m:ctrlPr>
          </m:sSubPr>
          <m:e>
            <m:r>
              <w:rPr>
                <w:rFonts w:ascii="Cambria Math" w:hAnsi="Cambria Math"/>
              </w:rPr>
              <m:t>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0,2202+0,7087+0,2565+0,2770+0,4412+0,4725+0,0477+0,4523+0,1897+0,4138+0,0040+0,1038+0,0573+0,0268+0,0631+0,1346+0,2978+0,0320</m:t>
            </m:r>
          </m:e>
        </m:d>
        <m:r>
          <w:rPr>
            <w:rFonts w:ascii="Cambria Math" w:hAnsi="Cambria Math"/>
          </w:rPr>
          <m:t>=4,1990</m:t>
        </m:r>
      </m:oMath>
      <w:r>
        <w:t xml:space="preserve">. A </w:t>
      </w:r>
      <w:r w:rsidR="00AF316F">
        <w:fldChar w:fldCharType="begin"/>
      </w:r>
      <w:r w:rsidR="00AF316F">
        <w:instrText xml:space="preserve"> REF _Ref509825971 \h </w:instrText>
      </w:r>
      <w:r w:rsidR="00AF316F">
        <w:fldChar w:fldCharType="separate"/>
      </w:r>
      <w:r w:rsidR="003802AF">
        <w:t>t</w:t>
      </w:r>
      <w:r w:rsidR="00D05DD2">
        <w:t xml:space="preserve">abela </w:t>
      </w:r>
      <w:r w:rsidR="00D05DD2">
        <w:rPr>
          <w:noProof/>
        </w:rPr>
        <w:t>12</w:t>
      </w:r>
      <w:r w:rsidR="00AF316F">
        <w:fldChar w:fldCharType="end"/>
      </w:r>
      <w:r w:rsidR="00AF316F">
        <w:t xml:space="preserve"> </w:t>
      </w:r>
      <w:r>
        <w:t xml:space="preserve">mostra todos os resultados de </w:t>
      </w:r>
      <m:oMath>
        <m:r>
          <w:rPr>
            <w:rFonts w:ascii="Cambria Math" w:hAnsi="Cambria Math"/>
          </w:rPr>
          <m:t>tc</m:t>
        </m:r>
      </m:oMath>
      <w:r>
        <w:t>.</w:t>
      </w:r>
    </w:p>
    <w:p w14:paraId="6971D5A5" w14:textId="32CD2C94" w:rsidR="00AF316F" w:rsidRDefault="00AF316F" w:rsidP="00AF316F">
      <w:pPr>
        <w:pStyle w:val="Legenda"/>
        <w:keepNext/>
      </w:pPr>
      <w:bookmarkStart w:id="139" w:name="_Ref509825971"/>
      <w:bookmarkStart w:id="140" w:name="_Toc509838600"/>
      <w:r>
        <w:t xml:space="preserve">Tabela </w:t>
      </w:r>
      <w:fldSimple w:instr=" SEQ Tabela \* ARABIC ">
        <w:r w:rsidR="00D05DD2">
          <w:rPr>
            <w:noProof/>
          </w:rPr>
          <w:t>12</w:t>
        </w:r>
      </w:fldSimple>
      <w:bookmarkEnd w:id="139"/>
      <w:r>
        <w:t xml:space="preserve"> - Valores aproximados do vetor de frequência de colunas </w:t>
      </w:r>
      <m:oMath>
        <m:r>
          <w:rPr>
            <w:rFonts w:ascii="Cambria Math" w:hAnsi="Cambria Math"/>
          </w:rPr>
          <m:t>tc</m:t>
        </m:r>
      </m:oMath>
      <w:r>
        <w:t xml:space="preserve"> da matriz </w:t>
      </w:r>
      <m:oMath>
        <m:r>
          <w:rPr>
            <w:rFonts w:ascii="Cambria Math" w:hAnsi="Cambria Math"/>
          </w:rPr>
          <m:t>T</m:t>
        </m:r>
      </m:oMath>
      <w:r>
        <w:t>.</w:t>
      </w:r>
      <w:bookmarkEnd w:id="140"/>
      <w:r>
        <w:t xml:space="preserve"> </w:t>
      </w:r>
    </w:p>
    <w:tbl>
      <w:tblPr>
        <w:tblW w:w="9072" w:type="dxa"/>
        <w:tblCellMar>
          <w:left w:w="70" w:type="dxa"/>
          <w:right w:w="70" w:type="dxa"/>
        </w:tblCellMar>
        <w:tblLook w:val="04A0" w:firstRow="1" w:lastRow="0" w:firstColumn="1" w:lastColumn="0" w:noHBand="0" w:noVBand="1"/>
      </w:tblPr>
      <w:tblGrid>
        <w:gridCol w:w="767"/>
        <w:gridCol w:w="755"/>
        <w:gridCol w:w="755"/>
        <w:gridCol w:w="755"/>
        <w:gridCol w:w="755"/>
        <w:gridCol w:w="755"/>
        <w:gridCol w:w="755"/>
        <w:gridCol w:w="755"/>
        <w:gridCol w:w="755"/>
        <w:gridCol w:w="755"/>
        <w:gridCol w:w="755"/>
        <w:gridCol w:w="755"/>
      </w:tblGrid>
      <w:tr w:rsidR="003D65C1" w:rsidRPr="00EB4EA3" w14:paraId="4C46AE56" w14:textId="77777777" w:rsidTr="00EB5FA3">
        <w:trPr>
          <w:trHeight w:val="284"/>
        </w:trPr>
        <w:tc>
          <w:tcPr>
            <w:tcW w:w="9072" w:type="dxa"/>
            <w:gridSpan w:val="12"/>
            <w:tcBorders>
              <w:top w:val="single" w:sz="12" w:space="0" w:color="auto"/>
            </w:tcBorders>
            <w:shd w:val="clear" w:color="auto" w:fill="auto"/>
            <w:noWrap/>
            <w:vAlign w:val="center"/>
            <w:hideMark/>
          </w:tcPr>
          <w:p w14:paraId="466C8568" w14:textId="4B714AAE" w:rsidR="003D65C1" w:rsidRPr="00EB4EA3" w:rsidRDefault="003D65C1" w:rsidP="003D65C1">
            <w:pPr>
              <w:spacing w:line="240" w:lineRule="auto"/>
              <w:jc w:val="center"/>
              <w:rPr>
                <w:rFonts w:cs="Arial"/>
                <w:b/>
                <w:bCs/>
                <w:color w:val="000000"/>
                <w:sz w:val="16"/>
                <w:szCs w:val="16"/>
              </w:rPr>
            </w:pPr>
            <w:r>
              <w:rPr>
                <w:rFonts w:cs="Arial"/>
                <w:b/>
                <w:bCs/>
                <w:color w:val="000000"/>
                <w:sz w:val="16"/>
                <w:szCs w:val="16"/>
              </w:rPr>
              <w:t xml:space="preserve">Vetor de Frequência de Colunas </w:t>
            </w:r>
            <m:oMath>
              <m:r>
                <m:rPr>
                  <m:sty m:val="bi"/>
                </m:rPr>
                <w:rPr>
                  <w:rFonts w:ascii="Cambria Math" w:hAnsi="Cambria Math" w:cs="Arial"/>
                  <w:color w:val="000000"/>
                  <w:sz w:val="16"/>
                  <w:szCs w:val="16"/>
                </w:rPr>
                <m:t>tc</m:t>
              </m:r>
            </m:oMath>
          </w:p>
        </w:tc>
      </w:tr>
      <w:tr w:rsidR="003D65C1" w:rsidRPr="00EB4EA3" w14:paraId="74D90876" w14:textId="77777777" w:rsidTr="00EB5FA3">
        <w:trPr>
          <w:trHeight w:val="284"/>
        </w:trPr>
        <w:tc>
          <w:tcPr>
            <w:tcW w:w="767" w:type="dxa"/>
            <w:tcBorders>
              <w:top w:val="single" w:sz="4" w:space="0" w:color="auto"/>
              <w:bottom w:val="single" w:sz="4" w:space="0" w:color="auto"/>
            </w:tcBorders>
            <w:shd w:val="clear" w:color="auto" w:fill="auto"/>
            <w:noWrap/>
            <w:vAlign w:val="center"/>
            <w:hideMark/>
          </w:tcPr>
          <w:p w14:paraId="4E9B04FD" w14:textId="77777777" w:rsidR="003D65C1" w:rsidRPr="00EB4EA3" w:rsidRDefault="003D65C1" w:rsidP="00EB5FA3">
            <w:pPr>
              <w:spacing w:line="240" w:lineRule="auto"/>
              <w:jc w:val="center"/>
              <w:rPr>
                <w:rFonts w:cs="Arial"/>
                <w:b/>
                <w:bCs/>
                <w:color w:val="000000"/>
                <w:sz w:val="16"/>
                <w:szCs w:val="16"/>
              </w:rPr>
            </w:pPr>
            <w:r>
              <w:rPr>
                <w:rFonts w:cs="Arial"/>
                <w:b/>
                <w:bCs/>
                <w:color w:val="000000"/>
                <w:sz w:val="16"/>
                <w:szCs w:val="16"/>
              </w:rPr>
              <w:t>índice</w:t>
            </w:r>
          </w:p>
        </w:tc>
        <w:tc>
          <w:tcPr>
            <w:tcW w:w="755" w:type="dxa"/>
            <w:tcBorders>
              <w:top w:val="single" w:sz="4" w:space="0" w:color="auto"/>
              <w:bottom w:val="single" w:sz="4" w:space="0" w:color="auto"/>
            </w:tcBorders>
            <w:shd w:val="clear" w:color="auto" w:fill="auto"/>
            <w:noWrap/>
            <w:vAlign w:val="center"/>
            <w:hideMark/>
          </w:tcPr>
          <w:p w14:paraId="2C1B3F65"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hideMark/>
          </w:tcPr>
          <w:p w14:paraId="2C5BC53B"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hideMark/>
          </w:tcPr>
          <w:p w14:paraId="57AA4378"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3</w:t>
            </w:r>
          </w:p>
        </w:tc>
        <w:tc>
          <w:tcPr>
            <w:tcW w:w="755" w:type="dxa"/>
            <w:tcBorders>
              <w:top w:val="single" w:sz="4" w:space="0" w:color="auto"/>
              <w:bottom w:val="single" w:sz="4" w:space="0" w:color="auto"/>
            </w:tcBorders>
            <w:shd w:val="clear" w:color="auto" w:fill="auto"/>
            <w:noWrap/>
            <w:vAlign w:val="center"/>
            <w:hideMark/>
          </w:tcPr>
          <w:p w14:paraId="39EB4708"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4</w:t>
            </w:r>
          </w:p>
        </w:tc>
        <w:tc>
          <w:tcPr>
            <w:tcW w:w="755" w:type="dxa"/>
            <w:tcBorders>
              <w:top w:val="single" w:sz="4" w:space="0" w:color="auto"/>
              <w:bottom w:val="single" w:sz="4" w:space="0" w:color="auto"/>
            </w:tcBorders>
            <w:shd w:val="clear" w:color="auto" w:fill="auto"/>
            <w:noWrap/>
            <w:vAlign w:val="center"/>
            <w:hideMark/>
          </w:tcPr>
          <w:p w14:paraId="1210E217"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5</w:t>
            </w:r>
          </w:p>
        </w:tc>
        <w:tc>
          <w:tcPr>
            <w:tcW w:w="755" w:type="dxa"/>
            <w:tcBorders>
              <w:top w:val="single" w:sz="4" w:space="0" w:color="auto"/>
              <w:bottom w:val="single" w:sz="4" w:space="0" w:color="auto"/>
            </w:tcBorders>
            <w:shd w:val="clear" w:color="auto" w:fill="auto"/>
            <w:noWrap/>
            <w:vAlign w:val="center"/>
            <w:hideMark/>
          </w:tcPr>
          <w:p w14:paraId="2CBE3A37"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6</w:t>
            </w:r>
          </w:p>
        </w:tc>
        <w:tc>
          <w:tcPr>
            <w:tcW w:w="755" w:type="dxa"/>
            <w:tcBorders>
              <w:top w:val="single" w:sz="4" w:space="0" w:color="auto"/>
              <w:bottom w:val="single" w:sz="4" w:space="0" w:color="auto"/>
            </w:tcBorders>
            <w:shd w:val="clear" w:color="auto" w:fill="auto"/>
            <w:noWrap/>
            <w:vAlign w:val="center"/>
            <w:hideMark/>
          </w:tcPr>
          <w:p w14:paraId="18CC09C1"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7</w:t>
            </w:r>
          </w:p>
        </w:tc>
        <w:tc>
          <w:tcPr>
            <w:tcW w:w="755" w:type="dxa"/>
            <w:tcBorders>
              <w:top w:val="single" w:sz="4" w:space="0" w:color="auto"/>
              <w:bottom w:val="single" w:sz="4" w:space="0" w:color="auto"/>
            </w:tcBorders>
            <w:shd w:val="clear" w:color="auto" w:fill="auto"/>
            <w:noWrap/>
            <w:vAlign w:val="center"/>
            <w:hideMark/>
          </w:tcPr>
          <w:p w14:paraId="669EE64F"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8</w:t>
            </w:r>
          </w:p>
        </w:tc>
        <w:tc>
          <w:tcPr>
            <w:tcW w:w="755" w:type="dxa"/>
            <w:tcBorders>
              <w:top w:val="single" w:sz="4" w:space="0" w:color="auto"/>
              <w:bottom w:val="single" w:sz="4" w:space="0" w:color="auto"/>
            </w:tcBorders>
            <w:shd w:val="clear" w:color="auto" w:fill="auto"/>
            <w:noWrap/>
            <w:vAlign w:val="center"/>
            <w:hideMark/>
          </w:tcPr>
          <w:p w14:paraId="78F6638D"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9</w:t>
            </w:r>
          </w:p>
        </w:tc>
        <w:tc>
          <w:tcPr>
            <w:tcW w:w="755" w:type="dxa"/>
            <w:tcBorders>
              <w:top w:val="single" w:sz="4" w:space="0" w:color="auto"/>
              <w:bottom w:val="single" w:sz="4" w:space="0" w:color="auto"/>
            </w:tcBorders>
            <w:shd w:val="clear" w:color="auto" w:fill="auto"/>
            <w:noWrap/>
            <w:vAlign w:val="center"/>
            <w:hideMark/>
          </w:tcPr>
          <w:p w14:paraId="1F5605EC"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10</w:t>
            </w:r>
          </w:p>
        </w:tc>
        <w:tc>
          <w:tcPr>
            <w:tcW w:w="755" w:type="dxa"/>
            <w:tcBorders>
              <w:top w:val="single" w:sz="4" w:space="0" w:color="auto"/>
              <w:bottom w:val="single" w:sz="4" w:space="0" w:color="auto"/>
            </w:tcBorders>
            <w:shd w:val="clear" w:color="auto" w:fill="auto"/>
            <w:noWrap/>
            <w:vAlign w:val="center"/>
            <w:hideMark/>
          </w:tcPr>
          <w:p w14:paraId="422DDF37" w14:textId="77777777" w:rsidR="003D65C1" w:rsidRPr="00EB4EA3" w:rsidRDefault="003D65C1" w:rsidP="00EB5FA3">
            <w:pPr>
              <w:spacing w:line="240" w:lineRule="auto"/>
              <w:jc w:val="center"/>
              <w:rPr>
                <w:rFonts w:cs="Arial"/>
                <w:b/>
                <w:bCs/>
                <w:color w:val="000000"/>
                <w:sz w:val="16"/>
                <w:szCs w:val="16"/>
              </w:rPr>
            </w:pPr>
            <w:r w:rsidRPr="00EB4EA3">
              <w:rPr>
                <w:rFonts w:cs="Arial"/>
                <w:b/>
                <w:bCs/>
                <w:color w:val="000000"/>
                <w:sz w:val="16"/>
                <w:szCs w:val="16"/>
              </w:rPr>
              <w:t>11</w:t>
            </w:r>
          </w:p>
        </w:tc>
      </w:tr>
      <w:tr w:rsidR="003D65C1" w:rsidRPr="00EB4EA3" w14:paraId="5AEA39B3" w14:textId="77777777" w:rsidTr="003D65C1">
        <w:trPr>
          <w:trHeight w:val="284"/>
        </w:trPr>
        <w:tc>
          <w:tcPr>
            <w:tcW w:w="767" w:type="dxa"/>
            <w:tcBorders>
              <w:top w:val="single" w:sz="4" w:space="0" w:color="auto"/>
              <w:bottom w:val="single" w:sz="12" w:space="0" w:color="auto"/>
            </w:tcBorders>
            <w:shd w:val="clear" w:color="auto" w:fill="auto"/>
            <w:noWrap/>
            <w:vAlign w:val="center"/>
            <w:hideMark/>
          </w:tcPr>
          <w:p w14:paraId="45267BA5" w14:textId="77777777" w:rsidR="003D65C1" w:rsidRPr="00EB4EA3" w:rsidRDefault="003D65C1" w:rsidP="003D65C1">
            <w:pPr>
              <w:spacing w:line="240" w:lineRule="auto"/>
              <w:jc w:val="center"/>
              <w:rPr>
                <w:rFonts w:cs="Arial"/>
                <w:b/>
                <w:bCs/>
                <w:color w:val="000000"/>
                <w:sz w:val="16"/>
                <w:szCs w:val="16"/>
              </w:rPr>
            </w:pPr>
            <w:r>
              <w:rPr>
                <w:rFonts w:cs="Arial"/>
                <w:b/>
                <w:bCs/>
                <w:color w:val="000000"/>
                <w:sz w:val="16"/>
                <w:szCs w:val="16"/>
              </w:rPr>
              <w:t>valor</w:t>
            </w:r>
          </w:p>
        </w:tc>
        <w:tc>
          <w:tcPr>
            <w:tcW w:w="755" w:type="dxa"/>
            <w:tcBorders>
              <w:top w:val="single" w:sz="4" w:space="0" w:color="auto"/>
              <w:bottom w:val="single" w:sz="12" w:space="0" w:color="auto"/>
            </w:tcBorders>
            <w:shd w:val="clear" w:color="auto" w:fill="auto"/>
            <w:noWrap/>
            <w:vAlign w:val="center"/>
            <w:hideMark/>
          </w:tcPr>
          <w:p w14:paraId="70624E9E" w14:textId="0843EE09" w:rsidR="003D65C1" w:rsidRPr="003D65C1" w:rsidRDefault="00AF316F" w:rsidP="003D65C1">
            <w:pPr>
              <w:spacing w:line="240" w:lineRule="auto"/>
              <w:jc w:val="center"/>
              <w:rPr>
                <w:rFonts w:cs="Arial"/>
                <w:color w:val="000000"/>
                <w:sz w:val="16"/>
                <w:szCs w:val="16"/>
              </w:rPr>
            </w:pPr>
            <w:r>
              <w:rPr>
                <w:sz w:val="16"/>
                <w:szCs w:val="16"/>
              </w:rPr>
              <w:t>4,</w:t>
            </w:r>
            <w:r w:rsidR="003D65C1" w:rsidRPr="003D65C1">
              <w:rPr>
                <w:sz w:val="16"/>
                <w:szCs w:val="16"/>
              </w:rPr>
              <w:t>1990</w:t>
            </w:r>
          </w:p>
        </w:tc>
        <w:tc>
          <w:tcPr>
            <w:tcW w:w="755" w:type="dxa"/>
            <w:tcBorders>
              <w:top w:val="single" w:sz="4" w:space="0" w:color="auto"/>
              <w:bottom w:val="single" w:sz="12" w:space="0" w:color="auto"/>
            </w:tcBorders>
            <w:shd w:val="clear" w:color="auto" w:fill="auto"/>
            <w:noWrap/>
            <w:vAlign w:val="center"/>
            <w:hideMark/>
          </w:tcPr>
          <w:p w14:paraId="066EEFE6" w14:textId="39CA3A10"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7812</w:t>
            </w:r>
          </w:p>
        </w:tc>
        <w:tc>
          <w:tcPr>
            <w:tcW w:w="755" w:type="dxa"/>
            <w:tcBorders>
              <w:top w:val="single" w:sz="4" w:space="0" w:color="auto"/>
              <w:bottom w:val="single" w:sz="12" w:space="0" w:color="auto"/>
            </w:tcBorders>
            <w:shd w:val="clear" w:color="auto" w:fill="auto"/>
            <w:noWrap/>
            <w:vAlign w:val="center"/>
            <w:hideMark/>
          </w:tcPr>
          <w:p w14:paraId="68F5FEA1" w14:textId="2278A9D0"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4553</w:t>
            </w:r>
          </w:p>
        </w:tc>
        <w:tc>
          <w:tcPr>
            <w:tcW w:w="755" w:type="dxa"/>
            <w:tcBorders>
              <w:top w:val="single" w:sz="4" w:space="0" w:color="auto"/>
              <w:bottom w:val="single" w:sz="12" w:space="0" w:color="auto"/>
            </w:tcBorders>
            <w:shd w:val="clear" w:color="auto" w:fill="auto"/>
            <w:noWrap/>
            <w:vAlign w:val="center"/>
            <w:hideMark/>
          </w:tcPr>
          <w:p w14:paraId="4036498B" w14:textId="3B37F2AF"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6706</w:t>
            </w:r>
          </w:p>
        </w:tc>
        <w:tc>
          <w:tcPr>
            <w:tcW w:w="755" w:type="dxa"/>
            <w:tcBorders>
              <w:top w:val="single" w:sz="4" w:space="0" w:color="auto"/>
              <w:bottom w:val="single" w:sz="12" w:space="0" w:color="auto"/>
            </w:tcBorders>
            <w:shd w:val="clear" w:color="auto" w:fill="auto"/>
            <w:noWrap/>
            <w:vAlign w:val="center"/>
            <w:hideMark/>
          </w:tcPr>
          <w:p w14:paraId="7DB03847" w14:textId="1CF47CFF"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9058</w:t>
            </w:r>
          </w:p>
        </w:tc>
        <w:tc>
          <w:tcPr>
            <w:tcW w:w="755" w:type="dxa"/>
            <w:tcBorders>
              <w:top w:val="single" w:sz="4" w:space="0" w:color="auto"/>
              <w:bottom w:val="single" w:sz="12" w:space="0" w:color="auto"/>
            </w:tcBorders>
            <w:shd w:val="clear" w:color="auto" w:fill="auto"/>
            <w:noWrap/>
            <w:vAlign w:val="center"/>
            <w:hideMark/>
          </w:tcPr>
          <w:p w14:paraId="6C6BF360" w14:textId="4D2EECCA" w:rsidR="003D65C1" w:rsidRPr="003D65C1" w:rsidRDefault="00AF316F" w:rsidP="003D65C1">
            <w:pPr>
              <w:spacing w:line="240" w:lineRule="auto"/>
              <w:jc w:val="center"/>
              <w:rPr>
                <w:rFonts w:cs="Arial"/>
                <w:color w:val="000000"/>
                <w:sz w:val="16"/>
                <w:szCs w:val="16"/>
              </w:rPr>
            </w:pPr>
            <w:r>
              <w:rPr>
                <w:sz w:val="16"/>
                <w:szCs w:val="16"/>
              </w:rPr>
              <w:t>4,</w:t>
            </w:r>
            <w:r w:rsidR="003D65C1" w:rsidRPr="003D65C1">
              <w:rPr>
                <w:sz w:val="16"/>
                <w:szCs w:val="16"/>
              </w:rPr>
              <w:t>5196</w:t>
            </w:r>
          </w:p>
        </w:tc>
        <w:tc>
          <w:tcPr>
            <w:tcW w:w="755" w:type="dxa"/>
            <w:tcBorders>
              <w:top w:val="single" w:sz="4" w:space="0" w:color="auto"/>
              <w:bottom w:val="single" w:sz="12" w:space="0" w:color="auto"/>
            </w:tcBorders>
            <w:shd w:val="clear" w:color="auto" w:fill="auto"/>
            <w:noWrap/>
            <w:vAlign w:val="center"/>
            <w:hideMark/>
          </w:tcPr>
          <w:p w14:paraId="0464A62F" w14:textId="33A91D27"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6345</w:t>
            </w:r>
          </w:p>
        </w:tc>
        <w:tc>
          <w:tcPr>
            <w:tcW w:w="755" w:type="dxa"/>
            <w:tcBorders>
              <w:top w:val="single" w:sz="4" w:space="0" w:color="auto"/>
              <w:bottom w:val="single" w:sz="12" w:space="0" w:color="auto"/>
            </w:tcBorders>
            <w:shd w:val="clear" w:color="auto" w:fill="auto"/>
            <w:noWrap/>
            <w:vAlign w:val="center"/>
            <w:hideMark/>
          </w:tcPr>
          <w:p w14:paraId="244819BD" w14:textId="45718205"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7486</w:t>
            </w:r>
          </w:p>
        </w:tc>
        <w:tc>
          <w:tcPr>
            <w:tcW w:w="755" w:type="dxa"/>
            <w:tcBorders>
              <w:top w:val="single" w:sz="4" w:space="0" w:color="auto"/>
              <w:bottom w:val="single" w:sz="12" w:space="0" w:color="auto"/>
            </w:tcBorders>
            <w:shd w:val="clear" w:color="auto" w:fill="auto"/>
            <w:noWrap/>
            <w:vAlign w:val="center"/>
            <w:hideMark/>
          </w:tcPr>
          <w:p w14:paraId="7D103821" w14:textId="423F4439"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8863</w:t>
            </w:r>
          </w:p>
        </w:tc>
        <w:tc>
          <w:tcPr>
            <w:tcW w:w="755" w:type="dxa"/>
            <w:tcBorders>
              <w:top w:val="single" w:sz="4" w:space="0" w:color="auto"/>
              <w:bottom w:val="single" w:sz="12" w:space="0" w:color="auto"/>
            </w:tcBorders>
            <w:shd w:val="clear" w:color="auto" w:fill="auto"/>
            <w:noWrap/>
            <w:vAlign w:val="center"/>
            <w:hideMark/>
          </w:tcPr>
          <w:p w14:paraId="72464D56" w14:textId="1593AE08"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6903</w:t>
            </w:r>
          </w:p>
        </w:tc>
        <w:tc>
          <w:tcPr>
            <w:tcW w:w="755" w:type="dxa"/>
            <w:tcBorders>
              <w:top w:val="single" w:sz="4" w:space="0" w:color="auto"/>
              <w:bottom w:val="single" w:sz="12" w:space="0" w:color="auto"/>
            </w:tcBorders>
            <w:shd w:val="clear" w:color="auto" w:fill="auto"/>
            <w:noWrap/>
            <w:vAlign w:val="center"/>
            <w:hideMark/>
          </w:tcPr>
          <w:p w14:paraId="0E11C61F" w14:textId="4B6A999E" w:rsidR="003D65C1" w:rsidRPr="003D65C1" w:rsidRDefault="00AF316F" w:rsidP="003D65C1">
            <w:pPr>
              <w:spacing w:line="240" w:lineRule="auto"/>
              <w:jc w:val="center"/>
              <w:rPr>
                <w:rFonts w:cs="Arial"/>
                <w:color w:val="000000"/>
                <w:sz w:val="16"/>
                <w:szCs w:val="16"/>
              </w:rPr>
            </w:pPr>
            <w:r>
              <w:rPr>
                <w:sz w:val="16"/>
                <w:szCs w:val="16"/>
              </w:rPr>
              <w:t>3,</w:t>
            </w:r>
            <w:r w:rsidR="003D65C1" w:rsidRPr="003D65C1">
              <w:rPr>
                <w:sz w:val="16"/>
                <w:szCs w:val="16"/>
              </w:rPr>
              <w:t>4060</w:t>
            </w:r>
          </w:p>
        </w:tc>
      </w:tr>
    </w:tbl>
    <w:p w14:paraId="6F4FF56F" w14:textId="77777777" w:rsidR="003D65C1" w:rsidRDefault="003D65C1" w:rsidP="003A53C2">
      <w:pPr>
        <w:ind w:firstLine="1134"/>
      </w:pPr>
    </w:p>
    <w:p w14:paraId="4D293D1F" w14:textId="38628FE7" w:rsidR="00AD6E38" w:rsidRDefault="0049734A" w:rsidP="006F6C51">
      <w:pPr>
        <w:ind w:firstLine="1134"/>
        <w:rPr>
          <w:rFonts w:cs="Arial"/>
          <w:szCs w:val="24"/>
        </w:rPr>
      </w:pPr>
      <w:r>
        <w:rPr>
          <w:rFonts w:cs="Arial"/>
          <w:szCs w:val="24"/>
        </w:rPr>
        <w:t xml:space="preserve">Em seguida, </w:t>
      </w:r>
      <w:r w:rsidR="00C116EF">
        <w:rPr>
          <w:rFonts w:cs="Arial"/>
          <w:szCs w:val="24"/>
        </w:rPr>
        <w:t xml:space="preserve">vamos calcular o vetor de multiplicadores </w:t>
      </w:r>
      <m:oMath>
        <m:r>
          <w:rPr>
            <w:rFonts w:ascii="Cambria Math" w:hAnsi="Cambria Math" w:cs="Arial"/>
            <w:szCs w:val="24"/>
          </w:rPr>
          <m:t>Cc</m:t>
        </m:r>
      </m:oMath>
      <w:r w:rsidR="00C116EF">
        <w:rPr>
          <w:rFonts w:cs="Arial"/>
          <w:szCs w:val="24"/>
        </w:rPr>
        <w:t xml:space="preserve">, conforme indicado na equação </w:t>
      </w:r>
      <w:r w:rsidR="00C116EF">
        <w:rPr>
          <w:rFonts w:cs="Arial"/>
          <w:szCs w:val="24"/>
        </w:rPr>
        <w:fldChar w:fldCharType="begin"/>
      </w:r>
      <w:r w:rsidR="00C116EF">
        <w:rPr>
          <w:rFonts w:cs="Arial"/>
          <w:szCs w:val="24"/>
        </w:rPr>
        <w:instrText xml:space="preserve"> REF _Ref509826254 \h </w:instrText>
      </w:r>
      <w:r w:rsidR="00C116EF">
        <w:rPr>
          <w:rFonts w:cs="Arial"/>
          <w:szCs w:val="24"/>
        </w:rPr>
      </w:r>
      <w:r w:rsidR="00C116EF">
        <w:rPr>
          <w:rFonts w:cs="Arial"/>
          <w:szCs w:val="24"/>
        </w:rPr>
        <w:fldChar w:fldCharType="separate"/>
      </w:r>
      <w:r w:rsidR="00D05DD2">
        <w:rPr>
          <w:rFonts w:cs="Arial"/>
          <w:szCs w:val="24"/>
        </w:rPr>
        <w:t>(</w:t>
      </w:r>
      <w:r w:rsidR="00D05DD2">
        <w:rPr>
          <w:noProof/>
        </w:rPr>
        <w:t>9</w:t>
      </w:r>
      <w:r w:rsidR="00D05DD2">
        <w:rPr>
          <w:rFonts w:cs="Arial"/>
          <w:szCs w:val="24"/>
        </w:rPr>
        <w:t>)</w:t>
      </w:r>
      <w:r w:rsidR="00C116EF">
        <w:rPr>
          <w:rFonts w:cs="Arial"/>
          <w:szCs w:val="24"/>
        </w:rPr>
        <w:fldChar w:fldCharType="end"/>
      </w:r>
      <w:r w:rsidR="00C116EF">
        <w:rPr>
          <w:rFonts w:cs="Arial"/>
          <w:szCs w:val="24"/>
        </w:rPr>
        <w:t xml:space="preserve">. </w:t>
      </w:r>
      <w:r w:rsidR="008C08E0" w:rsidRPr="00C116EF">
        <w:rPr>
          <w:rFonts w:cs="Arial"/>
          <w:szCs w:val="24"/>
        </w:rPr>
        <w:t xml:space="preserve">Para isso, precisamos </w:t>
      </w:r>
      <w:r w:rsidR="00722553" w:rsidRPr="00C116EF">
        <w:rPr>
          <w:rFonts w:cs="Arial"/>
          <w:szCs w:val="24"/>
        </w:rPr>
        <w:t xml:space="preserve">calcular a escalar </w:t>
      </w:r>
      <m:oMath>
        <m:r>
          <w:rPr>
            <w:rFonts w:ascii="Cambria Math" w:hAnsi="Cambria Math" w:cs="Arial"/>
            <w:szCs w:val="24"/>
          </w:rPr>
          <m:t>ft</m:t>
        </m:r>
      </m:oMath>
      <w:r w:rsidR="00722553" w:rsidRPr="00C116EF">
        <w:rPr>
          <w:rFonts w:cs="Arial"/>
          <w:szCs w:val="24"/>
        </w:rPr>
        <w:t xml:space="preserve">, que é o somatório </w:t>
      </w:r>
      <w:r w:rsidR="00722553">
        <w:rPr>
          <w:rFonts w:cs="Arial"/>
          <w:szCs w:val="24"/>
        </w:rPr>
        <w:t>de todas os valores da matriz de padr</w:t>
      </w:r>
      <w:r w:rsidR="00D91D03">
        <w:rPr>
          <w:rFonts w:cs="Arial"/>
          <w:szCs w:val="24"/>
        </w:rPr>
        <w:t>ão de respostas</w:t>
      </w:r>
      <w:r w:rsidR="00722553">
        <w:rPr>
          <w:rFonts w:cs="Arial"/>
          <w:szCs w:val="24"/>
        </w:rPr>
        <w:t xml:space="preserve"> </w:t>
      </w:r>
      <m:oMath>
        <m:r>
          <w:rPr>
            <w:rFonts w:ascii="Cambria Math" w:hAnsi="Cambria Math" w:cs="Arial"/>
            <w:szCs w:val="24"/>
          </w:rPr>
          <m:t>F</m:t>
        </m:r>
      </m:oMath>
      <w:r w:rsidR="00D91D03">
        <w:rPr>
          <w:rFonts w:cs="Arial"/>
          <w:szCs w:val="24"/>
        </w:rPr>
        <w:t xml:space="preserve">. Realizando </w:t>
      </w:r>
      <w:r w:rsidR="008221B6">
        <w:rPr>
          <w:rFonts w:cs="Arial"/>
          <w:szCs w:val="24"/>
        </w:rPr>
        <w:t>essa</w:t>
      </w:r>
      <w:r w:rsidR="00D91D03">
        <w:rPr>
          <w:rFonts w:cs="Arial"/>
          <w:szCs w:val="24"/>
        </w:rPr>
        <w:t xml:space="preserve"> soma, </w:t>
      </w:r>
      <w:r w:rsidR="008221B6">
        <w:rPr>
          <w:rFonts w:cs="Arial"/>
          <w:szCs w:val="24"/>
        </w:rPr>
        <w:t xml:space="preserve">temos </w:t>
      </w:r>
      <m:oMath>
        <m:r>
          <w:rPr>
            <w:rFonts w:ascii="Cambria Math" w:hAnsi="Cambria Math" w:cs="Arial"/>
            <w:szCs w:val="24"/>
          </w:rPr>
          <m:t>ft=90</m:t>
        </m:r>
      </m:oMath>
      <w:r w:rsidR="008221B6">
        <w:rPr>
          <w:rFonts w:cs="Arial"/>
          <w:szCs w:val="24"/>
        </w:rPr>
        <w:t>.</w:t>
      </w:r>
      <w:r w:rsidR="00981418">
        <w:rPr>
          <w:rFonts w:cs="Arial"/>
          <w:szCs w:val="24"/>
        </w:rPr>
        <w:t xml:space="preserve"> </w:t>
      </w:r>
      <w:r>
        <w:rPr>
          <w:rFonts w:cs="Arial"/>
          <w:szCs w:val="24"/>
        </w:rPr>
        <w:t xml:space="preserve">Dessa forma, como exemplo, aplicando a equação para o primeiro item do vetor, temos </w:t>
      </w:r>
      <m:oMath>
        <m:sSub>
          <m:sSubPr>
            <m:ctrlPr>
              <w:rPr>
                <w:rFonts w:ascii="Cambria Math" w:hAnsi="Cambria Math" w:cs="Arial"/>
                <w:i/>
                <w:szCs w:val="24"/>
              </w:rPr>
            </m:ctrlPr>
          </m:sSubPr>
          <m:e>
            <m:r>
              <w:rPr>
                <w:rFonts w:ascii="Cambria Math" w:hAnsi="Cambria Math" w:cs="Arial"/>
                <w:szCs w:val="24"/>
              </w:rPr>
              <m:t>Cc</m:t>
            </m:r>
          </m:e>
          <m:sub>
            <m:r>
              <w:rPr>
                <w:rFonts w:ascii="Cambria Math" w:hAnsi="Cambria Math" w:cs="Arial"/>
                <w:szCs w:val="24"/>
              </w:rPr>
              <m:t>1</m:t>
            </m:r>
          </m:sub>
        </m:sSub>
        <m:r>
          <w:rPr>
            <w:rFonts w:ascii="Cambria Math" w:hAnsi="Cambria Math" w:cs="Arial"/>
            <w:szCs w:val="24"/>
          </w:rPr>
          <m:t>=</m:t>
        </m:r>
        <m:rad>
          <m:radPr>
            <m:degHide m:val="1"/>
            <m:ctrlPr>
              <w:rPr>
                <w:rFonts w:ascii="Cambria Math" w:hAnsi="Cambria Math" w:cs="Arial"/>
                <w:i/>
                <w:szCs w:val="24"/>
              </w:rPr>
            </m:ctrlPr>
          </m:radPr>
          <m:deg/>
          <m:e>
            <m:f>
              <m:fPr>
                <m:ctrlPr>
                  <w:rPr>
                    <w:rFonts w:ascii="Cambria Math" w:hAnsi="Cambria Math" w:cs="Arial"/>
                    <w:i/>
                    <w:szCs w:val="24"/>
                  </w:rPr>
                </m:ctrlPr>
              </m:fPr>
              <m:num>
                <m:r>
                  <w:rPr>
                    <w:rFonts w:ascii="Cambria Math" w:hAnsi="Cambria Math" w:cs="Arial"/>
                    <w:szCs w:val="24"/>
                  </w:rPr>
                  <m:t>ft</m:t>
                </m:r>
              </m:num>
              <m:den>
                <m:sSub>
                  <m:sSubPr>
                    <m:ctrlPr>
                      <w:rPr>
                        <w:rFonts w:ascii="Cambria Math" w:hAnsi="Cambria Math" w:cs="Arial"/>
                        <w:i/>
                        <w:szCs w:val="24"/>
                      </w:rPr>
                    </m:ctrlPr>
                  </m:sSubPr>
                  <m:e>
                    <m:r>
                      <w:rPr>
                        <w:rFonts w:ascii="Cambria Math" w:hAnsi="Cambria Math" w:cs="Arial"/>
                        <w:szCs w:val="24"/>
                      </w:rPr>
                      <m:t>fc</m:t>
                    </m:r>
                  </m:e>
                  <m:sub>
                    <m:r>
                      <w:rPr>
                        <w:rFonts w:ascii="Cambria Math" w:hAnsi="Cambria Math" w:cs="Arial"/>
                        <w:szCs w:val="24"/>
                      </w:rPr>
                      <m:t>1</m:t>
                    </m:r>
                  </m:sub>
                </m:sSub>
              </m:den>
            </m:f>
          </m:e>
        </m:rad>
        <m:r>
          <w:rPr>
            <w:rFonts w:ascii="Cambria Math" w:hAnsi="Cambria Math" w:cs="Arial"/>
            <w:szCs w:val="24"/>
          </w:rPr>
          <m:t>=</m:t>
        </m:r>
        <m:rad>
          <m:radPr>
            <m:degHide m:val="1"/>
            <m:ctrlPr>
              <w:rPr>
                <w:rFonts w:ascii="Cambria Math" w:hAnsi="Cambria Math" w:cs="Arial"/>
                <w:i/>
                <w:szCs w:val="24"/>
              </w:rPr>
            </m:ctrlPr>
          </m:radPr>
          <m:deg/>
          <m:e>
            <m:f>
              <m:fPr>
                <m:ctrlPr>
                  <w:rPr>
                    <w:rFonts w:ascii="Cambria Math" w:hAnsi="Cambria Math" w:cs="Arial"/>
                    <w:i/>
                    <w:szCs w:val="24"/>
                  </w:rPr>
                </m:ctrlPr>
              </m:fPr>
              <m:num>
                <m:r>
                  <w:rPr>
                    <w:rFonts w:ascii="Cambria Math" w:hAnsi="Cambria Math" w:cs="Arial"/>
                    <w:szCs w:val="24"/>
                  </w:rPr>
                  <m:t>90</m:t>
                </m:r>
              </m:num>
              <m:den>
                <m:r>
                  <w:rPr>
                    <w:rFonts w:ascii="Cambria Math" w:hAnsi="Cambria Math" w:cs="Arial"/>
                    <w:szCs w:val="24"/>
                  </w:rPr>
                  <m:t>4,1990</m:t>
                </m:r>
              </m:den>
            </m:f>
          </m:e>
        </m:rad>
        <m:r>
          <w:rPr>
            <w:rFonts w:ascii="Cambria Math" w:hAnsi="Cambria Math" w:cs="Arial"/>
            <w:szCs w:val="24"/>
          </w:rPr>
          <m:t>=</m:t>
        </m:r>
        <m:rad>
          <m:radPr>
            <m:degHide m:val="1"/>
            <m:ctrlPr>
              <w:rPr>
                <w:rFonts w:ascii="Cambria Math" w:hAnsi="Cambria Math" w:cs="Arial"/>
                <w:i/>
                <w:szCs w:val="24"/>
              </w:rPr>
            </m:ctrlPr>
          </m:radPr>
          <m:deg/>
          <m:e>
            <m:r>
              <w:rPr>
                <w:rFonts w:ascii="Cambria Math" w:hAnsi="Cambria Math" w:cs="Arial"/>
                <w:szCs w:val="24"/>
              </w:rPr>
              <m:t>21,4337</m:t>
            </m:r>
          </m:e>
        </m:rad>
        <m:r>
          <w:rPr>
            <w:rFonts w:ascii="Cambria Math" w:hAnsi="Cambria Math" w:cs="Arial"/>
            <w:szCs w:val="24"/>
          </w:rPr>
          <m:t>=4,6297</m:t>
        </m:r>
      </m:oMath>
      <w:r>
        <w:rPr>
          <w:rFonts w:cs="Arial"/>
          <w:szCs w:val="24"/>
        </w:rPr>
        <w:t xml:space="preserve">. A </w:t>
      </w:r>
      <w:r w:rsidR="0089386B">
        <w:rPr>
          <w:rFonts w:cs="Arial"/>
          <w:szCs w:val="24"/>
        </w:rPr>
        <w:fldChar w:fldCharType="begin"/>
      </w:r>
      <w:r w:rsidR="0089386B">
        <w:rPr>
          <w:rFonts w:cs="Arial"/>
          <w:szCs w:val="24"/>
        </w:rPr>
        <w:instrText xml:space="preserve"> REF _Ref509826906 \h </w:instrText>
      </w:r>
      <w:r w:rsidR="0089386B">
        <w:rPr>
          <w:rFonts w:cs="Arial"/>
          <w:szCs w:val="24"/>
        </w:rPr>
      </w:r>
      <w:r w:rsidR="0089386B">
        <w:rPr>
          <w:rFonts w:cs="Arial"/>
          <w:szCs w:val="24"/>
        </w:rPr>
        <w:fldChar w:fldCharType="separate"/>
      </w:r>
      <w:r w:rsidR="003802AF">
        <w:t>t</w:t>
      </w:r>
      <w:r w:rsidR="00D05DD2">
        <w:t xml:space="preserve">abela </w:t>
      </w:r>
      <w:r w:rsidR="00D05DD2">
        <w:rPr>
          <w:noProof/>
        </w:rPr>
        <w:t>13</w:t>
      </w:r>
      <w:r w:rsidR="0089386B">
        <w:rPr>
          <w:rFonts w:cs="Arial"/>
          <w:szCs w:val="24"/>
        </w:rPr>
        <w:fldChar w:fldCharType="end"/>
      </w:r>
      <w:r>
        <w:rPr>
          <w:rFonts w:cs="Arial"/>
          <w:szCs w:val="24"/>
        </w:rPr>
        <w:t xml:space="preserve"> apresenta todos os valores do vetor de multiplicadores </w:t>
      </w:r>
      <m:oMath>
        <m:r>
          <w:rPr>
            <w:rFonts w:ascii="Cambria Math" w:hAnsi="Cambria Math" w:cs="Arial"/>
            <w:szCs w:val="24"/>
          </w:rPr>
          <m:t>Cc</m:t>
        </m:r>
      </m:oMath>
      <w:r w:rsidR="00AD6E38">
        <w:rPr>
          <w:rFonts w:cs="Arial"/>
          <w:szCs w:val="24"/>
        </w:rPr>
        <w:t>.</w:t>
      </w:r>
    </w:p>
    <w:p w14:paraId="10B91B49" w14:textId="56C21DE6" w:rsidR="00CC4040" w:rsidRDefault="00CC4040" w:rsidP="00CC4040">
      <w:pPr>
        <w:pStyle w:val="Legenda"/>
        <w:keepNext/>
      </w:pPr>
      <w:bookmarkStart w:id="141" w:name="_Ref509826906"/>
      <w:bookmarkStart w:id="142" w:name="_Toc509838601"/>
      <w:r>
        <w:t xml:space="preserve">Tabela </w:t>
      </w:r>
      <w:fldSimple w:instr=" SEQ Tabela \* ARABIC ">
        <w:r w:rsidR="00D05DD2">
          <w:rPr>
            <w:noProof/>
          </w:rPr>
          <w:t>13</w:t>
        </w:r>
      </w:fldSimple>
      <w:bookmarkEnd w:id="141"/>
      <w:r>
        <w:t xml:space="preserve"> – </w:t>
      </w:r>
      <w:r w:rsidR="0049734A">
        <w:t>Valores aproximados do vetor de</w:t>
      </w:r>
      <w:r>
        <w:t xml:space="preserve"> multiplicadores </w:t>
      </w:r>
      <m:oMath>
        <m:r>
          <w:rPr>
            <w:rFonts w:ascii="Cambria Math" w:hAnsi="Cambria Math"/>
          </w:rPr>
          <m:t>Cc</m:t>
        </m:r>
      </m:oMath>
      <w:r w:rsidR="00457E70">
        <w:t>.</w:t>
      </w:r>
      <w:bookmarkEnd w:id="142"/>
    </w:p>
    <w:tbl>
      <w:tblPr>
        <w:tblW w:w="9072" w:type="dxa"/>
        <w:tblCellMar>
          <w:left w:w="70" w:type="dxa"/>
          <w:right w:w="70" w:type="dxa"/>
        </w:tblCellMar>
        <w:tblLook w:val="04A0" w:firstRow="1" w:lastRow="0" w:firstColumn="1" w:lastColumn="0" w:noHBand="0" w:noVBand="1"/>
      </w:tblPr>
      <w:tblGrid>
        <w:gridCol w:w="767"/>
        <w:gridCol w:w="755"/>
        <w:gridCol w:w="755"/>
        <w:gridCol w:w="755"/>
        <w:gridCol w:w="755"/>
        <w:gridCol w:w="755"/>
        <w:gridCol w:w="755"/>
        <w:gridCol w:w="755"/>
        <w:gridCol w:w="755"/>
        <w:gridCol w:w="755"/>
        <w:gridCol w:w="755"/>
        <w:gridCol w:w="755"/>
      </w:tblGrid>
      <w:tr w:rsidR="00FA7479" w:rsidRPr="00EB4EA3" w14:paraId="5B405B33" w14:textId="77777777" w:rsidTr="0076285A">
        <w:trPr>
          <w:trHeight w:val="284"/>
        </w:trPr>
        <w:tc>
          <w:tcPr>
            <w:tcW w:w="767" w:type="dxa"/>
            <w:tcBorders>
              <w:top w:val="single" w:sz="12" w:space="0" w:color="auto"/>
              <w:bottom w:val="single" w:sz="4" w:space="0" w:color="auto"/>
            </w:tcBorders>
            <w:shd w:val="clear" w:color="auto" w:fill="auto"/>
            <w:noWrap/>
            <w:vAlign w:val="center"/>
            <w:hideMark/>
          </w:tcPr>
          <w:p w14:paraId="41755589" w14:textId="77777777" w:rsidR="00FA7479" w:rsidRPr="00EB4EA3" w:rsidRDefault="00FA7479" w:rsidP="003A53C2">
            <w:pPr>
              <w:spacing w:line="240" w:lineRule="auto"/>
              <w:jc w:val="center"/>
              <w:rPr>
                <w:rFonts w:cs="Arial"/>
                <w:sz w:val="16"/>
                <w:szCs w:val="16"/>
              </w:rPr>
            </w:pPr>
          </w:p>
        </w:tc>
        <w:tc>
          <w:tcPr>
            <w:tcW w:w="8305" w:type="dxa"/>
            <w:gridSpan w:val="11"/>
            <w:tcBorders>
              <w:top w:val="single" w:sz="12" w:space="0" w:color="auto"/>
            </w:tcBorders>
            <w:shd w:val="clear" w:color="auto" w:fill="auto"/>
            <w:noWrap/>
            <w:vAlign w:val="center"/>
            <w:hideMark/>
          </w:tcPr>
          <w:p w14:paraId="4D5F4755" w14:textId="4043EEF1" w:rsidR="00FA7479" w:rsidRPr="00EB4EA3" w:rsidRDefault="0049734A" w:rsidP="003802AF">
            <w:pPr>
              <w:spacing w:line="240" w:lineRule="auto"/>
              <w:jc w:val="center"/>
              <w:rPr>
                <w:rFonts w:cs="Arial"/>
                <w:b/>
                <w:bCs/>
                <w:color w:val="000000"/>
                <w:sz w:val="16"/>
                <w:szCs w:val="16"/>
              </w:rPr>
            </w:pPr>
            <w:r>
              <w:rPr>
                <w:rFonts w:cs="Arial"/>
                <w:b/>
                <w:bCs/>
                <w:color w:val="000000"/>
                <w:sz w:val="16"/>
                <w:szCs w:val="16"/>
              </w:rPr>
              <w:t xml:space="preserve">Vetor de </w:t>
            </w:r>
            <w:r w:rsidR="003802AF">
              <w:rPr>
                <w:rFonts w:cs="Arial"/>
                <w:b/>
                <w:bCs/>
                <w:color w:val="000000"/>
                <w:sz w:val="16"/>
                <w:szCs w:val="16"/>
              </w:rPr>
              <w:t>M</w:t>
            </w:r>
            <w:r>
              <w:rPr>
                <w:rFonts w:cs="Arial"/>
                <w:b/>
                <w:bCs/>
                <w:color w:val="000000"/>
                <w:sz w:val="16"/>
                <w:szCs w:val="16"/>
              </w:rPr>
              <w:t xml:space="preserve">ultiplicadores </w:t>
            </w:r>
            <m:oMath>
              <m:r>
                <m:rPr>
                  <m:sty m:val="bi"/>
                </m:rPr>
                <w:rPr>
                  <w:rFonts w:ascii="Cambria Math" w:hAnsi="Cambria Math" w:cs="Arial"/>
                  <w:color w:val="000000"/>
                  <w:sz w:val="16"/>
                  <w:szCs w:val="16"/>
                </w:rPr>
                <m:t>Cc</m:t>
              </m:r>
            </m:oMath>
          </w:p>
        </w:tc>
      </w:tr>
      <w:tr w:rsidR="00FA7479" w:rsidRPr="00EB4EA3" w14:paraId="61295319" w14:textId="77777777" w:rsidTr="0076285A">
        <w:trPr>
          <w:trHeight w:val="284"/>
        </w:trPr>
        <w:tc>
          <w:tcPr>
            <w:tcW w:w="767" w:type="dxa"/>
            <w:tcBorders>
              <w:top w:val="single" w:sz="4" w:space="0" w:color="auto"/>
              <w:bottom w:val="single" w:sz="4" w:space="0" w:color="auto"/>
            </w:tcBorders>
            <w:shd w:val="clear" w:color="auto" w:fill="auto"/>
            <w:noWrap/>
            <w:vAlign w:val="center"/>
            <w:hideMark/>
          </w:tcPr>
          <w:p w14:paraId="4EF78CC4" w14:textId="63658377" w:rsidR="00FA7479" w:rsidRPr="00EB4EA3" w:rsidRDefault="0049734A" w:rsidP="003A53C2">
            <w:pPr>
              <w:spacing w:line="240" w:lineRule="auto"/>
              <w:jc w:val="center"/>
              <w:rPr>
                <w:rFonts w:cs="Arial"/>
                <w:b/>
                <w:bCs/>
                <w:color w:val="000000"/>
                <w:sz w:val="16"/>
                <w:szCs w:val="16"/>
              </w:rPr>
            </w:pPr>
            <w:r>
              <w:rPr>
                <w:rFonts w:cs="Arial"/>
                <w:b/>
                <w:bCs/>
                <w:color w:val="000000"/>
                <w:sz w:val="16"/>
                <w:szCs w:val="16"/>
              </w:rPr>
              <w:t>índice</w:t>
            </w:r>
          </w:p>
        </w:tc>
        <w:tc>
          <w:tcPr>
            <w:tcW w:w="755" w:type="dxa"/>
            <w:tcBorders>
              <w:top w:val="single" w:sz="4" w:space="0" w:color="auto"/>
              <w:bottom w:val="single" w:sz="4" w:space="0" w:color="auto"/>
            </w:tcBorders>
            <w:shd w:val="clear" w:color="auto" w:fill="auto"/>
            <w:noWrap/>
            <w:vAlign w:val="center"/>
            <w:hideMark/>
          </w:tcPr>
          <w:p w14:paraId="09E021DC"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hideMark/>
          </w:tcPr>
          <w:p w14:paraId="767FA28D"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hideMark/>
          </w:tcPr>
          <w:p w14:paraId="198BECD1"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3</w:t>
            </w:r>
          </w:p>
        </w:tc>
        <w:tc>
          <w:tcPr>
            <w:tcW w:w="755" w:type="dxa"/>
            <w:tcBorders>
              <w:top w:val="single" w:sz="4" w:space="0" w:color="auto"/>
              <w:bottom w:val="single" w:sz="4" w:space="0" w:color="auto"/>
            </w:tcBorders>
            <w:shd w:val="clear" w:color="auto" w:fill="auto"/>
            <w:noWrap/>
            <w:vAlign w:val="center"/>
            <w:hideMark/>
          </w:tcPr>
          <w:p w14:paraId="2808CF7D"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4</w:t>
            </w:r>
          </w:p>
        </w:tc>
        <w:tc>
          <w:tcPr>
            <w:tcW w:w="755" w:type="dxa"/>
            <w:tcBorders>
              <w:top w:val="single" w:sz="4" w:space="0" w:color="auto"/>
              <w:bottom w:val="single" w:sz="4" w:space="0" w:color="auto"/>
            </w:tcBorders>
            <w:shd w:val="clear" w:color="auto" w:fill="auto"/>
            <w:noWrap/>
            <w:vAlign w:val="center"/>
            <w:hideMark/>
          </w:tcPr>
          <w:p w14:paraId="750CC5C6"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5</w:t>
            </w:r>
          </w:p>
        </w:tc>
        <w:tc>
          <w:tcPr>
            <w:tcW w:w="755" w:type="dxa"/>
            <w:tcBorders>
              <w:top w:val="single" w:sz="4" w:space="0" w:color="auto"/>
              <w:bottom w:val="single" w:sz="4" w:space="0" w:color="auto"/>
            </w:tcBorders>
            <w:shd w:val="clear" w:color="auto" w:fill="auto"/>
            <w:noWrap/>
            <w:vAlign w:val="center"/>
            <w:hideMark/>
          </w:tcPr>
          <w:p w14:paraId="060C3532"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6</w:t>
            </w:r>
          </w:p>
        </w:tc>
        <w:tc>
          <w:tcPr>
            <w:tcW w:w="755" w:type="dxa"/>
            <w:tcBorders>
              <w:top w:val="single" w:sz="4" w:space="0" w:color="auto"/>
              <w:bottom w:val="single" w:sz="4" w:space="0" w:color="auto"/>
            </w:tcBorders>
            <w:shd w:val="clear" w:color="auto" w:fill="auto"/>
            <w:noWrap/>
            <w:vAlign w:val="center"/>
            <w:hideMark/>
          </w:tcPr>
          <w:p w14:paraId="1D6160CF"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7</w:t>
            </w:r>
          </w:p>
        </w:tc>
        <w:tc>
          <w:tcPr>
            <w:tcW w:w="755" w:type="dxa"/>
            <w:tcBorders>
              <w:top w:val="single" w:sz="4" w:space="0" w:color="auto"/>
              <w:bottom w:val="single" w:sz="4" w:space="0" w:color="auto"/>
            </w:tcBorders>
            <w:shd w:val="clear" w:color="auto" w:fill="auto"/>
            <w:noWrap/>
            <w:vAlign w:val="center"/>
            <w:hideMark/>
          </w:tcPr>
          <w:p w14:paraId="3BCBAE08"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8</w:t>
            </w:r>
          </w:p>
        </w:tc>
        <w:tc>
          <w:tcPr>
            <w:tcW w:w="755" w:type="dxa"/>
            <w:tcBorders>
              <w:top w:val="single" w:sz="4" w:space="0" w:color="auto"/>
              <w:bottom w:val="single" w:sz="4" w:space="0" w:color="auto"/>
            </w:tcBorders>
            <w:shd w:val="clear" w:color="auto" w:fill="auto"/>
            <w:noWrap/>
            <w:vAlign w:val="center"/>
            <w:hideMark/>
          </w:tcPr>
          <w:p w14:paraId="0FE031AA"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9</w:t>
            </w:r>
          </w:p>
        </w:tc>
        <w:tc>
          <w:tcPr>
            <w:tcW w:w="755" w:type="dxa"/>
            <w:tcBorders>
              <w:top w:val="single" w:sz="4" w:space="0" w:color="auto"/>
              <w:bottom w:val="single" w:sz="4" w:space="0" w:color="auto"/>
            </w:tcBorders>
            <w:shd w:val="clear" w:color="auto" w:fill="auto"/>
            <w:noWrap/>
            <w:vAlign w:val="center"/>
            <w:hideMark/>
          </w:tcPr>
          <w:p w14:paraId="26DE088C"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10</w:t>
            </w:r>
          </w:p>
        </w:tc>
        <w:tc>
          <w:tcPr>
            <w:tcW w:w="755" w:type="dxa"/>
            <w:tcBorders>
              <w:top w:val="single" w:sz="4" w:space="0" w:color="auto"/>
              <w:bottom w:val="single" w:sz="4" w:space="0" w:color="auto"/>
            </w:tcBorders>
            <w:shd w:val="clear" w:color="auto" w:fill="auto"/>
            <w:noWrap/>
            <w:vAlign w:val="center"/>
            <w:hideMark/>
          </w:tcPr>
          <w:p w14:paraId="2EFAA8C5" w14:textId="77777777" w:rsidR="00FA7479" w:rsidRPr="00EB4EA3" w:rsidRDefault="00FA7479" w:rsidP="003A53C2">
            <w:pPr>
              <w:spacing w:line="240" w:lineRule="auto"/>
              <w:jc w:val="center"/>
              <w:rPr>
                <w:rFonts w:cs="Arial"/>
                <w:b/>
                <w:bCs/>
                <w:color w:val="000000"/>
                <w:sz w:val="16"/>
                <w:szCs w:val="16"/>
              </w:rPr>
            </w:pPr>
            <w:r w:rsidRPr="00EB4EA3">
              <w:rPr>
                <w:rFonts w:cs="Arial"/>
                <w:b/>
                <w:bCs/>
                <w:color w:val="000000"/>
                <w:sz w:val="16"/>
                <w:szCs w:val="16"/>
              </w:rPr>
              <w:t>11</w:t>
            </w:r>
          </w:p>
        </w:tc>
      </w:tr>
      <w:tr w:rsidR="0049734A" w:rsidRPr="00EB4EA3" w14:paraId="74448965" w14:textId="77777777" w:rsidTr="0049734A">
        <w:trPr>
          <w:trHeight w:val="284"/>
        </w:trPr>
        <w:tc>
          <w:tcPr>
            <w:tcW w:w="767" w:type="dxa"/>
            <w:tcBorders>
              <w:top w:val="single" w:sz="4" w:space="0" w:color="auto"/>
              <w:bottom w:val="single" w:sz="12" w:space="0" w:color="auto"/>
            </w:tcBorders>
            <w:shd w:val="clear" w:color="auto" w:fill="auto"/>
            <w:noWrap/>
            <w:vAlign w:val="center"/>
            <w:hideMark/>
          </w:tcPr>
          <w:p w14:paraId="0965D581" w14:textId="40B8E2C0" w:rsidR="0049734A" w:rsidRPr="00EB4EA3" w:rsidRDefault="0049734A" w:rsidP="0049734A">
            <w:pPr>
              <w:spacing w:line="240" w:lineRule="auto"/>
              <w:jc w:val="center"/>
              <w:rPr>
                <w:rFonts w:cs="Arial"/>
                <w:b/>
                <w:bCs/>
                <w:color w:val="000000"/>
                <w:sz w:val="16"/>
                <w:szCs w:val="16"/>
              </w:rPr>
            </w:pPr>
            <w:r>
              <w:rPr>
                <w:rFonts w:cs="Arial"/>
                <w:b/>
                <w:bCs/>
                <w:color w:val="000000"/>
                <w:sz w:val="16"/>
                <w:szCs w:val="16"/>
              </w:rPr>
              <w:t>valor</w:t>
            </w:r>
          </w:p>
        </w:tc>
        <w:tc>
          <w:tcPr>
            <w:tcW w:w="755" w:type="dxa"/>
            <w:tcBorders>
              <w:top w:val="single" w:sz="4" w:space="0" w:color="auto"/>
              <w:bottom w:val="single" w:sz="12" w:space="0" w:color="auto"/>
            </w:tcBorders>
            <w:shd w:val="clear" w:color="auto" w:fill="auto"/>
            <w:noWrap/>
            <w:vAlign w:val="center"/>
            <w:hideMark/>
          </w:tcPr>
          <w:p w14:paraId="22BC6D2A" w14:textId="2208CE51"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6297</w:t>
            </w:r>
          </w:p>
        </w:tc>
        <w:tc>
          <w:tcPr>
            <w:tcW w:w="755" w:type="dxa"/>
            <w:tcBorders>
              <w:top w:val="single" w:sz="4" w:space="0" w:color="auto"/>
              <w:bottom w:val="single" w:sz="12" w:space="0" w:color="auto"/>
            </w:tcBorders>
            <w:shd w:val="clear" w:color="auto" w:fill="auto"/>
            <w:noWrap/>
            <w:vAlign w:val="center"/>
            <w:hideMark/>
          </w:tcPr>
          <w:p w14:paraId="31B499AF" w14:textId="0FE75559"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8787</w:t>
            </w:r>
          </w:p>
        </w:tc>
        <w:tc>
          <w:tcPr>
            <w:tcW w:w="755" w:type="dxa"/>
            <w:tcBorders>
              <w:top w:val="single" w:sz="4" w:space="0" w:color="auto"/>
              <w:bottom w:val="single" w:sz="12" w:space="0" w:color="auto"/>
            </w:tcBorders>
            <w:shd w:val="clear" w:color="auto" w:fill="auto"/>
            <w:noWrap/>
            <w:vAlign w:val="center"/>
            <w:hideMark/>
          </w:tcPr>
          <w:p w14:paraId="7878959A" w14:textId="054AF6FE" w:rsidR="0049734A" w:rsidRPr="0049734A" w:rsidRDefault="0049734A" w:rsidP="0049734A">
            <w:pPr>
              <w:spacing w:line="240" w:lineRule="auto"/>
              <w:jc w:val="center"/>
              <w:rPr>
                <w:rFonts w:cs="Arial"/>
                <w:color w:val="000000"/>
                <w:sz w:val="16"/>
                <w:szCs w:val="16"/>
              </w:rPr>
            </w:pPr>
            <w:r w:rsidRPr="0049734A">
              <w:rPr>
                <w:sz w:val="16"/>
                <w:szCs w:val="16"/>
              </w:rPr>
              <w:t>5</w:t>
            </w:r>
            <w:r w:rsidR="001F0359">
              <w:rPr>
                <w:sz w:val="16"/>
                <w:szCs w:val="16"/>
              </w:rPr>
              <w:t>,</w:t>
            </w:r>
            <w:r w:rsidRPr="0049734A">
              <w:rPr>
                <w:sz w:val="16"/>
                <w:szCs w:val="16"/>
              </w:rPr>
              <w:t>1036</w:t>
            </w:r>
          </w:p>
        </w:tc>
        <w:tc>
          <w:tcPr>
            <w:tcW w:w="755" w:type="dxa"/>
            <w:tcBorders>
              <w:top w:val="single" w:sz="4" w:space="0" w:color="auto"/>
              <w:bottom w:val="single" w:sz="12" w:space="0" w:color="auto"/>
            </w:tcBorders>
            <w:shd w:val="clear" w:color="auto" w:fill="auto"/>
            <w:noWrap/>
            <w:vAlign w:val="center"/>
            <w:hideMark/>
          </w:tcPr>
          <w:p w14:paraId="45103CA4" w14:textId="0E1F9EC5"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9517</w:t>
            </w:r>
          </w:p>
        </w:tc>
        <w:tc>
          <w:tcPr>
            <w:tcW w:w="755" w:type="dxa"/>
            <w:tcBorders>
              <w:top w:val="single" w:sz="4" w:space="0" w:color="auto"/>
              <w:bottom w:val="single" w:sz="12" w:space="0" w:color="auto"/>
            </w:tcBorders>
            <w:shd w:val="clear" w:color="auto" w:fill="auto"/>
            <w:noWrap/>
            <w:vAlign w:val="center"/>
            <w:hideMark/>
          </w:tcPr>
          <w:p w14:paraId="1AF3379F" w14:textId="11ACD422"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8003</w:t>
            </w:r>
          </w:p>
        </w:tc>
        <w:tc>
          <w:tcPr>
            <w:tcW w:w="755" w:type="dxa"/>
            <w:tcBorders>
              <w:top w:val="single" w:sz="4" w:space="0" w:color="auto"/>
              <w:bottom w:val="single" w:sz="12" w:space="0" w:color="auto"/>
            </w:tcBorders>
            <w:shd w:val="clear" w:color="auto" w:fill="auto"/>
            <w:noWrap/>
            <w:vAlign w:val="center"/>
            <w:hideMark/>
          </w:tcPr>
          <w:p w14:paraId="7FA992A5" w14:textId="39D94B3D"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4624</w:t>
            </w:r>
          </w:p>
        </w:tc>
        <w:tc>
          <w:tcPr>
            <w:tcW w:w="755" w:type="dxa"/>
            <w:tcBorders>
              <w:top w:val="single" w:sz="4" w:space="0" w:color="auto"/>
              <w:bottom w:val="single" w:sz="12" w:space="0" w:color="auto"/>
            </w:tcBorders>
            <w:shd w:val="clear" w:color="auto" w:fill="auto"/>
            <w:noWrap/>
            <w:vAlign w:val="center"/>
            <w:hideMark/>
          </w:tcPr>
          <w:p w14:paraId="276BB383" w14:textId="04512850"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9762</w:t>
            </w:r>
          </w:p>
        </w:tc>
        <w:tc>
          <w:tcPr>
            <w:tcW w:w="755" w:type="dxa"/>
            <w:tcBorders>
              <w:top w:val="single" w:sz="4" w:space="0" w:color="auto"/>
              <w:bottom w:val="single" w:sz="12" w:space="0" w:color="auto"/>
            </w:tcBorders>
            <w:shd w:val="clear" w:color="auto" w:fill="auto"/>
            <w:noWrap/>
            <w:vAlign w:val="center"/>
            <w:hideMark/>
          </w:tcPr>
          <w:p w14:paraId="69D26DE5" w14:textId="41F2E965"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8999</w:t>
            </w:r>
          </w:p>
        </w:tc>
        <w:tc>
          <w:tcPr>
            <w:tcW w:w="755" w:type="dxa"/>
            <w:tcBorders>
              <w:top w:val="single" w:sz="4" w:space="0" w:color="auto"/>
              <w:bottom w:val="single" w:sz="12" w:space="0" w:color="auto"/>
            </w:tcBorders>
            <w:shd w:val="clear" w:color="auto" w:fill="auto"/>
            <w:noWrap/>
            <w:vAlign w:val="center"/>
            <w:hideMark/>
          </w:tcPr>
          <w:p w14:paraId="48CEEB11" w14:textId="0E218AB9"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8123</w:t>
            </w:r>
          </w:p>
        </w:tc>
        <w:tc>
          <w:tcPr>
            <w:tcW w:w="755" w:type="dxa"/>
            <w:tcBorders>
              <w:top w:val="single" w:sz="4" w:space="0" w:color="auto"/>
              <w:bottom w:val="single" w:sz="12" w:space="0" w:color="auto"/>
            </w:tcBorders>
            <w:shd w:val="clear" w:color="auto" w:fill="auto"/>
            <w:noWrap/>
            <w:vAlign w:val="center"/>
            <w:hideMark/>
          </w:tcPr>
          <w:p w14:paraId="451CD533" w14:textId="4AC2197C" w:rsidR="0049734A" w:rsidRPr="0049734A" w:rsidRDefault="0049734A" w:rsidP="0049734A">
            <w:pPr>
              <w:spacing w:line="240" w:lineRule="auto"/>
              <w:jc w:val="center"/>
              <w:rPr>
                <w:rFonts w:cs="Arial"/>
                <w:color w:val="000000"/>
                <w:sz w:val="16"/>
                <w:szCs w:val="16"/>
              </w:rPr>
            </w:pPr>
            <w:r w:rsidRPr="0049734A">
              <w:rPr>
                <w:sz w:val="16"/>
                <w:szCs w:val="16"/>
              </w:rPr>
              <w:t>4</w:t>
            </w:r>
            <w:r w:rsidR="001F0359">
              <w:rPr>
                <w:sz w:val="16"/>
                <w:szCs w:val="16"/>
              </w:rPr>
              <w:t>,</w:t>
            </w:r>
            <w:r w:rsidRPr="0049734A">
              <w:rPr>
                <w:sz w:val="16"/>
                <w:szCs w:val="16"/>
              </w:rPr>
              <w:t>9385</w:t>
            </w:r>
          </w:p>
        </w:tc>
        <w:tc>
          <w:tcPr>
            <w:tcW w:w="755" w:type="dxa"/>
            <w:tcBorders>
              <w:top w:val="single" w:sz="4" w:space="0" w:color="auto"/>
              <w:bottom w:val="single" w:sz="12" w:space="0" w:color="auto"/>
            </w:tcBorders>
            <w:shd w:val="clear" w:color="auto" w:fill="auto"/>
            <w:noWrap/>
            <w:vAlign w:val="center"/>
            <w:hideMark/>
          </w:tcPr>
          <w:p w14:paraId="7E2BE030" w14:textId="48E7892F" w:rsidR="0049734A" w:rsidRPr="0049734A" w:rsidRDefault="0049734A" w:rsidP="0049734A">
            <w:pPr>
              <w:spacing w:line="240" w:lineRule="auto"/>
              <w:jc w:val="center"/>
              <w:rPr>
                <w:rFonts w:cs="Arial"/>
                <w:color w:val="000000"/>
                <w:sz w:val="16"/>
                <w:szCs w:val="16"/>
              </w:rPr>
            </w:pPr>
            <w:r w:rsidRPr="0049734A">
              <w:rPr>
                <w:sz w:val="16"/>
                <w:szCs w:val="16"/>
              </w:rPr>
              <w:t>5</w:t>
            </w:r>
            <w:r w:rsidR="001F0359">
              <w:rPr>
                <w:sz w:val="16"/>
                <w:szCs w:val="16"/>
              </w:rPr>
              <w:t>,</w:t>
            </w:r>
            <w:r w:rsidRPr="0049734A">
              <w:rPr>
                <w:sz w:val="16"/>
                <w:szCs w:val="16"/>
              </w:rPr>
              <w:t>1405</w:t>
            </w:r>
          </w:p>
        </w:tc>
      </w:tr>
    </w:tbl>
    <w:p w14:paraId="044AF73F" w14:textId="77777777" w:rsidR="00A87676" w:rsidRDefault="00A87676" w:rsidP="006F6C51">
      <w:pPr>
        <w:ind w:firstLine="1134"/>
        <w:rPr>
          <w:rFonts w:cs="Arial"/>
          <w:szCs w:val="24"/>
        </w:rPr>
      </w:pPr>
    </w:p>
    <w:p w14:paraId="6486B600" w14:textId="704A9399" w:rsidR="0025233F" w:rsidRDefault="00457E70" w:rsidP="006F6C51">
      <w:pPr>
        <w:ind w:firstLine="1134"/>
        <w:rPr>
          <w:rFonts w:cs="Arial"/>
          <w:szCs w:val="24"/>
        </w:rPr>
      </w:pPr>
      <w:r>
        <w:rPr>
          <w:rFonts w:cs="Arial"/>
          <w:szCs w:val="24"/>
        </w:rPr>
        <w:t xml:space="preserve">Uma vez </w:t>
      </w:r>
      <w:r w:rsidR="00B46B9A">
        <w:rPr>
          <w:rFonts w:cs="Arial"/>
          <w:szCs w:val="24"/>
        </w:rPr>
        <w:t>conhecidos</w:t>
      </w:r>
      <w:r>
        <w:rPr>
          <w:rFonts w:cs="Arial"/>
          <w:szCs w:val="24"/>
        </w:rPr>
        <w:t xml:space="preserve"> os valores do</w:t>
      </w:r>
      <w:r w:rsidR="00EB5FA3">
        <w:rPr>
          <w:rFonts w:cs="Arial"/>
          <w:szCs w:val="24"/>
        </w:rPr>
        <w:t xml:space="preserve"> vetor de</w:t>
      </w:r>
      <w:r>
        <w:rPr>
          <w:rFonts w:cs="Arial"/>
          <w:szCs w:val="24"/>
        </w:rPr>
        <w:t xml:space="preserve"> multiplicadores </w:t>
      </w:r>
      <m:oMath>
        <m:r>
          <w:rPr>
            <w:rFonts w:ascii="Cambria Math" w:hAnsi="Cambria Math" w:cs="Arial"/>
            <w:szCs w:val="24"/>
          </w:rPr>
          <m:t>Cc</m:t>
        </m:r>
      </m:oMath>
      <w:r>
        <w:rPr>
          <w:rFonts w:cs="Arial"/>
          <w:szCs w:val="24"/>
        </w:rPr>
        <w:t xml:space="preserve">, podemos calcular </w:t>
      </w:r>
      <w:r w:rsidR="00B46B9A">
        <w:rPr>
          <w:rFonts w:cs="Arial"/>
          <w:szCs w:val="24"/>
        </w:rPr>
        <w:t xml:space="preserve">os valores da matriz de </w:t>
      </w:r>
      <w:r w:rsidR="00C160F2">
        <w:rPr>
          <w:rFonts w:cs="Arial"/>
          <w:szCs w:val="24"/>
        </w:rPr>
        <w:t>peso</w:t>
      </w:r>
      <w:r w:rsidR="008508EB">
        <w:rPr>
          <w:rFonts w:cs="Arial"/>
          <w:szCs w:val="24"/>
        </w:rPr>
        <w:t>s</w:t>
      </w:r>
      <w:r w:rsidR="00C160F2">
        <w:rPr>
          <w:rFonts w:cs="Arial"/>
          <w:szCs w:val="24"/>
        </w:rPr>
        <w:t xml:space="preserve"> padrão</w:t>
      </w:r>
      <w:r w:rsidR="00D679C5">
        <w:rPr>
          <w:rFonts w:cs="Arial"/>
          <w:szCs w:val="24"/>
        </w:rPr>
        <w:t xml:space="preserve"> (</w:t>
      </w:r>
      <w:r w:rsidR="00D679C5" w:rsidRPr="00D679C5">
        <w:rPr>
          <w:rFonts w:cs="Arial"/>
          <w:i/>
          <w:szCs w:val="24"/>
        </w:rPr>
        <w:t>normed weights</w:t>
      </w:r>
      <w:r w:rsidR="00D679C5">
        <w:rPr>
          <w:rFonts w:cs="Arial"/>
          <w:szCs w:val="24"/>
        </w:rPr>
        <w:t>)</w:t>
      </w:r>
      <w:r w:rsidR="00B46B9A">
        <w:rPr>
          <w:rFonts w:cs="Arial"/>
          <w:szCs w:val="24"/>
        </w:rPr>
        <w:t xml:space="preserve"> </w:t>
      </w:r>
      <m:oMath>
        <m:r>
          <w:rPr>
            <w:rFonts w:ascii="Cambria Math" w:hAnsi="Cambria Math" w:cs="Arial"/>
            <w:szCs w:val="24"/>
          </w:rPr>
          <m:t>N</m:t>
        </m:r>
      </m:oMath>
      <w:r w:rsidR="00EB5FA3">
        <w:rPr>
          <w:rFonts w:cs="Arial"/>
          <w:szCs w:val="24"/>
        </w:rPr>
        <w:t>,</w:t>
      </w:r>
      <w:r w:rsidR="00A076CC">
        <w:rPr>
          <w:rFonts w:cs="Arial"/>
          <w:szCs w:val="24"/>
        </w:rPr>
        <w:t xml:space="preserve"> após a aplicação da equação</w:t>
      </w:r>
      <w:r w:rsidR="00EB5FA3">
        <w:rPr>
          <w:rFonts w:cs="Arial"/>
          <w:szCs w:val="24"/>
        </w:rPr>
        <w:t xml:space="preserve"> </w:t>
      </w:r>
      <w:r w:rsidR="00EB5FA3">
        <w:rPr>
          <w:rFonts w:cs="Arial"/>
          <w:szCs w:val="24"/>
        </w:rPr>
        <w:fldChar w:fldCharType="begin"/>
      </w:r>
      <w:r w:rsidR="00EB5FA3">
        <w:rPr>
          <w:rFonts w:cs="Arial"/>
          <w:szCs w:val="24"/>
        </w:rPr>
        <w:instrText xml:space="preserve"> REF _Ref509826960 \h </w:instrText>
      </w:r>
      <w:r w:rsidR="00EB5FA3">
        <w:rPr>
          <w:rFonts w:cs="Arial"/>
          <w:szCs w:val="24"/>
        </w:rPr>
      </w:r>
      <w:r w:rsidR="00EB5FA3">
        <w:rPr>
          <w:rFonts w:cs="Arial"/>
          <w:szCs w:val="24"/>
        </w:rPr>
        <w:fldChar w:fldCharType="separate"/>
      </w:r>
      <w:r w:rsidR="00D05DD2">
        <w:rPr>
          <w:rFonts w:cs="Arial"/>
          <w:szCs w:val="24"/>
        </w:rPr>
        <w:t>(</w:t>
      </w:r>
      <w:r w:rsidR="00D05DD2">
        <w:rPr>
          <w:noProof/>
        </w:rPr>
        <w:t>10</w:t>
      </w:r>
      <w:r w:rsidR="00D05DD2">
        <w:rPr>
          <w:rFonts w:cs="Arial"/>
          <w:szCs w:val="24"/>
        </w:rPr>
        <w:t>)</w:t>
      </w:r>
      <w:r w:rsidR="00EB5FA3">
        <w:rPr>
          <w:rFonts w:cs="Arial"/>
          <w:szCs w:val="24"/>
        </w:rPr>
        <w:fldChar w:fldCharType="end"/>
      </w:r>
      <w:r w:rsidR="00EF10EF">
        <w:rPr>
          <w:rFonts w:cs="Arial"/>
          <w:szCs w:val="24"/>
        </w:rPr>
        <w:t xml:space="preserve">. Tomando o primeiro elemento da matriz como exemplo, temos </w:t>
      </w:r>
      <m:oMath>
        <m:sSub>
          <m:sSubPr>
            <m:ctrlPr>
              <w:rPr>
                <w:rFonts w:ascii="Cambria Math" w:hAnsi="Cambria Math" w:cs="Arial"/>
                <w:i/>
                <w:szCs w:val="24"/>
              </w:rPr>
            </m:ctrlPr>
          </m:sSubPr>
          <m:e>
            <m:r>
              <w:rPr>
                <w:rFonts w:ascii="Cambria Math" w:hAnsi="Cambria Math" w:cs="Arial"/>
                <w:szCs w:val="24"/>
              </w:rPr>
              <m:t>N</m:t>
            </m:r>
          </m:e>
          <m:sub>
            <m:r>
              <w:rPr>
                <w:rFonts w:ascii="Cambria Math" w:hAnsi="Cambria Math" w:cs="Arial"/>
                <w:szCs w:val="24"/>
              </w:rPr>
              <m:t>1,1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Vf</m:t>
            </m:r>
          </m:e>
          <m:sub>
            <m:r>
              <w:rPr>
                <w:rFonts w:ascii="Cambria Math" w:hAnsi="Cambria Math" w:cs="Arial"/>
                <w:szCs w:val="24"/>
              </w:rPr>
              <m:t>1,1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Cc</m:t>
            </m:r>
          </m:e>
          <m:sub>
            <m:r>
              <w:rPr>
                <w:rFonts w:ascii="Cambria Math" w:hAnsi="Cambria Math" w:cs="Arial"/>
                <w:szCs w:val="24"/>
              </w:rPr>
              <m:t>1</m:t>
            </m:r>
          </m:sub>
        </m:sSub>
        <m:r>
          <w:rPr>
            <w:rFonts w:ascii="Cambria Math" w:hAnsi="Cambria Math" w:cs="Arial"/>
            <w:szCs w:val="24"/>
          </w:rPr>
          <m:t>=0,2098 ×4,6297≅ 0,9715</m:t>
        </m:r>
      </m:oMath>
      <w:r w:rsidR="008508EB">
        <w:rPr>
          <w:rFonts w:cs="Arial"/>
          <w:szCs w:val="24"/>
        </w:rPr>
        <w:t xml:space="preserve">. Todos os valores da matriz de pesos padrão </w:t>
      </w:r>
      <w:r w:rsidR="0025233F">
        <w:rPr>
          <w:rFonts w:cs="Arial"/>
          <w:szCs w:val="24"/>
        </w:rPr>
        <w:t>estão apresentados na</w:t>
      </w:r>
      <w:r w:rsidR="008508EB">
        <w:rPr>
          <w:rFonts w:cs="Arial"/>
          <w:szCs w:val="24"/>
        </w:rPr>
        <w:t xml:space="preserve"> </w:t>
      </w:r>
      <w:r w:rsidR="008508EB">
        <w:rPr>
          <w:rFonts w:cs="Arial"/>
          <w:szCs w:val="24"/>
        </w:rPr>
        <w:fldChar w:fldCharType="begin"/>
      </w:r>
      <w:r w:rsidR="008508EB">
        <w:rPr>
          <w:rFonts w:cs="Arial"/>
          <w:szCs w:val="24"/>
        </w:rPr>
        <w:instrText xml:space="preserve"> REF _Ref509827720 \h </w:instrText>
      </w:r>
      <w:r w:rsidR="008508EB">
        <w:rPr>
          <w:rFonts w:cs="Arial"/>
          <w:szCs w:val="24"/>
        </w:rPr>
      </w:r>
      <w:r w:rsidR="008508EB">
        <w:rPr>
          <w:rFonts w:cs="Arial"/>
          <w:szCs w:val="24"/>
        </w:rPr>
        <w:fldChar w:fldCharType="separate"/>
      </w:r>
      <w:r w:rsidR="003802AF">
        <w:t>t</w:t>
      </w:r>
      <w:r w:rsidR="00D05DD2">
        <w:t xml:space="preserve">abela </w:t>
      </w:r>
      <w:r w:rsidR="00D05DD2">
        <w:rPr>
          <w:noProof/>
        </w:rPr>
        <w:t>14</w:t>
      </w:r>
      <w:r w:rsidR="008508EB">
        <w:rPr>
          <w:rFonts w:cs="Arial"/>
          <w:szCs w:val="24"/>
        </w:rPr>
        <w:fldChar w:fldCharType="end"/>
      </w:r>
      <w:r w:rsidR="0025233F">
        <w:rPr>
          <w:rFonts w:cs="Arial"/>
          <w:szCs w:val="24"/>
        </w:rPr>
        <w:t>.</w:t>
      </w:r>
    </w:p>
    <w:p w14:paraId="4116F7DD" w14:textId="430C3CC8" w:rsidR="005C2775" w:rsidRDefault="005C2775" w:rsidP="005C2775">
      <w:pPr>
        <w:pStyle w:val="Legenda"/>
        <w:keepNext/>
      </w:pPr>
      <w:bookmarkStart w:id="143" w:name="_Ref509827720"/>
      <w:bookmarkStart w:id="144" w:name="_Toc509838602"/>
      <w:r>
        <w:t xml:space="preserve">Tabela </w:t>
      </w:r>
      <w:fldSimple w:instr=" SEQ Tabela \* ARABIC ">
        <w:r w:rsidR="00D05DD2">
          <w:rPr>
            <w:noProof/>
          </w:rPr>
          <w:t>14</w:t>
        </w:r>
      </w:fldSimple>
      <w:bookmarkEnd w:id="143"/>
      <w:r>
        <w:t xml:space="preserve"> – </w:t>
      </w:r>
      <w:r w:rsidR="00EF10EF">
        <w:t>Valores da m</w:t>
      </w:r>
      <w:r>
        <w:t>atriz de pesos padrão</w:t>
      </w:r>
      <w:r w:rsidR="00D679C5">
        <w:t xml:space="preserve"> (</w:t>
      </w:r>
      <w:r w:rsidR="00D679C5" w:rsidRPr="00D679C5">
        <w:rPr>
          <w:i/>
        </w:rPr>
        <w:t>normed weight</w:t>
      </w:r>
      <w:r w:rsidR="00964595">
        <w:rPr>
          <w:i/>
        </w:rPr>
        <w:t>s</w:t>
      </w:r>
      <w:r w:rsidR="00D679C5">
        <w:t xml:space="preserve">) </w:t>
      </w:r>
      <m:oMath>
        <m:r>
          <w:rPr>
            <w:rFonts w:ascii="Cambria Math" w:hAnsi="Cambria Math"/>
          </w:rPr>
          <m:t>N</m:t>
        </m:r>
      </m:oMath>
      <w:r w:rsidR="00D679C5">
        <w:t>.</w:t>
      </w:r>
      <w:bookmarkEnd w:id="144"/>
    </w:p>
    <w:tbl>
      <w:tblPr>
        <w:tblW w:w="9072" w:type="dxa"/>
        <w:tblCellMar>
          <w:left w:w="70" w:type="dxa"/>
          <w:right w:w="70" w:type="dxa"/>
        </w:tblCellMar>
        <w:tblLook w:val="04A0" w:firstRow="1" w:lastRow="0" w:firstColumn="1" w:lastColumn="0" w:noHBand="0" w:noVBand="1"/>
      </w:tblPr>
      <w:tblGrid>
        <w:gridCol w:w="775"/>
        <w:gridCol w:w="755"/>
        <w:gridCol w:w="755"/>
        <w:gridCol w:w="755"/>
        <w:gridCol w:w="754"/>
        <w:gridCol w:w="754"/>
        <w:gridCol w:w="754"/>
        <w:gridCol w:w="754"/>
        <w:gridCol w:w="754"/>
        <w:gridCol w:w="754"/>
        <w:gridCol w:w="754"/>
        <w:gridCol w:w="754"/>
      </w:tblGrid>
      <w:tr w:rsidR="00EF10EF" w:rsidRPr="00B2441B" w14:paraId="6DCA893D" w14:textId="77777777" w:rsidTr="000F0FC4">
        <w:trPr>
          <w:trHeight w:val="288"/>
        </w:trPr>
        <w:tc>
          <w:tcPr>
            <w:tcW w:w="9072" w:type="dxa"/>
            <w:gridSpan w:val="12"/>
            <w:tcBorders>
              <w:top w:val="single" w:sz="12" w:space="0" w:color="auto"/>
            </w:tcBorders>
            <w:shd w:val="clear" w:color="auto" w:fill="auto"/>
            <w:noWrap/>
            <w:vAlign w:val="center"/>
            <w:hideMark/>
          </w:tcPr>
          <w:p w14:paraId="0999D69A" w14:textId="62538259" w:rsidR="00EF10EF" w:rsidRPr="00B2441B" w:rsidRDefault="00EF10EF" w:rsidP="00EF10EF">
            <w:pPr>
              <w:spacing w:line="240" w:lineRule="auto"/>
              <w:jc w:val="center"/>
              <w:rPr>
                <w:rFonts w:cs="Arial"/>
                <w:b/>
                <w:bCs/>
                <w:color w:val="000000"/>
                <w:sz w:val="16"/>
                <w:szCs w:val="16"/>
              </w:rPr>
            </w:pPr>
            <w:r>
              <w:rPr>
                <w:rFonts w:cs="Arial"/>
                <w:b/>
                <w:bCs/>
                <w:color w:val="000000"/>
                <w:sz w:val="16"/>
                <w:szCs w:val="16"/>
              </w:rPr>
              <w:t xml:space="preserve">Matriz de pesos padrão </w:t>
            </w:r>
            <m:oMath>
              <m:r>
                <m:rPr>
                  <m:sty m:val="bi"/>
                </m:rPr>
                <w:rPr>
                  <w:rFonts w:ascii="Cambria Math" w:hAnsi="Cambria Math" w:cs="Arial"/>
                  <w:color w:val="000000"/>
                  <w:sz w:val="16"/>
                  <w:szCs w:val="16"/>
                </w:rPr>
                <m:t>N</m:t>
              </m:r>
            </m:oMath>
          </w:p>
        </w:tc>
      </w:tr>
      <w:tr w:rsidR="00EF10EF" w:rsidRPr="00B2441B" w14:paraId="6B63D8D6" w14:textId="77777777" w:rsidTr="008508EB">
        <w:trPr>
          <w:trHeight w:val="288"/>
        </w:trPr>
        <w:tc>
          <w:tcPr>
            <w:tcW w:w="775" w:type="dxa"/>
            <w:vMerge w:val="restart"/>
            <w:tcBorders>
              <w:top w:val="single" w:sz="4" w:space="0" w:color="auto"/>
            </w:tcBorders>
            <w:shd w:val="clear" w:color="auto" w:fill="auto"/>
            <w:noWrap/>
            <w:vAlign w:val="center"/>
            <w:hideMark/>
          </w:tcPr>
          <w:p w14:paraId="30F47B83" w14:textId="77777777" w:rsidR="00EF10EF" w:rsidRDefault="00EF10EF" w:rsidP="00EF10EF">
            <w:pPr>
              <w:spacing w:line="240" w:lineRule="auto"/>
              <w:jc w:val="center"/>
              <w:rPr>
                <w:rFonts w:cs="Arial"/>
                <w:b/>
                <w:bCs/>
                <w:color w:val="000000"/>
                <w:sz w:val="16"/>
                <w:szCs w:val="16"/>
              </w:rPr>
            </w:pPr>
            <w:r>
              <w:rPr>
                <w:rFonts w:cs="Arial"/>
                <w:b/>
                <w:bCs/>
                <w:color w:val="000000"/>
                <w:sz w:val="16"/>
                <w:szCs w:val="16"/>
              </w:rPr>
              <w:t xml:space="preserve">Índice das </w:t>
            </w:r>
          </w:p>
          <w:p w14:paraId="0DFFEB50" w14:textId="2E3328DB" w:rsidR="00EF10EF" w:rsidRPr="00B2441B" w:rsidRDefault="00EF10EF" w:rsidP="00EF10EF">
            <w:pPr>
              <w:spacing w:line="240" w:lineRule="auto"/>
              <w:jc w:val="center"/>
              <w:rPr>
                <w:rFonts w:cs="Arial"/>
                <w:b/>
                <w:bCs/>
                <w:color w:val="000000"/>
                <w:sz w:val="16"/>
                <w:szCs w:val="16"/>
              </w:rPr>
            </w:pPr>
            <w:r>
              <w:rPr>
                <w:rFonts w:cs="Arial"/>
                <w:b/>
                <w:bCs/>
                <w:color w:val="000000"/>
                <w:sz w:val="16"/>
                <w:szCs w:val="16"/>
              </w:rPr>
              <w:t>l</w:t>
            </w:r>
            <w:r w:rsidRPr="00B2441B">
              <w:rPr>
                <w:rFonts w:cs="Arial"/>
                <w:b/>
                <w:bCs/>
                <w:color w:val="000000"/>
                <w:sz w:val="16"/>
                <w:szCs w:val="16"/>
              </w:rPr>
              <w:t>inhas</w:t>
            </w:r>
          </w:p>
        </w:tc>
        <w:tc>
          <w:tcPr>
            <w:tcW w:w="8297" w:type="dxa"/>
            <w:gridSpan w:val="11"/>
            <w:tcBorders>
              <w:top w:val="single" w:sz="4" w:space="0" w:color="auto"/>
              <w:bottom w:val="single" w:sz="4" w:space="0" w:color="auto"/>
            </w:tcBorders>
            <w:shd w:val="clear" w:color="auto" w:fill="auto"/>
            <w:noWrap/>
            <w:vAlign w:val="center"/>
            <w:hideMark/>
          </w:tcPr>
          <w:p w14:paraId="3E33FC53" w14:textId="5B2729AE" w:rsidR="00EF10EF" w:rsidRPr="00B2441B" w:rsidRDefault="00EF10EF" w:rsidP="007C47D4">
            <w:pPr>
              <w:spacing w:line="240" w:lineRule="auto"/>
              <w:jc w:val="center"/>
              <w:rPr>
                <w:rFonts w:cs="Arial"/>
                <w:b/>
                <w:bCs/>
                <w:color w:val="000000"/>
                <w:sz w:val="16"/>
                <w:szCs w:val="16"/>
              </w:rPr>
            </w:pPr>
            <w:r>
              <w:rPr>
                <w:rFonts w:cs="Arial"/>
                <w:b/>
                <w:bCs/>
                <w:color w:val="000000"/>
                <w:sz w:val="16"/>
                <w:szCs w:val="16"/>
              </w:rPr>
              <w:t>Índice das colunas</w:t>
            </w:r>
          </w:p>
        </w:tc>
      </w:tr>
      <w:tr w:rsidR="00EF10EF" w:rsidRPr="00B2441B" w14:paraId="0C09B2DF" w14:textId="77777777" w:rsidTr="005C2775">
        <w:trPr>
          <w:trHeight w:val="288"/>
        </w:trPr>
        <w:tc>
          <w:tcPr>
            <w:tcW w:w="775" w:type="dxa"/>
            <w:vMerge/>
            <w:tcBorders>
              <w:bottom w:val="single" w:sz="4" w:space="0" w:color="auto"/>
            </w:tcBorders>
            <w:shd w:val="clear" w:color="auto" w:fill="auto"/>
            <w:noWrap/>
            <w:vAlign w:val="center"/>
          </w:tcPr>
          <w:p w14:paraId="7C774DE9" w14:textId="11638C3D" w:rsidR="00EF10EF" w:rsidRPr="00B2441B" w:rsidRDefault="00EF10EF" w:rsidP="00EF10EF">
            <w:pPr>
              <w:spacing w:line="240" w:lineRule="auto"/>
              <w:jc w:val="center"/>
              <w:rPr>
                <w:rFonts w:cs="Arial"/>
                <w:b/>
                <w:bCs/>
                <w:color w:val="000000"/>
                <w:sz w:val="16"/>
                <w:szCs w:val="16"/>
              </w:rPr>
            </w:pPr>
          </w:p>
        </w:tc>
        <w:tc>
          <w:tcPr>
            <w:tcW w:w="755" w:type="dxa"/>
            <w:tcBorders>
              <w:top w:val="single" w:sz="4" w:space="0" w:color="auto"/>
              <w:bottom w:val="single" w:sz="4" w:space="0" w:color="auto"/>
            </w:tcBorders>
            <w:shd w:val="clear" w:color="auto" w:fill="auto"/>
            <w:noWrap/>
            <w:vAlign w:val="center"/>
          </w:tcPr>
          <w:p w14:paraId="07F4D158" w14:textId="5C3380B9"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tcPr>
          <w:p w14:paraId="560FCD72" w14:textId="3EDE2687"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tcPr>
          <w:p w14:paraId="37497C43" w14:textId="6B78E367"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3</w:t>
            </w:r>
          </w:p>
        </w:tc>
        <w:tc>
          <w:tcPr>
            <w:tcW w:w="754" w:type="dxa"/>
            <w:tcBorders>
              <w:top w:val="single" w:sz="4" w:space="0" w:color="auto"/>
              <w:bottom w:val="single" w:sz="4" w:space="0" w:color="auto"/>
            </w:tcBorders>
            <w:shd w:val="clear" w:color="auto" w:fill="auto"/>
            <w:noWrap/>
            <w:vAlign w:val="center"/>
          </w:tcPr>
          <w:p w14:paraId="1930D4C2" w14:textId="17B8E8DF"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4</w:t>
            </w:r>
          </w:p>
        </w:tc>
        <w:tc>
          <w:tcPr>
            <w:tcW w:w="754" w:type="dxa"/>
            <w:tcBorders>
              <w:top w:val="single" w:sz="4" w:space="0" w:color="auto"/>
              <w:bottom w:val="single" w:sz="4" w:space="0" w:color="auto"/>
            </w:tcBorders>
            <w:shd w:val="clear" w:color="auto" w:fill="auto"/>
            <w:noWrap/>
            <w:vAlign w:val="center"/>
          </w:tcPr>
          <w:p w14:paraId="015ED5B8" w14:textId="2BCA6FA1"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5</w:t>
            </w:r>
          </w:p>
        </w:tc>
        <w:tc>
          <w:tcPr>
            <w:tcW w:w="754" w:type="dxa"/>
            <w:tcBorders>
              <w:top w:val="single" w:sz="4" w:space="0" w:color="auto"/>
              <w:bottom w:val="single" w:sz="4" w:space="0" w:color="auto"/>
            </w:tcBorders>
            <w:shd w:val="clear" w:color="auto" w:fill="auto"/>
            <w:noWrap/>
            <w:vAlign w:val="center"/>
          </w:tcPr>
          <w:p w14:paraId="2E39B302" w14:textId="10294B4F"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6</w:t>
            </w:r>
          </w:p>
        </w:tc>
        <w:tc>
          <w:tcPr>
            <w:tcW w:w="754" w:type="dxa"/>
            <w:tcBorders>
              <w:top w:val="single" w:sz="4" w:space="0" w:color="auto"/>
              <w:bottom w:val="single" w:sz="4" w:space="0" w:color="auto"/>
            </w:tcBorders>
            <w:shd w:val="clear" w:color="auto" w:fill="auto"/>
            <w:noWrap/>
            <w:vAlign w:val="center"/>
          </w:tcPr>
          <w:p w14:paraId="76953249" w14:textId="1B3AC4AF"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7</w:t>
            </w:r>
          </w:p>
        </w:tc>
        <w:tc>
          <w:tcPr>
            <w:tcW w:w="754" w:type="dxa"/>
            <w:tcBorders>
              <w:top w:val="single" w:sz="4" w:space="0" w:color="auto"/>
              <w:bottom w:val="single" w:sz="4" w:space="0" w:color="auto"/>
            </w:tcBorders>
            <w:shd w:val="clear" w:color="auto" w:fill="auto"/>
            <w:noWrap/>
            <w:vAlign w:val="center"/>
          </w:tcPr>
          <w:p w14:paraId="54B708B3" w14:textId="38981CC8"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8</w:t>
            </w:r>
          </w:p>
        </w:tc>
        <w:tc>
          <w:tcPr>
            <w:tcW w:w="754" w:type="dxa"/>
            <w:tcBorders>
              <w:top w:val="single" w:sz="4" w:space="0" w:color="auto"/>
              <w:bottom w:val="single" w:sz="4" w:space="0" w:color="auto"/>
            </w:tcBorders>
            <w:shd w:val="clear" w:color="auto" w:fill="auto"/>
            <w:noWrap/>
            <w:vAlign w:val="center"/>
          </w:tcPr>
          <w:p w14:paraId="0CD5AC19" w14:textId="3E94E8C4"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9</w:t>
            </w:r>
          </w:p>
        </w:tc>
        <w:tc>
          <w:tcPr>
            <w:tcW w:w="754" w:type="dxa"/>
            <w:tcBorders>
              <w:top w:val="single" w:sz="4" w:space="0" w:color="auto"/>
              <w:bottom w:val="single" w:sz="4" w:space="0" w:color="auto"/>
            </w:tcBorders>
            <w:shd w:val="clear" w:color="auto" w:fill="auto"/>
            <w:noWrap/>
            <w:vAlign w:val="center"/>
          </w:tcPr>
          <w:p w14:paraId="7C37F23A" w14:textId="71B2854F"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10</w:t>
            </w:r>
          </w:p>
        </w:tc>
        <w:tc>
          <w:tcPr>
            <w:tcW w:w="754" w:type="dxa"/>
            <w:tcBorders>
              <w:top w:val="single" w:sz="4" w:space="0" w:color="auto"/>
              <w:bottom w:val="single" w:sz="4" w:space="0" w:color="auto"/>
            </w:tcBorders>
            <w:shd w:val="clear" w:color="auto" w:fill="auto"/>
            <w:noWrap/>
            <w:vAlign w:val="center"/>
          </w:tcPr>
          <w:p w14:paraId="09548F4A" w14:textId="68B12D4B" w:rsidR="00EF10EF" w:rsidRPr="00B2441B" w:rsidRDefault="00EF10EF" w:rsidP="00EF10EF">
            <w:pPr>
              <w:spacing w:line="240" w:lineRule="auto"/>
              <w:jc w:val="center"/>
              <w:rPr>
                <w:rFonts w:cs="Arial"/>
                <w:b/>
                <w:bCs/>
                <w:color w:val="000000"/>
                <w:sz w:val="16"/>
                <w:szCs w:val="16"/>
              </w:rPr>
            </w:pPr>
            <w:r w:rsidRPr="00B2441B">
              <w:rPr>
                <w:rFonts w:cs="Arial"/>
                <w:b/>
                <w:bCs/>
                <w:color w:val="000000"/>
                <w:sz w:val="16"/>
                <w:szCs w:val="16"/>
              </w:rPr>
              <w:t>11</w:t>
            </w:r>
          </w:p>
        </w:tc>
      </w:tr>
      <w:tr w:rsidR="009614C9" w:rsidRPr="00B2441B" w14:paraId="5A570F27" w14:textId="77777777" w:rsidTr="000F0FC4">
        <w:trPr>
          <w:trHeight w:val="288"/>
        </w:trPr>
        <w:tc>
          <w:tcPr>
            <w:tcW w:w="775" w:type="dxa"/>
            <w:tcBorders>
              <w:top w:val="single" w:sz="4" w:space="0" w:color="auto"/>
            </w:tcBorders>
            <w:shd w:val="clear" w:color="auto" w:fill="auto"/>
            <w:noWrap/>
            <w:vAlign w:val="center"/>
            <w:hideMark/>
          </w:tcPr>
          <w:p w14:paraId="70827E07" w14:textId="24456AC9"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w:t>
            </w:r>
          </w:p>
        </w:tc>
        <w:tc>
          <w:tcPr>
            <w:tcW w:w="755" w:type="dxa"/>
            <w:tcBorders>
              <w:top w:val="single" w:sz="4" w:space="0" w:color="auto"/>
            </w:tcBorders>
            <w:shd w:val="clear" w:color="auto" w:fill="auto"/>
            <w:noWrap/>
            <w:vAlign w:val="bottom"/>
            <w:hideMark/>
          </w:tcPr>
          <w:p w14:paraId="5929CF26" w14:textId="02DD34A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9715</w:t>
            </w:r>
          </w:p>
        </w:tc>
        <w:tc>
          <w:tcPr>
            <w:tcW w:w="755" w:type="dxa"/>
            <w:tcBorders>
              <w:top w:val="single" w:sz="4" w:space="0" w:color="auto"/>
            </w:tcBorders>
            <w:shd w:val="clear" w:color="auto" w:fill="auto"/>
            <w:noWrap/>
            <w:vAlign w:val="bottom"/>
            <w:hideMark/>
          </w:tcPr>
          <w:p w14:paraId="33FCC158" w14:textId="4578842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3359</w:t>
            </w:r>
          </w:p>
        </w:tc>
        <w:tc>
          <w:tcPr>
            <w:tcW w:w="755" w:type="dxa"/>
            <w:tcBorders>
              <w:top w:val="single" w:sz="4" w:space="0" w:color="auto"/>
            </w:tcBorders>
            <w:shd w:val="clear" w:color="auto" w:fill="auto"/>
            <w:noWrap/>
            <w:vAlign w:val="bottom"/>
            <w:hideMark/>
          </w:tcPr>
          <w:p w14:paraId="02920CF6" w14:textId="1ECED27D"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2236</w:t>
            </w:r>
          </w:p>
        </w:tc>
        <w:tc>
          <w:tcPr>
            <w:tcW w:w="754" w:type="dxa"/>
            <w:tcBorders>
              <w:top w:val="single" w:sz="4" w:space="0" w:color="auto"/>
            </w:tcBorders>
            <w:shd w:val="clear" w:color="auto" w:fill="auto"/>
            <w:noWrap/>
            <w:vAlign w:val="bottom"/>
            <w:hideMark/>
          </w:tcPr>
          <w:p w14:paraId="3807F17D" w14:textId="30E19C8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2135</w:t>
            </w:r>
          </w:p>
        </w:tc>
        <w:tc>
          <w:tcPr>
            <w:tcW w:w="754" w:type="dxa"/>
            <w:tcBorders>
              <w:top w:val="single" w:sz="4" w:space="0" w:color="auto"/>
            </w:tcBorders>
            <w:shd w:val="clear" w:color="auto" w:fill="auto"/>
            <w:noWrap/>
            <w:vAlign w:val="bottom"/>
            <w:hideMark/>
          </w:tcPr>
          <w:p w14:paraId="23C82420" w14:textId="536C8B5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1357</w:t>
            </w:r>
          </w:p>
        </w:tc>
        <w:tc>
          <w:tcPr>
            <w:tcW w:w="754" w:type="dxa"/>
            <w:tcBorders>
              <w:top w:val="single" w:sz="4" w:space="0" w:color="auto"/>
            </w:tcBorders>
            <w:shd w:val="clear" w:color="auto" w:fill="auto"/>
            <w:noWrap/>
            <w:vAlign w:val="bottom"/>
            <w:hideMark/>
          </w:tcPr>
          <w:p w14:paraId="501EB6B1" w14:textId="33ECFED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8993</w:t>
            </w:r>
          </w:p>
        </w:tc>
        <w:tc>
          <w:tcPr>
            <w:tcW w:w="754" w:type="dxa"/>
            <w:tcBorders>
              <w:top w:val="single" w:sz="4" w:space="0" w:color="auto"/>
            </w:tcBorders>
            <w:shd w:val="clear" w:color="auto" w:fill="auto"/>
            <w:noWrap/>
            <w:vAlign w:val="bottom"/>
            <w:hideMark/>
          </w:tcPr>
          <w:p w14:paraId="455380B0" w14:textId="679EC86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8676</w:t>
            </w:r>
          </w:p>
        </w:tc>
        <w:tc>
          <w:tcPr>
            <w:tcW w:w="754" w:type="dxa"/>
            <w:tcBorders>
              <w:top w:val="single" w:sz="4" w:space="0" w:color="auto"/>
            </w:tcBorders>
            <w:shd w:val="clear" w:color="auto" w:fill="auto"/>
            <w:noWrap/>
            <w:vAlign w:val="bottom"/>
            <w:hideMark/>
          </w:tcPr>
          <w:p w14:paraId="2F7CB85B" w14:textId="565D5E04"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9147</w:t>
            </w:r>
          </w:p>
        </w:tc>
        <w:tc>
          <w:tcPr>
            <w:tcW w:w="754" w:type="dxa"/>
            <w:tcBorders>
              <w:top w:val="single" w:sz="4" w:space="0" w:color="auto"/>
            </w:tcBorders>
            <w:shd w:val="clear" w:color="auto" w:fill="auto"/>
            <w:noWrap/>
            <w:vAlign w:val="bottom"/>
            <w:hideMark/>
          </w:tcPr>
          <w:p w14:paraId="5EB93B6C" w14:textId="50C4014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6296</w:t>
            </w:r>
          </w:p>
        </w:tc>
        <w:tc>
          <w:tcPr>
            <w:tcW w:w="754" w:type="dxa"/>
            <w:tcBorders>
              <w:top w:val="single" w:sz="4" w:space="0" w:color="auto"/>
            </w:tcBorders>
            <w:shd w:val="clear" w:color="auto" w:fill="auto"/>
            <w:noWrap/>
            <w:vAlign w:val="bottom"/>
            <w:hideMark/>
          </w:tcPr>
          <w:p w14:paraId="03297934" w14:textId="3143C86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4901</w:t>
            </w:r>
          </w:p>
        </w:tc>
        <w:tc>
          <w:tcPr>
            <w:tcW w:w="754" w:type="dxa"/>
            <w:tcBorders>
              <w:top w:val="single" w:sz="4" w:space="0" w:color="auto"/>
            </w:tcBorders>
            <w:shd w:val="clear" w:color="auto" w:fill="auto"/>
            <w:noWrap/>
            <w:vAlign w:val="bottom"/>
            <w:hideMark/>
          </w:tcPr>
          <w:p w14:paraId="691B60A2" w14:textId="1E00FE5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6451</w:t>
            </w:r>
          </w:p>
        </w:tc>
      </w:tr>
      <w:tr w:rsidR="009614C9" w:rsidRPr="00B2441B" w14:paraId="4D18989A" w14:textId="77777777" w:rsidTr="000F0FC4">
        <w:trPr>
          <w:trHeight w:val="288"/>
        </w:trPr>
        <w:tc>
          <w:tcPr>
            <w:tcW w:w="775" w:type="dxa"/>
            <w:shd w:val="clear" w:color="auto" w:fill="auto"/>
            <w:noWrap/>
            <w:vAlign w:val="center"/>
            <w:hideMark/>
          </w:tcPr>
          <w:p w14:paraId="58ED3604" w14:textId="2F6F5245"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2</w:t>
            </w:r>
          </w:p>
        </w:tc>
        <w:tc>
          <w:tcPr>
            <w:tcW w:w="755" w:type="dxa"/>
            <w:shd w:val="clear" w:color="auto" w:fill="auto"/>
            <w:noWrap/>
            <w:vAlign w:val="bottom"/>
            <w:hideMark/>
          </w:tcPr>
          <w:p w14:paraId="1F3E120B" w14:textId="3B8FECF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5911</w:t>
            </w:r>
          </w:p>
        </w:tc>
        <w:tc>
          <w:tcPr>
            <w:tcW w:w="755" w:type="dxa"/>
            <w:shd w:val="clear" w:color="auto" w:fill="auto"/>
            <w:noWrap/>
            <w:vAlign w:val="bottom"/>
            <w:hideMark/>
          </w:tcPr>
          <w:p w14:paraId="2B46FAA0" w14:textId="663CC5B4"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3059</w:t>
            </w:r>
          </w:p>
        </w:tc>
        <w:tc>
          <w:tcPr>
            <w:tcW w:w="755" w:type="dxa"/>
            <w:shd w:val="clear" w:color="auto" w:fill="auto"/>
            <w:noWrap/>
            <w:vAlign w:val="bottom"/>
            <w:hideMark/>
          </w:tcPr>
          <w:p w14:paraId="5D09A2AA" w14:textId="0592FD39"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0335</w:t>
            </w:r>
          </w:p>
        </w:tc>
        <w:tc>
          <w:tcPr>
            <w:tcW w:w="754" w:type="dxa"/>
            <w:shd w:val="clear" w:color="auto" w:fill="auto"/>
            <w:noWrap/>
            <w:vAlign w:val="bottom"/>
            <w:hideMark/>
          </w:tcPr>
          <w:p w14:paraId="55B24C17" w14:textId="40BE0CE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3043</w:t>
            </w:r>
          </w:p>
        </w:tc>
        <w:tc>
          <w:tcPr>
            <w:tcW w:w="754" w:type="dxa"/>
            <w:shd w:val="clear" w:color="auto" w:fill="auto"/>
            <w:noWrap/>
            <w:vAlign w:val="bottom"/>
            <w:hideMark/>
          </w:tcPr>
          <w:p w14:paraId="341E039F" w14:textId="37CDEF2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3283</w:t>
            </w:r>
          </w:p>
        </w:tc>
        <w:tc>
          <w:tcPr>
            <w:tcW w:w="754" w:type="dxa"/>
            <w:shd w:val="clear" w:color="auto" w:fill="auto"/>
            <w:noWrap/>
            <w:vAlign w:val="bottom"/>
            <w:hideMark/>
          </w:tcPr>
          <w:p w14:paraId="7E7DA880" w14:textId="5D2BEBA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1970</w:t>
            </w:r>
          </w:p>
        </w:tc>
        <w:tc>
          <w:tcPr>
            <w:tcW w:w="754" w:type="dxa"/>
            <w:shd w:val="clear" w:color="auto" w:fill="auto"/>
            <w:noWrap/>
            <w:vAlign w:val="bottom"/>
            <w:hideMark/>
          </w:tcPr>
          <w:p w14:paraId="35B62A1E" w14:textId="11A1662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0138</w:t>
            </w:r>
          </w:p>
        </w:tc>
        <w:tc>
          <w:tcPr>
            <w:tcW w:w="754" w:type="dxa"/>
            <w:shd w:val="clear" w:color="auto" w:fill="auto"/>
            <w:noWrap/>
            <w:vAlign w:val="bottom"/>
            <w:hideMark/>
          </w:tcPr>
          <w:p w14:paraId="287A7EDE" w14:textId="4DEC853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4021</w:t>
            </w:r>
          </w:p>
        </w:tc>
        <w:tc>
          <w:tcPr>
            <w:tcW w:w="754" w:type="dxa"/>
            <w:shd w:val="clear" w:color="auto" w:fill="auto"/>
            <w:noWrap/>
            <w:vAlign w:val="bottom"/>
            <w:hideMark/>
          </w:tcPr>
          <w:p w14:paraId="7E61C670" w14:textId="7FA84E8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6849</w:t>
            </w:r>
          </w:p>
        </w:tc>
        <w:tc>
          <w:tcPr>
            <w:tcW w:w="754" w:type="dxa"/>
            <w:shd w:val="clear" w:color="auto" w:fill="auto"/>
            <w:noWrap/>
            <w:vAlign w:val="bottom"/>
            <w:hideMark/>
          </w:tcPr>
          <w:p w14:paraId="0806B4F2" w14:textId="30256768"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0017</w:t>
            </w:r>
          </w:p>
        </w:tc>
        <w:tc>
          <w:tcPr>
            <w:tcW w:w="754" w:type="dxa"/>
            <w:shd w:val="clear" w:color="auto" w:fill="auto"/>
            <w:noWrap/>
            <w:vAlign w:val="bottom"/>
            <w:hideMark/>
          </w:tcPr>
          <w:p w14:paraId="04585DF1" w14:textId="6DAFB63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0123</w:t>
            </w:r>
          </w:p>
        </w:tc>
      </w:tr>
      <w:tr w:rsidR="009614C9" w:rsidRPr="00B2441B" w14:paraId="7DDC6209" w14:textId="77777777" w:rsidTr="000F0FC4">
        <w:trPr>
          <w:trHeight w:val="288"/>
        </w:trPr>
        <w:tc>
          <w:tcPr>
            <w:tcW w:w="775" w:type="dxa"/>
            <w:shd w:val="clear" w:color="auto" w:fill="auto"/>
            <w:noWrap/>
            <w:vAlign w:val="center"/>
            <w:hideMark/>
          </w:tcPr>
          <w:p w14:paraId="43A332AC" w14:textId="3382D1F2"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3</w:t>
            </w:r>
          </w:p>
        </w:tc>
        <w:tc>
          <w:tcPr>
            <w:tcW w:w="755" w:type="dxa"/>
            <w:shd w:val="clear" w:color="auto" w:fill="auto"/>
            <w:noWrap/>
            <w:vAlign w:val="bottom"/>
            <w:hideMark/>
          </w:tcPr>
          <w:p w14:paraId="66DBCB72" w14:textId="33042886"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1723</w:t>
            </w:r>
          </w:p>
        </w:tc>
        <w:tc>
          <w:tcPr>
            <w:tcW w:w="755" w:type="dxa"/>
            <w:shd w:val="clear" w:color="auto" w:fill="auto"/>
            <w:noWrap/>
            <w:vAlign w:val="bottom"/>
            <w:hideMark/>
          </w:tcPr>
          <w:p w14:paraId="1918C1E3" w14:textId="4F45545C"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2111</w:t>
            </w:r>
          </w:p>
        </w:tc>
        <w:tc>
          <w:tcPr>
            <w:tcW w:w="755" w:type="dxa"/>
            <w:shd w:val="clear" w:color="auto" w:fill="auto"/>
            <w:noWrap/>
            <w:vAlign w:val="bottom"/>
            <w:hideMark/>
          </w:tcPr>
          <w:p w14:paraId="65D2E366" w14:textId="03B3412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5799</w:t>
            </w:r>
          </w:p>
        </w:tc>
        <w:tc>
          <w:tcPr>
            <w:tcW w:w="754" w:type="dxa"/>
            <w:shd w:val="clear" w:color="auto" w:fill="auto"/>
            <w:noWrap/>
            <w:vAlign w:val="bottom"/>
            <w:hideMark/>
          </w:tcPr>
          <w:p w14:paraId="666ABA43" w14:textId="4435235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1897</w:t>
            </w:r>
          </w:p>
        </w:tc>
        <w:tc>
          <w:tcPr>
            <w:tcW w:w="754" w:type="dxa"/>
            <w:shd w:val="clear" w:color="auto" w:fill="auto"/>
            <w:noWrap/>
            <w:vAlign w:val="bottom"/>
            <w:hideMark/>
          </w:tcPr>
          <w:p w14:paraId="27787FFF" w14:textId="1284159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6621</w:t>
            </w:r>
          </w:p>
        </w:tc>
        <w:tc>
          <w:tcPr>
            <w:tcW w:w="754" w:type="dxa"/>
            <w:shd w:val="clear" w:color="auto" w:fill="auto"/>
            <w:noWrap/>
            <w:vAlign w:val="bottom"/>
            <w:hideMark/>
          </w:tcPr>
          <w:p w14:paraId="54D32371" w14:textId="1E6BFD6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4196</w:t>
            </w:r>
          </w:p>
        </w:tc>
        <w:tc>
          <w:tcPr>
            <w:tcW w:w="754" w:type="dxa"/>
            <w:shd w:val="clear" w:color="auto" w:fill="auto"/>
            <w:noWrap/>
            <w:vAlign w:val="bottom"/>
            <w:hideMark/>
          </w:tcPr>
          <w:p w14:paraId="43037CAB" w14:textId="58F02F8E"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0638</w:t>
            </w:r>
          </w:p>
        </w:tc>
        <w:tc>
          <w:tcPr>
            <w:tcW w:w="754" w:type="dxa"/>
            <w:shd w:val="clear" w:color="auto" w:fill="auto"/>
            <w:noWrap/>
            <w:vAlign w:val="bottom"/>
            <w:hideMark/>
          </w:tcPr>
          <w:p w14:paraId="77D2850F" w14:textId="4279EB3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7465</w:t>
            </w:r>
          </w:p>
        </w:tc>
        <w:tc>
          <w:tcPr>
            <w:tcW w:w="754" w:type="dxa"/>
            <w:shd w:val="clear" w:color="auto" w:fill="auto"/>
            <w:noWrap/>
            <w:vAlign w:val="bottom"/>
            <w:hideMark/>
          </w:tcPr>
          <w:p w14:paraId="62478197" w14:textId="01B91C05"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0097</w:t>
            </w:r>
          </w:p>
        </w:tc>
        <w:tc>
          <w:tcPr>
            <w:tcW w:w="754" w:type="dxa"/>
            <w:shd w:val="clear" w:color="auto" w:fill="auto"/>
            <w:noWrap/>
            <w:vAlign w:val="bottom"/>
            <w:hideMark/>
          </w:tcPr>
          <w:p w14:paraId="6C43627B" w14:textId="554C5AB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8898</w:t>
            </w:r>
          </w:p>
        </w:tc>
        <w:tc>
          <w:tcPr>
            <w:tcW w:w="754" w:type="dxa"/>
            <w:shd w:val="clear" w:color="auto" w:fill="auto"/>
            <w:noWrap/>
            <w:vAlign w:val="bottom"/>
            <w:hideMark/>
          </w:tcPr>
          <w:p w14:paraId="702606B6" w14:textId="6FE51A9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8248</w:t>
            </w:r>
          </w:p>
        </w:tc>
      </w:tr>
      <w:tr w:rsidR="009614C9" w:rsidRPr="00B2441B" w14:paraId="6C3B1DC2" w14:textId="77777777" w:rsidTr="000F0FC4">
        <w:trPr>
          <w:trHeight w:val="288"/>
        </w:trPr>
        <w:tc>
          <w:tcPr>
            <w:tcW w:w="775" w:type="dxa"/>
            <w:shd w:val="clear" w:color="auto" w:fill="auto"/>
            <w:noWrap/>
            <w:vAlign w:val="center"/>
            <w:hideMark/>
          </w:tcPr>
          <w:p w14:paraId="0AA9DF18" w14:textId="1B6CD244"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4</w:t>
            </w:r>
          </w:p>
        </w:tc>
        <w:tc>
          <w:tcPr>
            <w:tcW w:w="755" w:type="dxa"/>
            <w:shd w:val="clear" w:color="auto" w:fill="auto"/>
            <w:noWrap/>
            <w:vAlign w:val="bottom"/>
            <w:hideMark/>
          </w:tcPr>
          <w:p w14:paraId="31E05DE2" w14:textId="08A5CA0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4068</w:t>
            </w:r>
          </w:p>
        </w:tc>
        <w:tc>
          <w:tcPr>
            <w:tcW w:w="755" w:type="dxa"/>
            <w:shd w:val="clear" w:color="auto" w:fill="auto"/>
            <w:noWrap/>
            <w:vAlign w:val="bottom"/>
            <w:hideMark/>
          </w:tcPr>
          <w:p w14:paraId="077E697E" w14:textId="36346B29"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7614</w:t>
            </w:r>
          </w:p>
        </w:tc>
        <w:tc>
          <w:tcPr>
            <w:tcW w:w="755" w:type="dxa"/>
            <w:shd w:val="clear" w:color="auto" w:fill="auto"/>
            <w:noWrap/>
            <w:vAlign w:val="bottom"/>
            <w:hideMark/>
          </w:tcPr>
          <w:p w14:paraId="17A1B7B4" w14:textId="568ECDA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8928</w:t>
            </w:r>
          </w:p>
        </w:tc>
        <w:tc>
          <w:tcPr>
            <w:tcW w:w="754" w:type="dxa"/>
            <w:shd w:val="clear" w:color="auto" w:fill="auto"/>
            <w:noWrap/>
            <w:vAlign w:val="bottom"/>
            <w:hideMark/>
          </w:tcPr>
          <w:p w14:paraId="32113F52" w14:textId="5739C3A5"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0174</w:t>
            </w:r>
          </w:p>
        </w:tc>
        <w:tc>
          <w:tcPr>
            <w:tcW w:w="754" w:type="dxa"/>
            <w:shd w:val="clear" w:color="auto" w:fill="auto"/>
            <w:noWrap/>
            <w:vAlign w:val="bottom"/>
            <w:hideMark/>
          </w:tcPr>
          <w:p w14:paraId="5AB6F8D7" w14:textId="2A6A270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3755</w:t>
            </w:r>
          </w:p>
        </w:tc>
        <w:tc>
          <w:tcPr>
            <w:tcW w:w="754" w:type="dxa"/>
            <w:shd w:val="clear" w:color="auto" w:fill="auto"/>
            <w:noWrap/>
            <w:vAlign w:val="bottom"/>
            <w:hideMark/>
          </w:tcPr>
          <w:p w14:paraId="387537F5" w14:textId="420B69D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8604</w:t>
            </w:r>
          </w:p>
        </w:tc>
        <w:tc>
          <w:tcPr>
            <w:tcW w:w="754" w:type="dxa"/>
            <w:shd w:val="clear" w:color="auto" w:fill="auto"/>
            <w:noWrap/>
            <w:vAlign w:val="bottom"/>
            <w:hideMark/>
          </w:tcPr>
          <w:p w14:paraId="03F08268" w14:textId="2C116754"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6434</w:t>
            </w:r>
          </w:p>
        </w:tc>
        <w:tc>
          <w:tcPr>
            <w:tcW w:w="754" w:type="dxa"/>
            <w:shd w:val="clear" w:color="auto" w:fill="auto"/>
            <w:noWrap/>
            <w:vAlign w:val="bottom"/>
            <w:hideMark/>
          </w:tcPr>
          <w:p w14:paraId="3CC77F70" w14:textId="00FE59AA"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7554</w:t>
            </w:r>
          </w:p>
        </w:tc>
        <w:tc>
          <w:tcPr>
            <w:tcW w:w="754" w:type="dxa"/>
            <w:shd w:val="clear" w:color="auto" w:fill="auto"/>
            <w:noWrap/>
            <w:vAlign w:val="bottom"/>
            <w:hideMark/>
          </w:tcPr>
          <w:p w14:paraId="4C70B33E" w14:textId="17CBF7D4"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2543</w:t>
            </w:r>
          </w:p>
        </w:tc>
        <w:tc>
          <w:tcPr>
            <w:tcW w:w="754" w:type="dxa"/>
            <w:shd w:val="clear" w:color="auto" w:fill="auto"/>
            <w:noWrap/>
            <w:vAlign w:val="bottom"/>
            <w:hideMark/>
          </w:tcPr>
          <w:p w14:paraId="1A993D46" w14:textId="22CDAC7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1034</w:t>
            </w:r>
          </w:p>
        </w:tc>
        <w:tc>
          <w:tcPr>
            <w:tcW w:w="754" w:type="dxa"/>
            <w:shd w:val="clear" w:color="auto" w:fill="auto"/>
            <w:noWrap/>
            <w:vAlign w:val="bottom"/>
            <w:hideMark/>
          </w:tcPr>
          <w:p w14:paraId="03D0618D" w14:textId="161F82F6"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6088</w:t>
            </w:r>
          </w:p>
        </w:tc>
      </w:tr>
      <w:tr w:rsidR="009614C9" w:rsidRPr="00B2441B" w14:paraId="6EF8585A" w14:textId="77777777" w:rsidTr="000F0FC4">
        <w:trPr>
          <w:trHeight w:val="288"/>
        </w:trPr>
        <w:tc>
          <w:tcPr>
            <w:tcW w:w="775" w:type="dxa"/>
            <w:shd w:val="clear" w:color="auto" w:fill="auto"/>
            <w:noWrap/>
            <w:vAlign w:val="center"/>
            <w:hideMark/>
          </w:tcPr>
          <w:p w14:paraId="32F19CE1" w14:textId="62F67A8C"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lastRenderedPageBreak/>
              <w:t>5</w:t>
            </w:r>
          </w:p>
        </w:tc>
        <w:tc>
          <w:tcPr>
            <w:tcW w:w="755" w:type="dxa"/>
            <w:shd w:val="clear" w:color="auto" w:fill="auto"/>
            <w:noWrap/>
            <w:vAlign w:val="bottom"/>
            <w:hideMark/>
          </w:tcPr>
          <w:p w14:paraId="7A1C31E3" w14:textId="7B67628C"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7755</w:t>
            </w:r>
          </w:p>
        </w:tc>
        <w:tc>
          <w:tcPr>
            <w:tcW w:w="755" w:type="dxa"/>
            <w:shd w:val="clear" w:color="auto" w:fill="auto"/>
            <w:noWrap/>
            <w:vAlign w:val="bottom"/>
            <w:hideMark/>
          </w:tcPr>
          <w:p w14:paraId="26B2BC9D" w14:textId="54103C8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1497</w:t>
            </w:r>
          </w:p>
        </w:tc>
        <w:tc>
          <w:tcPr>
            <w:tcW w:w="755" w:type="dxa"/>
            <w:shd w:val="clear" w:color="auto" w:fill="auto"/>
            <w:noWrap/>
            <w:vAlign w:val="bottom"/>
            <w:hideMark/>
          </w:tcPr>
          <w:p w14:paraId="31FAA349" w14:textId="0967F67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8257</w:t>
            </w:r>
          </w:p>
        </w:tc>
        <w:tc>
          <w:tcPr>
            <w:tcW w:w="754" w:type="dxa"/>
            <w:shd w:val="clear" w:color="auto" w:fill="auto"/>
            <w:noWrap/>
            <w:vAlign w:val="bottom"/>
            <w:hideMark/>
          </w:tcPr>
          <w:p w14:paraId="7756EF99" w14:textId="035DE43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6261</w:t>
            </w:r>
          </w:p>
        </w:tc>
        <w:tc>
          <w:tcPr>
            <w:tcW w:w="754" w:type="dxa"/>
            <w:shd w:val="clear" w:color="auto" w:fill="auto"/>
            <w:noWrap/>
            <w:vAlign w:val="bottom"/>
            <w:hideMark/>
          </w:tcPr>
          <w:p w14:paraId="5D32B6BE" w14:textId="08FA2F2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2811</w:t>
            </w:r>
          </w:p>
        </w:tc>
        <w:tc>
          <w:tcPr>
            <w:tcW w:w="754" w:type="dxa"/>
            <w:shd w:val="clear" w:color="auto" w:fill="auto"/>
            <w:noWrap/>
            <w:vAlign w:val="bottom"/>
            <w:hideMark/>
          </w:tcPr>
          <w:p w14:paraId="7D998218" w14:textId="5ADDC75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2544</w:t>
            </w:r>
          </w:p>
        </w:tc>
        <w:tc>
          <w:tcPr>
            <w:tcW w:w="754" w:type="dxa"/>
            <w:shd w:val="clear" w:color="auto" w:fill="auto"/>
            <w:noWrap/>
            <w:vAlign w:val="bottom"/>
            <w:hideMark/>
          </w:tcPr>
          <w:p w14:paraId="0520C237" w14:textId="421967D7"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6157</w:t>
            </w:r>
          </w:p>
        </w:tc>
        <w:tc>
          <w:tcPr>
            <w:tcW w:w="754" w:type="dxa"/>
            <w:shd w:val="clear" w:color="auto" w:fill="auto"/>
            <w:noWrap/>
            <w:vAlign w:val="bottom"/>
            <w:hideMark/>
          </w:tcPr>
          <w:p w14:paraId="54C7763F" w14:textId="2A190CD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9512</w:t>
            </w:r>
          </w:p>
        </w:tc>
        <w:tc>
          <w:tcPr>
            <w:tcW w:w="754" w:type="dxa"/>
            <w:shd w:val="clear" w:color="auto" w:fill="auto"/>
            <w:noWrap/>
            <w:vAlign w:val="bottom"/>
            <w:hideMark/>
          </w:tcPr>
          <w:p w14:paraId="0310268F" w14:textId="26C87AB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1156</w:t>
            </w:r>
          </w:p>
        </w:tc>
        <w:tc>
          <w:tcPr>
            <w:tcW w:w="754" w:type="dxa"/>
            <w:shd w:val="clear" w:color="auto" w:fill="auto"/>
            <w:noWrap/>
            <w:vAlign w:val="bottom"/>
            <w:hideMark/>
          </w:tcPr>
          <w:p w14:paraId="1DA3DCFF" w14:textId="44299C2F"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8999</w:t>
            </w:r>
          </w:p>
        </w:tc>
        <w:tc>
          <w:tcPr>
            <w:tcW w:w="754" w:type="dxa"/>
            <w:shd w:val="clear" w:color="auto" w:fill="auto"/>
            <w:noWrap/>
            <w:vAlign w:val="bottom"/>
            <w:hideMark/>
          </w:tcPr>
          <w:p w14:paraId="3261DA16" w14:textId="05BD36D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5842</w:t>
            </w:r>
          </w:p>
        </w:tc>
      </w:tr>
      <w:tr w:rsidR="009614C9" w:rsidRPr="00B2441B" w14:paraId="271EDC22" w14:textId="77777777" w:rsidTr="000F0FC4">
        <w:trPr>
          <w:trHeight w:val="288"/>
        </w:trPr>
        <w:tc>
          <w:tcPr>
            <w:tcW w:w="775" w:type="dxa"/>
            <w:shd w:val="clear" w:color="auto" w:fill="auto"/>
            <w:noWrap/>
            <w:vAlign w:val="center"/>
            <w:hideMark/>
          </w:tcPr>
          <w:p w14:paraId="48627725" w14:textId="38CCD8B7"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6</w:t>
            </w:r>
          </w:p>
        </w:tc>
        <w:tc>
          <w:tcPr>
            <w:tcW w:w="755" w:type="dxa"/>
            <w:shd w:val="clear" w:color="auto" w:fill="auto"/>
            <w:noWrap/>
            <w:vAlign w:val="bottom"/>
            <w:hideMark/>
          </w:tcPr>
          <w:p w14:paraId="0481A96D" w14:textId="0777D9B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0608</w:t>
            </w:r>
          </w:p>
        </w:tc>
        <w:tc>
          <w:tcPr>
            <w:tcW w:w="755" w:type="dxa"/>
            <w:shd w:val="clear" w:color="auto" w:fill="auto"/>
            <w:noWrap/>
            <w:vAlign w:val="bottom"/>
            <w:hideMark/>
          </w:tcPr>
          <w:p w14:paraId="7D4D6C0C" w14:textId="01F698A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2039</w:t>
            </w:r>
          </w:p>
        </w:tc>
        <w:tc>
          <w:tcPr>
            <w:tcW w:w="755" w:type="dxa"/>
            <w:shd w:val="clear" w:color="auto" w:fill="auto"/>
            <w:noWrap/>
            <w:vAlign w:val="bottom"/>
            <w:hideMark/>
          </w:tcPr>
          <w:p w14:paraId="1E370412" w14:textId="790BA91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0224</w:t>
            </w:r>
          </w:p>
        </w:tc>
        <w:tc>
          <w:tcPr>
            <w:tcW w:w="754" w:type="dxa"/>
            <w:shd w:val="clear" w:color="auto" w:fill="auto"/>
            <w:noWrap/>
            <w:vAlign w:val="bottom"/>
            <w:hideMark/>
          </w:tcPr>
          <w:p w14:paraId="3FA3D5D2" w14:textId="726ECFF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2029</w:t>
            </w:r>
          </w:p>
        </w:tc>
        <w:tc>
          <w:tcPr>
            <w:tcW w:w="754" w:type="dxa"/>
            <w:shd w:val="clear" w:color="auto" w:fill="auto"/>
            <w:noWrap/>
            <w:vAlign w:val="bottom"/>
            <w:hideMark/>
          </w:tcPr>
          <w:p w14:paraId="0B4EA45F" w14:textId="7938418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2188</w:t>
            </w:r>
          </w:p>
        </w:tc>
        <w:tc>
          <w:tcPr>
            <w:tcW w:w="754" w:type="dxa"/>
            <w:shd w:val="clear" w:color="auto" w:fill="auto"/>
            <w:noWrap/>
            <w:vAlign w:val="bottom"/>
            <w:hideMark/>
          </w:tcPr>
          <w:p w14:paraId="63048423" w14:textId="7B3D325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1313</w:t>
            </w:r>
          </w:p>
        </w:tc>
        <w:tc>
          <w:tcPr>
            <w:tcW w:w="754" w:type="dxa"/>
            <w:shd w:val="clear" w:color="auto" w:fill="auto"/>
            <w:noWrap/>
            <w:vAlign w:val="bottom"/>
            <w:hideMark/>
          </w:tcPr>
          <w:p w14:paraId="3F4E1253" w14:textId="77A0F5C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0092</w:t>
            </w:r>
          </w:p>
        </w:tc>
        <w:tc>
          <w:tcPr>
            <w:tcW w:w="754" w:type="dxa"/>
            <w:shd w:val="clear" w:color="auto" w:fill="auto"/>
            <w:noWrap/>
            <w:vAlign w:val="bottom"/>
            <w:hideMark/>
          </w:tcPr>
          <w:p w14:paraId="3121CB4D" w14:textId="083D49B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2680</w:t>
            </w:r>
          </w:p>
        </w:tc>
        <w:tc>
          <w:tcPr>
            <w:tcW w:w="754" w:type="dxa"/>
            <w:shd w:val="clear" w:color="auto" w:fill="auto"/>
            <w:noWrap/>
            <w:vAlign w:val="bottom"/>
            <w:hideMark/>
          </w:tcPr>
          <w:p w14:paraId="788117F2" w14:textId="00BFCF7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4566</w:t>
            </w:r>
          </w:p>
        </w:tc>
        <w:tc>
          <w:tcPr>
            <w:tcW w:w="754" w:type="dxa"/>
            <w:shd w:val="clear" w:color="auto" w:fill="auto"/>
            <w:noWrap/>
            <w:vAlign w:val="bottom"/>
            <w:hideMark/>
          </w:tcPr>
          <w:p w14:paraId="0B8089FD" w14:textId="7D2CBB6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6678</w:t>
            </w:r>
          </w:p>
        </w:tc>
        <w:tc>
          <w:tcPr>
            <w:tcW w:w="754" w:type="dxa"/>
            <w:shd w:val="clear" w:color="auto" w:fill="auto"/>
            <w:noWrap/>
            <w:vAlign w:val="bottom"/>
            <w:hideMark/>
          </w:tcPr>
          <w:p w14:paraId="5D3A781D" w14:textId="1AFF75F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0082</w:t>
            </w:r>
          </w:p>
        </w:tc>
      </w:tr>
      <w:tr w:rsidR="009614C9" w:rsidRPr="00B2441B" w14:paraId="3BA23EE1" w14:textId="77777777" w:rsidTr="000F0FC4">
        <w:trPr>
          <w:trHeight w:val="288"/>
        </w:trPr>
        <w:tc>
          <w:tcPr>
            <w:tcW w:w="775" w:type="dxa"/>
            <w:shd w:val="clear" w:color="auto" w:fill="auto"/>
            <w:noWrap/>
            <w:vAlign w:val="center"/>
            <w:hideMark/>
          </w:tcPr>
          <w:p w14:paraId="65EFD7E5" w14:textId="2A29C5AC"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7</w:t>
            </w:r>
          </w:p>
        </w:tc>
        <w:tc>
          <w:tcPr>
            <w:tcW w:w="755" w:type="dxa"/>
            <w:shd w:val="clear" w:color="auto" w:fill="auto"/>
            <w:noWrap/>
            <w:vAlign w:val="bottom"/>
            <w:hideMark/>
          </w:tcPr>
          <w:p w14:paraId="3D3A5A56" w14:textId="6E1801E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5056</w:t>
            </w:r>
          </w:p>
        </w:tc>
        <w:tc>
          <w:tcPr>
            <w:tcW w:w="755" w:type="dxa"/>
            <w:shd w:val="clear" w:color="auto" w:fill="auto"/>
            <w:noWrap/>
            <w:vAlign w:val="bottom"/>
            <w:hideMark/>
          </w:tcPr>
          <w:p w14:paraId="02A86F89" w14:textId="11EFBD5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9120</w:t>
            </w:r>
          </w:p>
        </w:tc>
        <w:tc>
          <w:tcPr>
            <w:tcW w:w="755" w:type="dxa"/>
            <w:shd w:val="clear" w:color="auto" w:fill="auto"/>
            <w:noWrap/>
            <w:vAlign w:val="bottom"/>
            <w:hideMark/>
          </w:tcPr>
          <w:p w14:paraId="12CB8987" w14:textId="3FA86E6F"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8113</w:t>
            </w:r>
          </w:p>
        </w:tc>
        <w:tc>
          <w:tcPr>
            <w:tcW w:w="754" w:type="dxa"/>
            <w:shd w:val="clear" w:color="auto" w:fill="auto"/>
            <w:noWrap/>
            <w:vAlign w:val="bottom"/>
            <w:hideMark/>
          </w:tcPr>
          <w:p w14:paraId="2567C0B6" w14:textId="3DD04DF8"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3471</w:t>
            </w:r>
          </w:p>
        </w:tc>
        <w:tc>
          <w:tcPr>
            <w:tcW w:w="754" w:type="dxa"/>
            <w:shd w:val="clear" w:color="auto" w:fill="auto"/>
            <w:noWrap/>
            <w:vAlign w:val="bottom"/>
            <w:hideMark/>
          </w:tcPr>
          <w:p w14:paraId="1858C73C" w14:textId="2EABBD8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5535</w:t>
            </w:r>
          </w:p>
        </w:tc>
        <w:tc>
          <w:tcPr>
            <w:tcW w:w="754" w:type="dxa"/>
            <w:shd w:val="clear" w:color="auto" w:fill="auto"/>
            <w:noWrap/>
            <w:vAlign w:val="bottom"/>
            <w:hideMark/>
          </w:tcPr>
          <w:p w14:paraId="20DFF65B" w14:textId="7950CEB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5763</w:t>
            </w:r>
          </w:p>
        </w:tc>
        <w:tc>
          <w:tcPr>
            <w:tcW w:w="754" w:type="dxa"/>
            <w:shd w:val="clear" w:color="auto" w:fill="auto"/>
            <w:noWrap/>
            <w:vAlign w:val="bottom"/>
            <w:hideMark/>
          </w:tcPr>
          <w:p w14:paraId="4AFAC551" w14:textId="79872F49"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1131</w:t>
            </w:r>
          </w:p>
        </w:tc>
        <w:tc>
          <w:tcPr>
            <w:tcW w:w="754" w:type="dxa"/>
            <w:shd w:val="clear" w:color="auto" w:fill="auto"/>
            <w:noWrap/>
            <w:vAlign w:val="bottom"/>
            <w:hideMark/>
          </w:tcPr>
          <w:p w14:paraId="1170A07A" w14:textId="486BD7E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8836</w:t>
            </w:r>
          </w:p>
        </w:tc>
        <w:tc>
          <w:tcPr>
            <w:tcW w:w="754" w:type="dxa"/>
            <w:shd w:val="clear" w:color="auto" w:fill="auto"/>
            <w:noWrap/>
            <w:vAlign w:val="bottom"/>
            <w:hideMark/>
          </w:tcPr>
          <w:p w14:paraId="28C918F3" w14:textId="50A2B7B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1526</w:t>
            </w:r>
          </w:p>
        </w:tc>
        <w:tc>
          <w:tcPr>
            <w:tcW w:w="754" w:type="dxa"/>
            <w:shd w:val="clear" w:color="auto" w:fill="auto"/>
            <w:noWrap/>
            <w:vAlign w:val="bottom"/>
            <w:hideMark/>
          </w:tcPr>
          <w:p w14:paraId="45CEF7B2" w14:textId="7F31A6B1"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1550</w:t>
            </w:r>
          </w:p>
        </w:tc>
        <w:tc>
          <w:tcPr>
            <w:tcW w:w="754" w:type="dxa"/>
            <w:shd w:val="clear" w:color="auto" w:fill="auto"/>
            <w:noWrap/>
            <w:vAlign w:val="bottom"/>
            <w:hideMark/>
          </w:tcPr>
          <w:p w14:paraId="30014434" w14:textId="34793B2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5552</w:t>
            </w:r>
          </w:p>
        </w:tc>
      </w:tr>
      <w:tr w:rsidR="009614C9" w:rsidRPr="00B2441B" w14:paraId="72CB4E9C" w14:textId="77777777" w:rsidTr="000F0FC4">
        <w:trPr>
          <w:trHeight w:val="288"/>
        </w:trPr>
        <w:tc>
          <w:tcPr>
            <w:tcW w:w="775" w:type="dxa"/>
            <w:shd w:val="clear" w:color="auto" w:fill="auto"/>
            <w:noWrap/>
            <w:vAlign w:val="center"/>
            <w:hideMark/>
          </w:tcPr>
          <w:p w14:paraId="5A531C39" w14:textId="631C47B7"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8</w:t>
            </w:r>
          </w:p>
        </w:tc>
        <w:tc>
          <w:tcPr>
            <w:tcW w:w="755" w:type="dxa"/>
            <w:shd w:val="clear" w:color="auto" w:fill="auto"/>
            <w:noWrap/>
            <w:vAlign w:val="bottom"/>
            <w:hideMark/>
          </w:tcPr>
          <w:p w14:paraId="416E926B" w14:textId="00CB7A0F"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3924</w:t>
            </w:r>
          </w:p>
        </w:tc>
        <w:tc>
          <w:tcPr>
            <w:tcW w:w="755" w:type="dxa"/>
            <w:shd w:val="clear" w:color="auto" w:fill="auto"/>
            <w:noWrap/>
            <w:vAlign w:val="bottom"/>
            <w:hideMark/>
          </w:tcPr>
          <w:p w14:paraId="49F3F94C" w14:textId="08A0CFC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3594</w:t>
            </w:r>
          </w:p>
        </w:tc>
        <w:tc>
          <w:tcPr>
            <w:tcW w:w="755" w:type="dxa"/>
            <w:shd w:val="clear" w:color="auto" w:fill="auto"/>
            <w:noWrap/>
            <w:vAlign w:val="bottom"/>
            <w:hideMark/>
          </w:tcPr>
          <w:p w14:paraId="2FAFBE10" w14:textId="3D70F12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1345</w:t>
            </w:r>
          </w:p>
        </w:tc>
        <w:tc>
          <w:tcPr>
            <w:tcW w:w="754" w:type="dxa"/>
            <w:shd w:val="clear" w:color="auto" w:fill="auto"/>
            <w:noWrap/>
            <w:vAlign w:val="bottom"/>
            <w:hideMark/>
          </w:tcPr>
          <w:p w14:paraId="041B4368" w14:textId="0A3A6FB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5093</w:t>
            </w:r>
          </w:p>
        </w:tc>
        <w:tc>
          <w:tcPr>
            <w:tcW w:w="754" w:type="dxa"/>
            <w:shd w:val="clear" w:color="auto" w:fill="auto"/>
            <w:noWrap/>
            <w:vAlign w:val="bottom"/>
            <w:hideMark/>
          </w:tcPr>
          <w:p w14:paraId="24F5AD39" w14:textId="5505A695"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2549</w:t>
            </w:r>
          </w:p>
        </w:tc>
        <w:tc>
          <w:tcPr>
            <w:tcW w:w="754" w:type="dxa"/>
            <w:shd w:val="clear" w:color="auto" w:fill="auto"/>
            <w:noWrap/>
            <w:vAlign w:val="bottom"/>
            <w:hideMark/>
          </w:tcPr>
          <w:p w14:paraId="00031F47" w14:textId="7A0303F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7184</w:t>
            </w:r>
          </w:p>
        </w:tc>
        <w:tc>
          <w:tcPr>
            <w:tcW w:w="754" w:type="dxa"/>
            <w:shd w:val="clear" w:color="auto" w:fill="auto"/>
            <w:noWrap/>
            <w:vAlign w:val="bottom"/>
            <w:hideMark/>
          </w:tcPr>
          <w:p w14:paraId="12D3A9C8" w14:textId="2A03645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4304</w:t>
            </w:r>
          </w:p>
        </w:tc>
        <w:tc>
          <w:tcPr>
            <w:tcW w:w="754" w:type="dxa"/>
            <w:shd w:val="clear" w:color="auto" w:fill="auto"/>
            <w:noWrap/>
            <w:vAlign w:val="bottom"/>
            <w:hideMark/>
          </w:tcPr>
          <w:p w14:paraId="5D251FF8" w14:textId="71C9AB6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7854</w:t>
            </w:r>
          </w:p>
        </w:tc>
        <w:tc>
          <w:tcPr>
            <w:tcW w:w="754" w:type="dxa"/>
            <w:shd w:val="clear" w:color="auto" w:fill="auto"/>
            <w:noWrap/>
            <w:vAlign w:val="bottom"/>
            <w:hideMark/>
          </w:tcPr>
          <w:p w14:paraId="74484B3D" w14:textId="129F5D34"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0601</w:t>
            </w:r>
          </w:p>
        </w:tc>
        <w:tc>
          <w:tcPr>
            <w:tcW w:w="754" w:type="dxa"/>
            <w:shd w:val="clear" w:color="auto" w:fill="auto"/>
            <w:noWrap/>
            <w:vAlign w:val="bottom"/>
            <w:hideMark/>
          </w:tcPr>
          <w:p w14:paraId="147B591A" w14:textId="26574F55"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8376</w:t>
            </w:r>
          </w:p>
        </w:tc>
        <w:tc>
          <w:tcPr>
            <w:tcW w:w="754" w:type="dxa"/>
            <w:shd w:val="clear" w:color="auto" w:fill="auto"/>
            <w:noWrap/>
            <w:vAlign w:val="bottom"/>
            <w:hideMark/>
          </w:tcPr>
          <w:p w14:paraId="5B15EA53" w14:textId="3B5985E9"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6947</w:t>
            </w:r>
          </w:p>
        </w:tc>
      </w:tr>
      <w:tr w:rsidR="009614C9" w:rsidRPr="00B2441B" w14:paraId="48D3DAB0" w14:textId="77777777" w:rsidTr="000F0FC4">
        <w:trPr>
          <w:trHeight w:val="288"/>
        </w:trPr>
        <w:tc>
          <w:tcPr>
            <w:tcW w:w="775" w:type="dxa"/>
            <w:shd w:val="clear" w:color="auto" w:fill="auto"/>
            <w:noWrap/>
            <w:vAlign w:val="center"/>
            <w:hideMark/>
          </w:tcPr>
          <w:p w14:paraId="7C93BC6A" w14:textId="0596B1C4"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9</w:t>
            </w:r>
          </w:p>
        </w:tc>
        <w:tc>
          <w:tcPr>
            <w:tcW w:w="755" w:type="dxa"/>
            <w:shd w:val="clear" w:color="auto" w:fill="auto"/>
            <w:noWrap/>
            <w:vAlign w:val="bottom"/>
            <w:hideMark/>
          </w:tcPr>
          <w:p w14:paraId="4AB0378D" w14:textId="7EF1FD5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8233</w:t>
            </w:r>
          </w:p>
        </w:tc>
        <w:tc>
          <w:tcPr>
            <w:tcW w:w="755" w:type="dxa"/>
            <w:shd w:val="clear" w:color="auto" w:fill="auto"/>
            <w:noWrap/>
            <w:vAlign w:val="bottom"/>
            <w:hideMark/>
          </w:tcPr>
          <w:p w14:paraId="654FFE9A" w14:textId="1248571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9075</w:t>
            </w:r>
          </w:p>
        </w:tc>
        <w:tc>
          <w:tcPr>
            <w:tcW w:w="755" w:type="dxa"/>
            <w:shd w:val="clear" w:color="auto" w:fill="auto"/>
            <w:noWrap/>
            <w:vAlign w:val="bottom"/>
            <w:hideMark/>
          </w:tcPr>
          <w:p w14:paraId="48E746BE" w14:textId="5AC9DB9D"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3196</w:t>
            </w:r>
          </w:p>
        </w:tc>
        <w:tc>
          <w:tcPr>
            <w:tcW w:w="754" w:type="dxa"/>
            <w:shd w:val="clear" w:color="auto" w:fill="auto"/>
            <w:noWrap/>
            <w:vAlign w:val="bottom"/>
            <w:hideMark/>
          </w:tcPr>
          <w:p w14:paraId="6B91B6F8" w14:textId="11587B7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3597</w:t>
            </w:r>
          </w:p>
        </w:tc>
        <w:tc>
          <w:tcPr>
            <w:tcW w:w="754" w:type="dxa"/>
            <w:shd w:val="clear" w:color="auto" w:fill="auto"/>
            <w:noWrap/>
            <w:vAlign w:val="bottom"/>
            <w:hideMark/>
          </w:tcPr>
          <w:p w14:paraId="50254107" w14:textId="4D95C275"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5814</w:t>
            </w:r>
          </w:p>
        </w:tc>
        <w:tc>
          <w:tcPr>
            <w:tcW w:w="754" w:type="dxa"/>
            <w:shd w:val="clear" w:color="auto" w:fill="auto"/>
            <w:noWrap/>
            <w:vAlign w:val="bottom"/>
            <w:hideMark/>
          </w:tcPr>
          <w:p w14:paraId="403C89FA" w14:textId="334D8D4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2145</w:t>
            </w:r>
          </w:p>
        </w:tc>
        <w:tc>
          <w:tcPr>
            <w:tcW w:w="754" w:type="dxa"/>
            <w:shd w:val="clear" w:color="auto" w:fill="auto"/>
            <w:noWrap/>
            <w:vAlign w:val="bottom"/>
            <w:hideMark/>
          </w:tcPr>
          <w:p w14:paraId="6D860CE4" w14:textId="59F99C0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0501</w:t>
            </w:r>
          </w:p>
        </w:tc>
        <w:tc>
          <w:tcPr>
            <w:tcW w:w="754" w:type="dxa"/>
            <w:shd w:val="clear" w:color="auto" w:fill="auto"/>
            <w:noWrap/>
            <w:vAlign w:val="bottom"/>
            <w:hideMark/>
          </w:tcPr>
          <w:p w14:paraId="4AA97532" w14:textId="37A2E91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6013</w:t>
            </w:r>
          </w:p>
        </w:tc>
        <w:tc>
          <w:tcPr>
            <w:tcW w:w="754" w:type="dxa"/>
            <w:shd w:val="clear" w:color="auto" w:fill="auto"/>
            <w:noWrap/>
            <w:vAlign w:val="bottom"/>
            <w:hideMark/>
          </w:tcPr>
          <w:p w14:paraId="6201EE6E" w14:textId="1DF5476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1519</w:t>
            </w:r>
          </w:p>
        </w:tc>
        <w:tc>
          <w:tcPr>
            <w:tcW w:w="754" w:type="dxa"/>
            <w:shd w:val="clear" w:color="auto" w:fill="auto"/>
            <w:noWrap/>
            <w:vAlign w:val="bottom"/>
            <w:hideMark/>
          </w:tcPr>
          <w:p w14:paraId="7F24E80B" w14:textId="385E9A3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7613</w:t>
            </w:r>
          </w:p>
        </w:tc>
        <w:tc>
          <w:tcPr>
            <w:tcW w:w="754" w:type="dxa"/>
            <w:shd w:val="clear" w:color="auto" w:fill="auto"/>
            <w:noWrap/>
            <w:vAlign w:val="bottom"/>
            <w:hideMark/>
          </w:tcPr>
          <w:p w14:paraId="45E6F863" w14:textId="360D3DCB"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7824</w:t>
            </w:r>
          </w:p>
        </w:tc>
      </w:tr>
      <w:tr w:rsidR="009614C9" w:rsidRPr="00B2441B" w14:paraId="5A1F5D80" w14:textId="77777777" w:rsidTr="000F0FC4">
        <w:trPr>
          <w:trHeight w:val="288"/>
        </w:trPr>
        <w:tc>
          <w:tcPr>
            <w:tcW w:w="775" w:type="dxa"/>
            <w:shd w:val="clear" w:color="auto" w:fill="auto"/>
            <w:noWrap/>
            <w:vAlign w:val="center"/>
            <w:hideMark/>
          </w:tcPr>
          <w:p w14:paraId="02795AEC" w14:textId="5315EAD9"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10</w:t>
            </w:r>
          </w:p>
        </w:tc>
        <w:tc>
          <w:tcPr>
            <w:tcW w:w="755" w:type="dxa"/>
            <w:shd w:val="clear" w:color="auto" w:fill="auto"/>
            <w:noWrap/>
            <w:vAlign w:val="bottom"/>
            <w:hideMark/>
          </w:tcPr>
          <w:p w14:paraId="04A1C011" w14:textId="1E2E51AF"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1059</w:t>
            </w:r>
          </w:p>
        </w:tc>
        <w:tc>
          <w:tcPr>
            <w:tcW w:w="755" w:type="dxa"/>
            <w:shd w:val="clear" w:color="auto" w:fill="auto"/>
            <w:noWrap/>
            <w:vAlign w:val="bottom"/>
            <w:hideMark/>
          </w:tcPr>
          <w:p w14:paraId="4C5205B9" w14:textId="1798FC3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9827</w:t>
            </w:r>
          </w:p>
        </w:tc>
        <w:tc>
          <w:tcPr>
            <w:tcW w:w="755" w:type="dxa"/>
            <w:shd w:val="clear" w:color="auto" w:fill="auto"/>
            <w:noWrap/>
            <w:vAlign w:val="bottom"/>
            <w:hideMark/>
          </w:tcPr>
          <w:p w14:paraId="01B267DD" w14:textId="77652119"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1277</w:t>
            </w:r>
          </w:p>
        </w:tc>
        <w:tc>
          <w:tcPr>
            <w:tcW w:w="754" w:type="dxa"/>
            <w:shd w:val="clear" w:color="auto" w:fill="auto"/>
            <w:noWrap/>
            <w:vAlign w:val="bottom"/>
            <w:hideMark/>
          </w:tcPr>
          <w:p w14:paraId="34472F6D" w14:textId="6F687B0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7544</w:t>
            </w:r>
          </w:p>
        </w:tc>
        <w:tc>
          <w:tcPr>
            <w:tcW w:w="754" w:type="dxa"/>
            <w:shd w:val="clear" w:color="auto" w:fill="auto"/>
            <w:noWrap/>
            <w:vAlign w:val="bottom"/>
            <w:hideMark/>
          </w:tcPr>
          <w:p w14:paraId="29F32D89" w14:textId="4B18D4B4"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4043</w:t>
            </w:r>
          </w:p>
        </w:tc>
        <w:tc>
          <w:tcPr>
            <w:tcW w:w="754" w:type="dxa"/>
            <w:shd w:val="clear" w:color="auto" w:fill="auto"/>
            <w:noWrap/>
            <w:vAlign w:val="bottom"/>
            <w:hideMark/>
          </w:tcPr>
          <w:p w14:paraId="7126AF71" w14:textId="5BA2046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7274</w:t>
            </w:r>
          </w:p>
        </w:tc>
        <w:tc>
          <w:tcPr>
            <w:tcW w:w="754" w:type="dxa"/>
            <w:shd w:val="clear" w:color="auto" w:fill="auto"/>
            <w:noWrap/>
            <w:vAlign w:val="bottom"/>
            <w:hideMark/>
          </w:tcPr>
          <w:p w14:paraId="7425779C" w14:textId="4D35496E"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8173</w:t>
            </w:r>
          </w:p>
        </w:tc>
        <w:tc>
          <w:tcPr>
            <w:tcW w:w="754" w:type="dxa"/>
            <w:shd w:val="clear" w:color="auto" w:fill="auto"/>
            <w:noWrap/>
            <w:vAlign w:val="bottom"/>
            <w:hideMark/>
          </w:tcPr>
          <w:p w14:paraId="5C6A9BB9" w14:textId="3D01729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7457</w:t>
            </w:r>
          </w:p>
        </w:tc>
        <w:tc>
          <w:tcPr>
            <w:tcW w:w="754" w:type="dxa"/>
            <w:shd w:val="clear" w:color="auto" w:fill="auto"/>
            <w:noWrap/>
            <w:vAlign w:val="bottom"/>
            <w:hideMark/>
          </w:tcPr>
          <w:p w14:paraId="00E4F262" w14:textId="29ADD89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5623</w:t>
            </w:r>
          </w:p>
        </w:tc>
        <w:tc>
          <w:tcPr>
            <w:tcW w:w="754" w:type="dxa"/>
            <w:shd w:val="clear" w:color="auto" w:fill="auto"/>
            <w:noWrap/>
            <w:vAlign w:val="bottom"/>
            <w:hideMark/>
          </w:tcPr>
          <w:p w14:paraId="6A335BD6" w14:textId="10F6279C"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0256</w:t>
            </w:r>
          </w:p>
        </w:tc>
        <w:tc>
          <w:tcPr>
            <w:tcW w:w="754" w:type="dxa"/>
            <w:shd w:val="clear" w:color="auto" w:fill="auto"/>
            <w:noWrap/>
            <w:vAlign w:val="bottom"/>
            <w:hideMark/>
          </w:tcPr>
          <w:p w14:paraId="4F571076" w14:textId="7A8DFFEF" w:rsidR="009614C9" w:rsidRPr="00B2441B" w:rsidRDefault="009614C9" w:rsidP="009614C9">
            <w:pPr>
              <w:spacing w:line="240" w:lineRule="auto"/>
              <w:jc w:val="right"/>
              <w:rPr>
                <w:rFonts w:cs="Arial"/>
                <w:color w:val="000000"/>
                <w:sz w:val="16"/>
                <w:szCs w:val="16"/>
              </w:rPr>
            </w:pPr>
            <w:r>
              <w:rPr>
                <w:rFonts w:cs="Arial"/>
                <w:color w:val="000000"/>
                <w:sz w:val="16"/>
                <w:szCs w:val="16"/>
              </w:rPr>
              <w:t>-3</w:t>
            </w:r>
            <w:r w:rsidR="001F0359">
              <w:rPr>
                <w:rFonts w:cs="Arial"/>
                <w:color w:val="000000"/>
                <w:sz w:val="16"/>
                <w:szCs w:val="16"/>
              </w:rPr>
              <w:t>,</w:t>
            </w:r>
            <w:r>
              <w:rPr>
                <w:rFonts w:cs="Arial"/>
                <w:color w:val="000000"/>
                <w:sz w:val="16"/>
                <w:szCs w:val="16"/>
              </w:rPr>
              <w:t>5025</w:t>
            </w:r>
          </w:p>
        </w:tc>
      </w:tr>
      <w:tr w:rsidR="009614C9" w:rsidRPr="00B2441B" w14:paraId="48741D19" w14:textId="77777777" w:rsidTr="000F0FC4">
        <w:trPr>
          <w:trHeight w:val="288"/>
        </w:trPr>
        <w:tc>
          <w:tcPr>
            <w:tcW w:w="775" w:type="dxa"/>
            <w:shd w:val="clear" w:color="auto" w:fill="auto"/>
            <w:noWrap/>
            <w:vAlign w:val="center"/>
            <w:hideMark/>
          </w:tcPr>
          <w:p w14:paraId="0052E127" w14:textId="59AA7788"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11</w:t>
            </w:r>
          </w:p>
        </w:tc>
        <w:tc>
          <w:tcPr>
            <w:tcW w:w="755" w:type="dxa"/>
            <w:shd w:val="clear" w:color="auto" w:fill="auto"/>
            <w:noWrap/>
            <w:vAlign w:val="bottom"/>
            <w:hideMark/>
          </w:tcPr>
          <w:p w14:paraId="06944CFE" w14:textId="0A6D83D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1685</w:t>
            </w:r>
          </w:p>
        </w:tc>
        <w:tc>
          <w:tcPr>
            <w:tcW w:w="755" w:type="dxa"/>
            <w:shd w:val="clear" w:color="auto" w:fill="auto"/>
            <w:noWrap/>
            <w:vAlign w:val="bottom"/>
            <w:hideMark/>
          </w:tcPr>
          <w:p w14:paraId="025A6C1E" w14:textId="746C9F3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4997</w:t>
            </w:r>
          </w:p>
        </w:tc>
        <w:tc>
          <w:tcPr>
            <w:tcW w:w="755" w:type="dxa"/>
            <w:shd w:val="clear" w:color="auto" w:fill="auto"/>
            <w:noWrap/>
            <w:vAlign w:val="bottom"/>
            <w:hideMark/>
          </w:tcPr>
          <w:p w14:paraId="61F27374" w14:textId="30B437FA"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8900</w:t>
            </w:r>
          </w:p>
        </w:tc>
        <w:tc>
          <w:tcPr>
            <w:tcW w:w="754" w:type="dxa"/>
            <w:shd w:val="clear" w:color="auto" w:fill="auto"/>
            <w:noWrap/>
            <w:vAlign w:val="bottom"/>
            <w:hideMark/>
          </w:tcPr>
          <w:p w14:paraId="2D4417C8" w14:textId="47C0800F"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9235</w:t>
            </w:r>
          </w:p>
        </w:tc>
        <w:tc>
          <w:tcPr>
            <w:tcW w:w="754" w:type="dxa"/>
            <w:shd w:val="clear" w:color="auto" w:fill="auto"/>
            <w:noWrap/>
            <w:vAlign w:val="bottom"/>
            <w:hideMark/>
          </w:tcPr>
          <w:p w14:paraId="285119F1" w14:textId="1FF77430" w:rsidR="009614C9" w:rsidRPr="00B2441B" w:rsidRDefault="009614C9" w:rsidP="009614C9">
            <w:pPr>
              <w:spacing w:line="240" w:lineRule="auto"/>
              <w:jc w:val="right"/>
              <w:rPr>
                <w:rFonts w:cs="Arial"/>
                <w:color w:val="000000"/>
                <w:sz w:val="16"/>
                <w:szCs w:val="16"/>
              </w:rPr>
            </w:pPr>
            <w:r>
              <w:rPr>
                <w:rFonts w:cs="Arial"/>
                <w:color w:val="000000"/>
                <w:sz w:val="16"/>
                <w:szCs w:val="16"/>
              </w:rPr>
              <w:t>3</w:t>
            </w:r>
            <w:r w:rsidR="001F0359">
              <w:rPr>
                <w:rFonts w:cs="Arial"/>
                <w:color w:val="000000"/>
                <w:sz w:val="16"/>
                <w:szCs w:val="16"/>
              </w:rPr>
              <w:t>,</w:t>
            </w:r>
            <w:r>
              <w:rPr>
                <w:rFonts w:cs="Arial"/>
                <w:color w:val="000000"/>
                <w:sz w:val="16"/>
                <w:szCs w:val="16"/>
              </w:rPr>
              <w:t>0171</w:t>
            </w:r>
          </w:p>
        </w:tc>
        <w:tc>
          <w:tcPr>
            <w:tcW w:w="754" w:type="dxa"/>
            <w:shd w:val="clear" w:color="auto" w:fill="auto"/>
            <w:noWrap/>
            <w:vAlign w:val="bottom"/>
            <w:hideMark/>
          </w:tcPr>
          <w:p w14:paraId="4A5CF490" w14:textId="3FB6369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3907</w:t>
            </w:r>
          </w:p>
        </w:tc>
        <w:tc>
          <w:tcPr>
            <w:tcW w:w="754" w:type="dxa"/>
            <w:shd w:val="clear" w:color="auto" w:fill="auto"/>
            <w:noWrap/>
            <w:vAlign w:val="bottom"/>
            <w:hideMark/>
          </w:tcPr>
          <w:p w14:paraId="6B1F1320" w14:textId="671C59C1"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2357</w:t>
            </w:r>
          </w:p>
        </w:tc>
        <w:tc>
          <w:tcPr>
            <w:tcW w:w="754" w:type="dxa"/>
            <w:shd w:val="clear" w:color="auto" w:fill="auto"/>
            <w:noWrap/>
            <w:vAlign w:val="bottom"/>
            <w:hideMark/>
          </w:tcPr>
          <w:p w14:paraId="222D9229" w14:textId="79A0B122"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3716</w:t>
            </w:r>
          </w:p>
        </w:tc>
        <w:tc>
          <w:tcPr>
            <w:tcW w:w="754" w:type="dxa"/>
            <w:shd w:val="clear" w:color="auto" w:fill="auto"/>
            <w:noWrap/>
            <w:vAlign w:val="bottom"/>
            <w:hideMark/>
          </w:tcPr>
          <w:p w14:paraId="494CF926" w14:textId="4FC99998"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7894</w:t>
            </w:r>
          </w:p>
        </w:tc>
        <w:tc>
          <w:tcPr>
            <w:tcW w:w="754" w:type="dxa"/>
            <w:shd w:val="clear" w:color="auto" w:fill="auto"/>
            <w:noWrap/>
            <w:vAlign w:val="bottom"/>
            <w:hideMark/>
          </w:tcPr>
          <w:p w14:paraId="28FF00DF" w14:textId="6241995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6573</w:t>
            </w:r>
          </w:p>
        </w:tc>
        <w:tc>
          <w:tcPr>
            <w:tcW w:w="754" w:type="dxa"/>
            <w:shd w:val="clear" w:color="auto" w:fill="auto"/>
            <w:noWrap/>
            <w:vAlign w:val="bottom"/>
            <w:hideMark/>
          </w:tcPr>
          <w:p w14:paraId="59D12B39" w14:textId="02A841E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3900</w:t>
            </w:r>
          </w:p>
        </w:tc>
      </w:tr>
      <w:tr w:rsidR="009614C9" w:rsidRPr="00B2441B" w14:paraId="297BA90B" w14:textId="77777777" w:rsidTr="000F0FC4">
        <w:trPr>
          <w:trHeight w:val="288"/>
        </w:trPr>
        <w:tc>
          <w:tcPr>
            <w:tcW w:w="775" w:type="dxa"/>
            <w:shd w:val="clear" w:color="auto" w:fill="auto"/>
            <w:noWrap/>
            <w:vAlign w:val="center"/>
            <w:hideMark/>
          </w:tcPr>
          <w:p w14:paraId="298D176F" w14:textId="70644821"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12</w:t>
            </w:r>
          </w:p>
        </w:tc>
        <w:tc>
          <w:tcPr>
            <w:tcW w:w="755" w:type="dxa"/>
            <w:shd w:val="clear" w:color="auto" w:fill="auto"/>
            <w:noWrap/>
            <w:vAlign w:val="bottom"/>
            <w:hideMark/>
          </w:tcPr>
          <w:p w14:paraId="24C8BE84" w14:textId="2B425F49"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4717</w:t>
            </w:r>
          </w:p>
        </w:tc>
        <w:tc>
          <w:tcPr>
            <w:tcW w:w="755" w:type="dxa"/>
            <w:shd w:val="clear" w:color="auto" w:fill="auto"/>
            <w:noWrap/>
            <w:vAlign w:val="bottom"/>
            <w:hideMark/>
          </w:tcPr>
          <w:p w14:paraId="4441827A" w14:textId="528CFD0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5465</w:t>
            </w:r>
          </w:p>
        </w:tc>
        <w:tc>
          <w:tcPr>
            <w:tcW w:w="755" w:type="dxa"/>
            <w:shd w:val="clear" w:color="auto" w:fill="auto"/>
            <w:noWrap/>
            <w:vAlign w:val="bottom"/>
            <w:hideMark/>
          </w:tcPr>
          <w:p w14:paraId="203768D3" w14:textId="3303F9D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1415</w:t>
            </w:r>
          </w:p>
        </w:tc>
        <w:tc>
          <w:tcPr>
            <w:tcW w:w="754" w:type="dxa"/>
            <w:shd w:val="clear" w:color="auto" w:fill="auto"/>
            <w:noWrap/>
            <w:vAlign w:val="bottom"/>
            <w:hideMark/>
          </w:tcPr>
          <w:p w14:paraId="08BD2CB7" w14:textId="14A75259"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7279</w:t>
            </w:r>
          </w:p>
        </w:tc>
        <w:tc>
          <w:tcPr>
            <w:tcW w:w="754" w:type="dxa"/>
            <w:shd w:val="clear" w:color="auto" w:fill="auto"/>
            <w:noWrap/>
            <w:vAlign w:val="bottom"/>
            <w:hideMark/>
          </w:tcPr>
          <w:p w14:paraId="5C691596" w14:textId="3E98759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6243</w:t>
            </w:r>
          </w:p>
        </w:tc>
        <w:tc>
          <w:tcPr>
            <w:tcW w:w="754" w:type="dxa"/>
            <w:shd w:val="clear" w:color="auto" w:fill="auto"/>
            <w:noWrap/>
            <w:vAlign w:val="bottom"/>
            <w:hideMark/>
          </w:tcPr>
          <w:p w14:paraId="466E02AB" w14:textId="40A7E35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2627</w:t>
            </w:r>
          </w:p>
        </w:tc>
        <w:tc>
          <w:tcPr>
            <w:tcW w:w="754" w:type="dxa"/>
            <w:shd w:val="clear" w:color="auto" w:fill="auto"/>
            <w:noWrap/>
            <w:vAlign w:val="bottom"/>
            <w:hideMark/>
          </w:tcPr>
          <w:p w14:paraId="05693889" w14:textId="7E8329C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0073</w:t>
            </w:r>
          </w:p>
        </w:tc>
        <w:tc>
          <w:tcPr>
            <w:tcW w:w="754" w:type="dxa"/>
            <w:shd w:val="clear" w:color="auto" w:fill="auto"/>
            <w:noWrap/>
            <w:vAlign w:val="bottom"/>
            <w:hideMark/>
          </w:tcPr>
          <w:p w14:paraId="30AA8E27" w14:textId="3254CFC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7606</w:t>
            </w:r>
          </w:p>
        </w:tc>
        <w:tc>
          <w:tcPr>
            <w:tcW w:w="754" w:type="dxa"/>
            <w:shd w:val="clear" w:color="auto" w:fill="auto"/>
            <w:noWrap/>
            <w:vAlign w:val="bottom"/>
            <w:hideMark/>
          </w:tcPr>
          <w:p w14:paraId="1A1C325B" w14:textId="456910BA"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4244</w:t>
            </w:r>
          </w:p>
        </w:tc>
        <w:tc>
          <w:tcPr>
            <w:tcW w:w="754" w:type="dxa"/>
            <w:shd w:val="clear" w:color="auto" w:fill="auto"/>
            <w:noWrap/>
            <w:vAlign w:val="bottom"/>
            <w:hideMark/>
          </w:tcPr>
          <w:p w14:paraId="46C48BC6" w14:textId="03E7DB9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2079</w:t>
            </w:r>
          </w:p>
        </w:tc>
        <w:tc>
          <w:tcPr>
            <w:tcW w:w="754" w:type="dxa"/>
            <w:shd w:val="clear" w:color="auto" w:fill="auto"/>
            <w:noWrap/>
            <w:vAlign w:val="bottom"/>
            <w:hideMark/>
          </w:tcPr>
          <w:p w14:paraId="7D33060A" w14:textId="7C4EA4D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8175</w:t>
            </w:r>
          </w:p>
        </w:tc>
      </w:tr>
      <w:tr w:rsidR="009614C9" w:rsidRPr="00B2441B" w14:paraId="5EE9BE5B" w14:textId="77777777" w:rsidTr="000F0FC4">
        <w:trPr>
          <w:trHeight w:val="288"/>
        </w:trPr>
        <w:tc>
          <w:tcPr>
            <w:tcW w:w="775" w:type="dxa"/>
            <w:shd w:val="clear" w:color="auto" w:fill="auto"/>
            <w:noWrap/>
            <w:vAlign w:val="center"/>
            <w:hideMark/>
          </w:tcPr>
          <w:p w14:paraId="0810C4C5" w14:textId="15094D23"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13</w:t>
            </w:r>
          </w:p>
        </w:tc>
        <w:tc>
          <w:tcPr>
            <w:tcW w:w="755" w:type="dxa"/>
            <w:shd w:val="clear" w:color="auto" w:fill="auto"/>
            <w:noWrap/>
            <w:vAlign w:val="bottom"/>
            <w:hideMark/>
          </w:tcPr>
          <w:p w14:paraId="06596EC5" w14:textId="51AF81A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3695</w:t>
            </w:r>
          </w:p>
        </w:tc>
        <w:tc>
          <w:tcPr>
            <w:tcW w:w="755" w:type="dxa"/>
            <w:shd w:val="clear" w:color="auto" w:fill="auto"/>
            <w:noWrap/>
            <w:vAlign w:val="bottom"/>
            <w:hideMark/>
          </w:tcPr>
          <w:p w14:paraId="2FFB2DB2" w14:textId="05B1350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7561</w:t>
            </w:r>
          </w:p>
        </w:tc>
        <w:tc>
          <w:tcPr>
            <w:tcW w:w="755" w:type="dxa"/>
            <w:shd w:val="clear" w:color="auto" w:fill="auto"/>
            <w:noWrap/>
            <w:vAlign w:val="bottom"/>
            <w:hideMark/>
          </w:tcPr>
          <w:p w14:paraId="5214CCFF" w14:textId="3C2C9C3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5903</w:t>
            </w:r>
          </w:p>
        </w:tc>
        <w:tc>
          <w:tcPr>
            <w:tcW w:w="754" w:type="dxa"/>
            <w:shd w:val="clear" w:color="auto" w:fill="auto"/>
            <w:noWrap/>
            <w:vAlign w:val="bottom"/>
            <w:hideMark/>
          </w:tcPr>
          <w:p w14:paraId="0309297C" w14:textId="7FAC540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5499</w:t>
            </w:r>
          </w:p>
        </w:tc>
        <w:tc>
          <w:tcPr>
            <w:tcW w:w="754" w:type="dxa"/>
            <w:shd w:val="clear" w:color="auto" w:fill="auto"/>
            <w:noWrap/>
            <w:vAlign w:val="bottom"/>
            <w:hideMark/>
          </w:tcPr>
          <w:p w14:paraId="11891B2B" w14:textId="0EAA34A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4707</w:t>
            </w:r>
          </w:p>
        </w:tc>
        <w:tc>
          <w:tcPr>
            <w:tcW w:w="754" w:type="dxa"/>
            <w:shd w:val="clear" w:color="auto" w:fill="auto"/>
            <w:noWrap/>
            <w:vAlign w:val="bottom"/>
            <w:hideMark/>
          </w:tcPr>
          <w:p w14:paraId="53E3FF0A" w14:textId="29B7AF0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2559</w:t>
            </w:r>
          </w:p>
        </w:tc>
        <w:tc>
          <w:tcPr>
            <w:tcW w:w="754" w:type="dxa"/>
            <w:shd w:val="clear" w:color="auto" w:fill="auto"/>
            <w:noWrap/>
            <w:vAlign w:val="bottom"/>
            <w:hideMark/>
          </w:tcPr>
          <w:p w14:paraId="6CBBF8DF" w14:textId="045791B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0174</w:t>
            </w:r>
          </w:p>
        </w:tc>
        <w:tc>
          <w:tcPr>
            <w:tcW w:w="754" w:type="dxa"/>
            <w:shd w:val="clear" w:color="auto" w:fill="auto"/>
            <w:noWrap/>
            <w:vAlign w:val="bottom"/>
            <w:hideMark/>
          </w:tcPr>
          <w:p w14:paraId="024785D7" w14:textId="003F731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9486</w:t>
            </w:r>
          </w:p>
        </w:tc>
        <w:tc>
          <w:tcPr>
            <w:tcW w:w="754" w:type="dxa"/>
            <w:shd w:val="clear" w:color="auto" w:fill="auto"/>
            <w:noWrap/>
            <w:vAlign w:val="bottom"/>
            <w:hideMark/>
          </w:tcPr>
          <w:p w14:paraId="0CE64247" w14:textId="300EED3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3063</w:t>
            </w:r>
          </w:p>
        </w:tc>
        <w:tc>
          <w:tcPr>
            <w:tcW w:w="754" w:type="dxa"/>
            <w:shd w:val="clear" w:color="auto" w:fill="auto"/>
            <w:noWrap/>
            <w:vAlign w:val="bottom"/>
            <w:hideMark/>
          </w:tcPr>
          <w:p w14:paraId="788967F9" w14:textId="20E35FA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5076</w:t>
            </w:r>
          </w:p>
        </w:tc>
        <w:tc>
          <w:tcPr>
            <w:tcW w:w="754" w:type="dxa"/>
            <w:shd w:val="clear" w:color="auto" w:fill="auto"/>
            <w:noWrap/>
            <w:vAlign w:val="bottom"/>
            <w:hideMark/>
          </w:tcPr>
          <w:p w14:paraId="4A66A58C" w14:textId="3E266269"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2596</w:t>
            </w:r>
          </w:p>
        </w:tc>
      </w:tr>
      <w:tr w:rsidR="009614C9" w:rsidRPr="00B2441B" w14:paraId="4DEF5A1E" w14:textId="77777777" w:rsidTr="000F0FC4">
        <w:trPr>
          <w:trHeight w:val="288"/>
        </w:trPr>
        <w:tc>
          <w:tcPr>
            <w:tcW w:w="775" w:type="dxa"/>
            <w:shd w:val="clear" w:color="auto" w:fill="auto"/>
            <w:noWrap/>
            <w:vAlign w:val="center"/>
            <w:hideMark/>
          </w:tcPr>
          <w:p w14:paraId="4838825F" w14:textId="738C0D44"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14</w:t>
            </w:r>
          </w:p>
        </w:tc>
        <w:tc>
          <w:tcPr>
            <w:tcW w:w="755" w:type="dxa"/>
            <w:shd w:val="clear" w:color="auto" w:fill="auto"/>
            <w:noWrap/>
            <w:vAlign w:val="bottom"/>
            <w:hideMark/>
          </w:tcPr>
          <w:p w14:paraId="3AEE6422" w14:textId="73D380D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4374</w:t>
            </w:r>
          </w:p>
        </w:tc>
        <w:tc>
          <w:tcPr>
            <w:tcW w:w="755" w:type="dxa"/>
            <w:shd w:val="clear" w:color="auto" w:fill="auto"/>
            <w:noWrap/>
            <w:vAlign w:val="bottom"/>
            <w:hideMark/>
          </w:tcPr>
          <w:p w14:paraId="66843C39" w14:textId="4C5EE73B"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0157</w:t>
            </w:r>
          </w:p>
        </w:tc>
        <w:tc>
          <w:tcPr>
            <w:tcW w:w="755" w:type="dxa"/>
            <w:shd w:val="clear" w:color="auto" w:fill="auto"/>
            <w:noWrap/>
            <w:vAlign w:val="bottom"/>
            <w:hideMark/>
          </w:tcPr>
          <w:p w14:paraId="7A0748AB" w14:textId="08F12AC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9162</w:t>
            </w:r>
          </w:p>
        </w:tc>
        <w:tc>
          <w:tcPr>
            <w:tcW w:w="754" w:type="dxa"/>
            <w:shd w:val="clear" w:color="auto" w:fill="auto"/>
            <w:noWrap/>
            <w:vAlign w:val="bottom"/>
            <w:hideMark/>
          </w:tcPr>
          <w:p w14:paraId="047BD2E4" w14:textId="0E26F04E" w:rsidR="009614C9" w:rsidRPr="00B2441B" w:rsidRDefault="009614C9" w:rsidP="009614C9">
            <w:pPr>
              <w:spacing w:line="240" w:lineRule="auto"/>
              <w:jc w:val="right"/>
              <w:rPr>
                <w:rFonts w:cs="Arial"/>
                <w:color w:val="000000"/>
                <w:sz w:val="16"/>
                <w:szCs w:val="16"/>
              </w:rPr>
            </w:pPr>
            <w:r>
              <w:rPr>
                <w:rFonts w:cs="Arial"/>
                <w:color w:val="000000"/>
                <w:sz w:val="16"/>
                <w:szCs w:val="16"/>
              </w:rPr>
              <w:t>3</w:t>
            </w:r>
            <w:r w:rsidR="001F0359">
              <w:rPr>
                <w:rFonts w:cs="Arial"/>
                <w:color w:val="000000"/>
                <w:sz w:val="16"/>
                <w:szCs w:val="16"/>
              </w:rPr>
              <w:t>,</w:t>
            </w:r>
            <w:r>
              <w:rPr>
                <w:rFonts w:cs="Arial"/>
                <w:color w:val="000000"/>
                <w:sz w:val="16"/>
                <w:szCs w:val="16"/>
              </w:rPr>
              <w:t>1902</w:t>
            </w:r>
          </w:p>
        </w:tc>
        <w:tc>
          <w:tcPr>
            <w:tcW w:w="754" w:type="dxa"/>
            <w:shd w:val="clear" w:color="auto" w:fill="auto"/>
            <w:noWrap/>
            <w:vAlign w:val="bottom"/>
            <w:hideMark/>
          </w:tcPr>
          <w:p w14:paraId="1D563797" w14:textId="011FBA5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1178</w:t>
            </w:r>
          </w:p>
        </w:tc>
        <w:tc>
          <w:tcPr>
            <w:tcW w:w="754" w:type="dxa"/>
            <w:shd w:val="clear" w:color="auto" w:fill="auto"/>
            <w:noWrap/>
            <w:vAlign w:val="bottom"/>
            <w:hideMark/>
          </w:tcPr>
          <w:p w14:paraId="0F9F6FA1" w14:textId="5501205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0826</w:t>
            </w:r>
          </w:p>
        </w:tc>
        <w:tc>
          <w:tcPr>
            <w:tcW w:w="754" w:type="dxa"/>
            <w:shd w:val="clear" w:color="auto" w:fill="auto"/>
            <w:noWrap/>
            <w:vAlign w:val="bottom"/>
            <w:hideMark/>
          </w:tcPr>
          <w:p w14:paraId="728A29CF" w14:textId="5B8F0677"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8999</w:t>
            </w:r>
          </w:p>
        </w:tc>
        <w:tc>
          <w:tcPr>
            <w:tcW w:w="754" w:type="dxa"/>
            <w:shd w:val="clear" w:color="auto" w:fill="auto"/>
            <w:noWrap/>
            <w:vAlign w:val="bottom"/>
            <w:hideMark/>
          </w:tcPr>
          <w:p w14:paraId="3972DE7D" w14:textId="7B2D479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7572</w:t>
            </w:r>
          </w:p>
        </w:tc>
        <w:tc>
          <w:tcPr>
            <w:tcW w:w="754" w:type="dxa"/>
            <w:shd w:val="clear" w:color="auto" w:fill="auto"/>
            <w:noWrap/>
            <w:vAlign w:val="bottom"/>
            <w:hideMark/>
          </w:tcPr>
          <w:p w14:paraId="06CE37A8" w14:textId="454FC7F5"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5393</w:t>
            </w:r>
          </w:p>
        </w:tc>
        <w:tc>
          <w:tcPr>
            <w:tcW w:w="754" w:type="dxa"/>
            <w:shd w:val="clear" w:color="auto" w:fill="auto"/>
            <w:noWrap/>
            <w:vAlign w:val="bottom"/>
            <w:hideMark/>
          </w:tcPr>
          <w:p w14:paraId="3039DE21" w14:textId="21A6E472"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4714</w:t>
            </w:r>
          </w:p>
        </w:tc>
        <w:tc>
          <w:tcPr>
            <w:tcW w:w="754" w:type="dxa"/>
            <w:shd w:val="clear" w:color="auto" w:fill="auto"/>
            <w:noWrap/>
            <w:vAlign w:val="bottom"/>
            <w:hideMark/>
          </w:tcPr>
          <w:p w14:paraId="370B775F" w14:textId="214F6E8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3336</w:t>
            </w:r>
          </w:p>
        </w:tc>
      </w:tr>
      <w:tr w:rsidR="009614C9" w:rsidRPr="00B2441B" w14:paraId="1FD0330B" w14:textId="77777777" w:rsidTr="000F0FC4">
        <w:trPr>
          <w:trHeight w:val="288"/>
        </w:trPr>
        <w:tc>
          <w:tcPr>
            <w:tcW w:w="775" w:type="dxa"/>
            <w:shd w:val="clear" w:color="auto" w:fill="auto"/>
            <w:noWrap/>
            <w:vAlign w:val="center"/>
            <w:hideMark/>
          </w:tcPr>
          <w:p w14:paraId="72610C3C" w14:textId="48C4501B"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15</w:t>
            </w:r>
          </w:p>
        </w:tc>
        <w:tc>
          <w:tcPr>
            <w:tcW w:w="755" w:type="dxa"/>
            <w:shd w:val="clear" w:color="auto" w:fill="auto"/>
            <w:noWrap/>
            <w:vAlign w:val="bottom"/>
            <w:hideMark/>
          </w:tcPr>
          <w:p w14:paraId="101F43C0" w14:textId="1C8764D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6712</w:t>
            </w:r>
          </w:p>
        </w:tc>
        <w:tc>
          <w:tcPr>
            <w:tcW w:w="755" w:type="dxa"/>
            <w:shd w:val="clear" w:color="auto" w:fill="auto"/>
            <w:noWrap/>
            <w:vAlign w:val="bottom"/>
            <w:hideMark/>
          </w:tcPr>
          <w:p w14:paraId="1A76CA3C" w14:textId="75480C25"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2839</w:t>
            </w:r>
          </w:p>
        </w:tc>
        <w:tc>
          <w:tcPr>
            <w:tcW w:w="755" w:type="dxa"/>
            <w:shd w:val="clear" w:color="auto" w:fill="auto"/>
            <w:noWrap/>
            <w:vAlign w:val="bottom"/>
            <w:hideMark/>
          </w:tcPr>
          <w:p w14:paraId="5A391D16" w14:textId="6B507DE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8546</w:t>
            </w:r>
          </w:p>
        </w:tc>
        <w:tc>
          <w:tcPr>
            <w:tcW w:w="754" w:type="dxa"/>
            <w:shd w:val="clear" w:color="auto" w:fill="auto"/>
            <w:noWrap/>
            <w:vAlign w:val="bottom"/>
            <w:hideMark/>
          </w:tcPr>
          <w:p w14:paraId="5C1DC529" w14:textId="21DC8883"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5404</w:t>
            </w:r>
          </w:p>
        </w:tc>
        <w:tc>
          <w:tcPr>
            <w:tcW w:w="754" w:type="dxa"/>
            <w:shd w:val="clear" w:color="auto" w:fill="auto"/>
            <w:noWrap/>
            <w:vAlign w:val="bottom"/>
            <w:hideMark/>
          </w:tcPr>
          <w:p w14:paraId="7D218C82" w14:textId="21D29D26"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2943</w:t>
            </w:r>
          </w:p>
        </w:tc>
        <w:tc>
          <w:tcPr>
            <w:tcW w:w="754" w:type="dxa"/>
            <w:shd w:val="clear" w:color="auto" w:fill="auto"/>
            <w:noWrap/>
            <w:vAlign w:val="bottom"/>
            <w:hideMark/>
          </w:tcPr>
          <w:p w14:paraId="0B185689" w14:textId="6065B42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8504</w:t>
            </w:r>
          </w:p>
        </w:tc>
        <w:tc>
          <w:tcPr>
            <w:tcW w:w="754" w:type="dxa"/>
            <w:shd w:val="clear" w:color="auto" w:fill="auto"/>
            <w:noWrap/>
            <w:vAlign w:val="bottom"/>
            <w:hideMark/>
          </w:tcPr>
          <w:p w14:paraId="3FBC6A43" w14:textId="365013BA"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1523</w:t>
            </w:r>
          </w:p>
        </w:tc>
        <w:tc>
          <w:tcPr>
            <w:tcW w:w="754" w:type="dxa"/>
            <w:shd w:val="clear" w:color="auto" w:fill="auto"/>
            <w:noWrap/>
            <w:vAlign w:val="bottom"/>
            <w:hideMark/>
          </w:tcPr>
          <w:p w14:paraId="3A45516D" w14:textId="73609808"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0887</w:t>
            </w:r>
          </w:p>
        </w:tc>
        <w:tc>
          <w:tcPr>
            <w:tcW w:w="754" w:type="dxa"/>
            <w:shd w:val="clear" w:color="auto" w:fill="auto"/>
            <w:noWrap/>
            <w:vAlign w:val="bottom"/>
            <w:hideMark/>
          </w:tcPr>
          <w:p w14:paraId="10518836" w14:textId="56D5A5C8"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4583</w:t>
            </w:r>
          </w:p>
        </w:tc>
        <w:tc>
          <w:tcPr>
            <w:tcW w:w="754" w:type="dxa"/>
            <w:shd w:val="clear" w:color="auto" w:fill="auto"/>
            <w:noWrap/>
            <w:vAlign w:val="bottom"/>
            <w:hideMark/>
          </w:tcPr>
          <w:p w14:paraId="22E32948" w14:textId="59D6C06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9487</w:t>
            </w:r>
          </w:p>
        </w:tc>
        <w:tc>
          <w:tcPr>
            <w:tcW w:w="754" w:type="dxa"/>
            <w:shd w:val="clear" w:color="auto" w:fill="auto"/>
            <w:noWrap/>
            <w:vAlign w:val="bottom"/>
            <w:hideMark/>
          </w:tcPr>
          <w:p w14:paraId="7FB36254" w14:textId="61CE0ED5"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4452</w:t>
            </w:r>
          </w:p>
        </w:tc>
      </w:tr>
      <w:tr w:rsidR="009614C9" w:rsidRPr="00B2441B" w14:paraId="339A70DB" w14:textId="77777777" w:rsidTr="000F0FC4">
        <w:trPr>
          <w:trHeight w:val="288"/>
        </w:trPr>
        <w:tc>
          <w:tcPr>
            <w:tcW w:w="775" w:type="dxa"/>
            <w:shd w:val="clear" w:color="auto" w:fill="auto"/>
            <w:noWrap/>
            <w:vAlign w:val="center"/>
            <w:hideMark/>
          </w:tcPr>
          <w:p w14:paraId="1142F0A9" w14:textId="721B6EDE"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16</w:t>
            </w:r>
          </w:p>
        </w:tc>
        <w:tc>
          <w:tcPr>
            <w:tcW w:w="755" w:type="dxa"/>
            <w:shd w:val="clear" w:color="auto" w:fill="auto"/>
            <w:noWrap/>
            <w:vAlign w:val="bottom"/>
            <w:hideMark/>
          </w:tcPr>
          <w:p w14:paraId="501737B2" w14:textId="7C9066B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7595</w:t>
            </w:r>
          </w:p>
        </w:tc>
        <w:tc>
          <w:tcPr>
            <w:tcW w:w="755" w:type="dxa"/>
            <w:shd w:val="clear" w:color="auto" w:fill="auto"/>
            <w:noWrap/>
            <w:vAlign w:val="bottom"/>
            <w:hideMark/>
          </w:tcPr>
          <w:p w14:paraId="25C07943" w14:textId="5B44310E"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0316</w:t>
            </w:r>
          </w:p>
        </w:tc>
        <w:tc>
          <w:tcPr>
            <w:tcW w:w="755" w:type="dxa"/>
            <w:shd w:val="clear" w:color="auto" w:fill="auto"/>
            <w:noWrap/>
            <w:vAlign w:val="bottom"/>
            <w:hideMark/>
          </w:tcPr>
          <w:p w14:paraId="63F8D1C2" w14:textId="3C01A21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0697</w:t>
            </w:r>
          </w:p>
        </w:tc>
        <w:tc>
          <w:tcPr>
            <w:tcW w:w="754" w:type="dxa"/>
            <w:shd w:val="clear" w:color="auto" w:fill="auto"/>
            <w:noWrap/>
            <w:vAlign w:val="bottom"/>
            <w:hideMark/>
          </w:tcPr>
          <w:p w14:paraId="5B93F82F" w14:textId="6613A8F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9875</w:t>
            </w:r>
          </w:p>
        </w:tc>
        <w:tc>
          <w:tcPr>
            <w:tcW w:w="754" w:type="dxa"/>
            <w:shd w:val="clear" w:color="auto" w:fill="auto"/>
            <w:noWrap/>
            <w:vAlign w:val="bottom"/>
            <w:hideMark/>
          </w:tcPr>
          <w:p w14:paraId="56A514D0" w14:textId="16203CD8"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3934</w:t>
            </w:r>
          </w:p>
        </w:tc>
        <w:tc>
          <w:tcPr>
            <w:tcW w:w="754" w:type="dxa"/>
            <w:shd w:val="clear" w:color="auto" w:fill="auto"/>
            <w:noWrap/>
            <w:vAlign w:val="bottom"/>
            <w:hideMark/>
          </w:tcPr>
          <w:p w14:paraId="161C656D" w14:textId="19C2C953"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3833</w:t>
            </w:r>
          </w:p>
        </w:tc>
        <w:tc>
          <w:tcPr>
            <w:tcW w:w="754" w:type="dxa"/>
            <w:shd w:val="clear" w:color="auto" w:fill="auto"/>
            <w:noWrap/>
            <w:vAlign w:val="bottom"/>
            <w:hideMark/>
          </w:tcPr>
          <w:p w14:paraId="5A6BD5B8" w14:textId="2D43805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0313</w:t>
            </w:r>
          </w:p>
        </w:tc>
        <w:tc>
          <w:tcPr>
            <w:tcW w:w="754" w:type="dxa"/>
            <w:shd w:val="clear" w:color="auto" w:fill="auto"/>
            <w:noWrap/>
            <w:vAlign w:val="bottom"/>
            <w:hideMark/>
          </w:tcPr>
          <w:p w14:paraId="75F2ECDA" w14:textId="53C9C50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1304</w:t>
            </w:r>
          </w:p>
        </w:tc>
        <w:tc>
          <w:tcPr>
            <w:tcW w:w="754" w:type="dxa"/>
            <w:shd w:val="clear" w:color="auto" w:fill="auto"/>
            <w:noWrap/>
            <w:vAlign w:val="bottom"/>
            <w:hideMark/>
          </w:tcPr>
          <w:p w14:paraId="03754E73" w14:textId="2363428C"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1817</w:t>
            </w:r>
          </w:p>
        </w:tc>
        <w:tc>
          <w:tcPr>
            <w:tcW w:w="754" w:type="dxa"/>
            <w:shd w:val="clear" w:color="auto" w:fill="auto"/>
            <w:noWrap/>
            <w:vAlign w:val="bottom"/>
            <w:hideMark/>
          </w:tcPr>
          <w:p w14:paraId="464F50F1" w14:textId="49AC850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4875</w:t>
            </w:r>
          </w:p>
        </w:tc>
        <w:tc>
          <w:tcPr>
            <w:tcW w:w="754" w:type="dxa"/>
            <w:shd w:val="clear" w:color="auto" w:fill="auto"/>
            <w:noWrap/>
            <w:vAlign w:val="bottom"/>
            <w:hideMark/>
          </w:tcPr>
          <w:p w14:paraId="6BE10C1C" w14:textId="0B490CE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3244</w:t>
            </w:r>
          </w:p>
        </w:tc>
      </w:tr>
      <w:tr w:rsidR="009614C9" w:rsidRPr="00B2441B" w14:paraId="495AA595" w14:textId="77777777" w:rsidTr="000F0FC4">
        <w:trPr>
          <w:trHeight w:val="288"/>
        </w:trPr>
        <w:tc>
          <w:tcPr>
            <w:tcW w:w="775" w:type="dxa"/>
            <w:shd w:val="clear" w:color="auto" w:fill="auto"/>
            <w:noWrap/>
            <w:vAlign w:val="center"/>
            <w:hideMark/>
          </w:tcPr>
          <w:p w14:paraId="46E83D93" w14:textId="5F3DA6BB"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17</w:t>
            </w:r>
          </w:p>
        </w:tc>
        <w:tc>
          <w:tcPr>
            <w:tcW w:w="755" w:type="dxa"/>
            <w:shd w:val="clear" w:color="auto" w:fill="auto"/>
            <w:noWrap/>
            <w:vAlign w:val="bottom"/>
            <w:hideMark/>
          </w:tcPr>
          <w:p w14:paraId="568F1D32" w14:textId="1CE7DC35"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1299</w:t>
            </w:r>
          </w:p>
        </w:tc>
        <w:tc>
          <w:tcPr>
            <w:tcW w:w="755" w:type="dxa"/>
            <w:shd w:val="clear" w:color="auto" w:fill="auto"/>
            <w:noWrap/>
            <w:vAlign w:val="bottom"/>
            <w:hideMark/>
          </w:tcPr>
          <w:p w14:paraId="4B5FFD7A" w14:textId="0710553F"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5665</w:t>
            </w:r>
          </w:p>
        </w:tc>
        <w:tc>
          <w:tcPr>
            <w:tcW w:w="755" w:type="dxa"/>
            <w:shd w:val="clear" w:color="auto" w:fill="auto"/>
            <w:noWrap/>
            <w:vAlign w:val="bottom"/>
            <w:hideMark/>
          </w:tcPr>
          <w:p w14:paraId="3C8C03E4" w14:textId="3F8AA40C"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1954</w:t>
            </w:r>
          </w:p>
        </w:tc>
        <w:tc>
          <w:tcPr>
            <w:tcW w:w="754" w:type="dxa"/>
            <w:shd w:val="clear" w:color="auto" w:fill="auto"/>
            <w:noWrap/>
            <w:vAlign w:val="bottom"/>
            <w:hideMark/>
          </w:tcPr>
          <w:p w14:paraId="627E221C" w14:textId="34A962D7"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0302</w:t>
            </w:r>
          </w:p>
        </w:tc>
        <w:tc>
          <w:tcPr>
            <w:tcW w:w="754" w:type="dxa"/>
            <w:shd w:val="clear" w:color="auto" w:fill="auto"/>
            <w:noWrap/>
            <w:vAlign w:val="bottom"/>
            <w:hideMark/>
          </w:tcPr>
          <w:p w14:paraId="1BEF75AC" w14:textId="301AACD4"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3112</w:t>
            </w:r>
          </w:p>
        </w:tc>
        <w:tc>
          <w:tcPr>
            <w:tcW w:w="754" w:type="dxa"/>
            <w:shd w:val="clear" w:color="auto" w:fill="auto"/>
            <w:noWrap/>
            <w:vAlign w:val="bottom"/>
            <w:hideMark/>
          </w:tcPr>
          <w:p w14:paraId="4C8217BB" w14:textId="6123737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1792</w:t>
            </w:r>
          </w:p>
        </w:tc>
        <w:tc>
          <w:tcPr>
            <w:tcW w:w="754" w:type="dxa"/>
            <w:shd w:val="clear" w:color="auto" w:fill="auto"/>
            <w:noWrap/>
            <w:vAlign w:val="bottom"/>
            <w:hideMark/>
          </w:tcPr>
          <w:p w14:paraId="35D54F61" w14:textId="69E18A6E"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7262</w:t>
            </w:r>
          </w:p>
        </w:tc>
        <w:tc>
          <w:tcPr>
            <w:tcW w:w="754" w:type="dxa"/>
            <w:shd w:val="clear" w:color="auto" w:fill="auto"/>
            <w:noWrap/>
            <w:vAlign w:val="bottom"/>
            <w:hideMark/>
          </w:tcPr>
          <w:p w14:paraId="53530C09" w14:textId="6B0F7DA4"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1256</w:t>
            </w:r>
          </w:p>
        </w:tc>
        <w:tc>
          <w:tcPr>
            <w:tcW w:w="754" w:type="dxa"/>
            <w:shd w:val="clear" w:color="auto" w:fill="auto"/>
            <w:noWrap/>
            <w:vAlign w:val="bottom"/>
            <w:hideMark/>
          </w:tcPr>
          <w:p w14:paraId="3401A045" w14:textId="4BB0E670"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7887</w:t>
            </w:r>
          </w:p>
        </w:tc>
        <w:tc>
          <w:tcPr>
            <w:tcW w:w="754" w:type="dxa"/>
            <w:shd w:val="clear" w:color="auto" w:fill="auto"/>
            <w:noWrap/>
            <w:vAlign w:val="bottom"/>
            <w:hideMark/>
          </w:tcPr>
          <w:p w14:paraId="3D6E393B" w14:textId="7F74FC4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3871</w:t>
            </w:r>
          </w:p>
        </w:tc>
        <w:tc>
          <w:tcPr>
            <w:tcW w:w="754" w:type="dxa"/>
            <w:shd w:val="clear" w:color="auto" w:fill="auto"/>
            <w:noWrap/>
            <w:vAlign w:val="bottom"/>
            <w:hideMark/>
          </w:tcPr>
          <w:p w14:paraId="48964ED2" w14:textId="41C84922"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1913</w:t>
            </w:r>
          </w:p>
        </w:tc>
      </w:tr>
      <w:tr w:rsidR="009614C9" w:rsidRPr="00B2441B" w14:paraId="346EF6AB" w14:textId="77777777" w:rsidTr="000F0FC4">
        <w:trPr>
          <w:trHeight w:val="288"/>
        </w:trPr>
        <w:tc>
          <w:tcPr>
            <w:tcW w:w="775" w:type="dxa"/>
            <w:tcBorders>
              <w:bottom w:val="single" w:sz="12" w:space="0" w:color="auto"/>
            </w:tcBorders>
            <w:shd w:val="clear" w:color="auto" w:fill="auto"/>
            <w:noWrap/>
            <w:vAlign w:val="center"/>
            <w:hideMark/>
          </w:tcPr>
          <w:p w14:paraId="358F100F" w14:textId="232C795F" w:rsidR="009614C9" w:rsidRPr="00B2441B" w:rsidRDefault="009614C9" w:rsidP="009614C9">
            <w:pPr>
              <w:spacing w:line="240" w:lineRule="auto"/>
              <w:jc w:val="center"/>
              <w:rPr>
                <w:rFonts w:cs="Arial"/>
                <w:b/>
                <w:bCs/>
                <w:color w:val="000000"/>
                <w:sz w:val="16"/>
                <w:szCs w:val="16"/>
              </w:rPr>
            </w:pPr>
            <w:r w:rsidRPr="00B2441B">
              <w:rPr>
                <w:rFonts w:cs="Arial"/>
                <w:b/>
                <w:bCs/>
                <w:color w:val="000000"/>
                <w:sz w:val="16"/>
                <w:szCs w:val="16"/>
              </w:rPr>
              <w:t>18</w:t>
            </w:r>
          </w:p>
        </w:tc>
        <w:tc>
          <w:tcPr>
            <w:tcW w:w="755" w:type="dxa"/>
            <w:tcBorders>
              <w:bottom w:val="single" w:sz="12" w:space="0" w:color="auto"/>
            </w:tcBorders>
            <w:shd w:val="clear" w:color="auto" w:fill="auto"/>
            <w:noWrap/>
            <w:vAlign w:val="bottom"/>
            <w:hideMark/>
          </w:tcPr>
          <w:p w14:paraId="4C67DB80" w14:textId="13529F81"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3704</w:t>
            </w:r>
          </w:p>
        </w:tc>
        <w:tc>
          <w:tcPr>
            <w:tcW w:w="755" w:type="dxa"/>
            <w:tcBorders>
              <w:bottom w:val="single" w:sz="12" w:space="0" w:color="auto"/>
            </w:tcBorders>
            <w:shd w:val="clear" w:color="auto" w:fill="auto"/>
            <w:noWrap/>
            <w:vAlign w:val="bottom"/>
            <w:hideMark/>
          </w:tcPr>
          <w:p w14:paraId="475CA55A" w14:textId="05B55D2F" w:rsidR="009614C9" w:rsidRPr="00B2441B" w:rsidRDefault="009614C9" w:rsidP="009614C9">
            <w:pPr>
              <w:spacing w:line="240" w:lineRule="auto"/>
              <w:jc w:val="right"/>
              <w:rPr>
                <w:rFonts w:cs="Arial"/>
                <w:color w:val="000000"/>
                <w:sz w:val="16"/>
                <w:szCs w:val="16"/>
              </w:rPr>
            </w:pPr>
            <w:r>
              <w:rPr>
                <w:rFonts w:cs="Arial"/>
                <w:color w:val="000000"/>
                <w:sz w:val="16"/>
                <w:szCs w:val="16"/>
              </w:rPr>
              <w:t>1</w:t>
            </w:r>
            <w:r w:rsidR="001F0359">
              <w:rPr>
                <w:rFonts w:cs="Arial"/>
                <w:color w:val="000000"/>
                <w:sz w:val="16"/>
                <w:szCs w:val="16"/>
              </w:rPr>
              <w:t>,</w:t>
            </w:r>
            <w:r>
              <w:rPr>
                <w:rFonts w:cs="Arial"/>
                <w:color w:val="000000"/>
                <w:sz w:val="16"/>
                <w:szCs w:val="16"/>
              </w:rPr>
              <w:t>5980</w:t>
            </w:r>
          </w:p>
        </w:tc>
        <w:tc>
          <w:tcPr>
            <w:tcW w:w="755" w:type="dxa"/>
            <w:tcBorders>
              <w:bottom w:val="single" w:sz="12" w:space="0" w:color="auto"/>
            </w:tcBorders>
            <w:shd w:val="clear" w:color="auto" w:fill="auto"/>
            <w:noWrap/>
            <w:vAlign w:val="bottom"/>
            <w:hideMark/>
          </w:tcPr>
          <w:p w14:paraId="48403E18" w14:textId="2285A9E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1257</w:t>
            </w:r>
          </w:p>
        </w:tc>
        <w:tc>
          <w:tcPr>
            <w:tcW w:w="754" w:type="dxa"/>
            <w:tcBorders>
              <w:bottom w:val="single" w:sz="12" w:space="0" w:color="auto"/>
            </w:tcBorders>
            <w:shd w:val="clear" w:color="auto" w:fill="auto"/>
            <w:noWrap/>
            <w:vAlign w:val="bottom"/>
            <w:hideMark/>
          </w:tcPr>
          <w:p w14:paraId="639AF4BC" w14:textId="0367E680"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0427</w:t>
            </w:r>
          </w:p>
        </w:tc>
        <w:tc>
          <w:tcPr>
            <w:tcW w:w="754" w:type="dxa"/>
            <w:tcBorders>
              <w:bottom w:val="single" w:sz="12" w:space="0" w:color="auto"/>
            </w:tcBorders>
            <w:shd w:val="clear" w:color="auto" w:fill="auto"/>
            <w:noWrap/>
            <w:vAlign w:val="bottom"/>
            <w:hideMark/>
          </w:tcPr>
          <w:p w14:paraId="4AABBE37" w14:textId="2D8B901D"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9179</w:t>
            </w:r>
          </w:p>
        </w:tc>
        <w:tc>
          <w:tcPr>
            <w:tcW w:w="754" w:type="dxa"/>
            <w:tcBorders>
              <w:bottom w:val="single" w:sz="12" w:space="0" w:color="auto"/>
            </w:tcBorders>
            <w:shd w:val="clear" w:color="auto" w:fill="auto"/>
            <w:noWrap/>
            <w:vAlign w:val="bottom"/>
            <w:hideMark/>
          </w:tcPr>
          <w:p w14:paraId="39AD2FBA" w14:textId="36FE4D54" w:rsidR="009614C9" w:rsidRPr="00B2441B" w:rsidRDefault="009614C9" w:rsidP="009614C9">
            <w:pPr>
              <w:spacing w:line="240" w:lineRule="auto"/>
              <w:jc w:val="right"/>
              <w:rPr>
                <w:rFonts w:cs="Arial"/>
                <w:color w:val="000000"/>
                <w:sz w:val="16"/>
                <w:szCs w:val="16"/>
              </w:rPr>
            </w:pPr>
            <w:r>
              <w:rPr>
                <w:rFonts w:cs="Arial"/>
                <w:color w:val="000000"/>
                <w:sz w:val="16"/>
                <w:szCs w:val="16"/>
              </w:rPr>
              <w:t>2</w:t>
            </w:r>
            <w:r w:rsidR="001F0359">
              <w:rPr>
                <w:rFonts w:cs="Arial"/>
                <w:color w:val="000000"/>
                <w:sz w:val="16"/>
                <w:szCs w:val="16"/>
              </w:rPr>
              <w:t>,</w:t>
            </w:r>
            <w:r>
              <w:rPr>
                <w:rFonts w:cs="Arial"/>
                <w:color w:val="000000"/>
                <w:sz w:val="16"/>
                <w:szCs w:val="16"/>
              </w:rPr>
              <w:t>5626</w:t>
            </w:r>
          </w:p>
        </w:tc>
        <w:tc>
          <w:tcPr>
            <w:tcW w:w="754" w:type="dxa"/>
            <w:tcBorders>
              <w:bottom w:val="single" w:sz="12" w:space="0" w:color="auto"/>
            </w:tcBorders>
            <w:shd w:val="clear" w:color="auto" w:fill="auto"/>
            <w:noWrap/>
            <w:vAlign w:val="bottom"/>
            <w:hideMark/>
          </w:tcPr>
          <w:p w14:paraId="440CD40D" w14:textId="16EC373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6950</w:t>
            </w:r>
          </w:p>
        </w:tc>
        <w:tc>
          <w:tcPr>
            <w:tcW w:w="754" w:type="dxa"/>
            <w:tcBorders>
              <w:bottom w:val="single" w:sz="12" w:space="0" w:color="auto"/>
            </w:tcBorders>
            <w:shd w:val="clear" w:color="auto" w:fill="auto"/>
            <w:noWrap/>
            <w:vAlign w:val="bottom"/>
            <w:hideMark/>
          </w:tcPr>
          <w:p w14:paraId="3B2FDCA0" w14:textId="0314F427"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0048</w:t>
            </w:r>
          </w:p>
        </w:tc>
        <w:tc>
          <w:tcPr>
            <w:tcW w:w="754" w:type="dxa"/>
            <w:tcBorders>
              <w:bottom w:val="single" w:sz="12" w:space="0" w:color="auto"/>
            </w:tcBorders>
            <w:shd w:val="clear" w:color="auto" w:fill="auto"/>
            <w:noWrap/>
            <w:vAlign w:val="bottom"/>
            <w:hideMark/>
          </w:tcPr>
          <w:p w14:paraId="362FC12A" w14:textId="1E97BB96"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6070</w:t>
            </w:r>
          </w:p>
        </w:tc>
        <w:tc>
          <w:tcPr>
            <w:tcW w:w="754" w:type="dxa"/>
            <w:tcBorders>
              <w:bottom w:val="single" w:sz="12" w:space="0" w:color="auto"/>
            </w:tcBorders>
            <w:shd w:val="clear" w:color="auto" w:fill="auto"/>
            <w:noWrap/>
            <w:vAlign w:val="bottom"/>
            <w:hideMark/>
          </w:tcPr>
          <w:p w14:paraId="61123655" w14:textId="42955CB3"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8746</w:t>
            </w:r>
          </w:p>
        </w:tc>
        <w:tc>
          <w:tcPr>
            <w:tcW w:w="754" w:type="dxa"/>
            <w:tcBorders>
              <w:bottom w:val="single" w:sz="12" w:space="0" w:color="auto"/>
            </w:tcBorders>
            <w:shd w:val="clear" w:color="auto" w:fill="auto"/>
            <w:noWrap/>
            <w:vAlign w:val="bottom"/>
            <w:hideMark/>
          </w:tcPr>
          <w:p w14:paraId="12BB3F10" w14:textId="0D8FDFF8" w:rsidR="009614C9" w:rsidRPr="00B2441B" w:rsidRDefault="009614C9" w:rsidP="009614C9">
            <w:pPr>
              <w:spacing w:line="240" w:lineRule="auto"/>
              <w:jc w:val="right"/>
              <w:rPr>
                <w:rFonts w:cs="Arial"/>
                <w:color w:val="000000"/>
                <w:sz w:val="16"/>
                <w:szCs w:val="16"/>
              </w:rPr>
            </w:pPr>
            <w:r>
              <w:rPr>
                <w:rFonts w:cs="Arial"/>
                <w:color w:val="000000"/>
                <w:sz w:val="16"/>
                <w:szCs w:val="16"/>
              </w:rPr>
              <w:t>-0</w:t>
            </w:r>
            <w:r w:rsidR="001F0359">
              <w:rPr>
                <w:rFonts w:cs="Arial"/>
                <w:color w:val="000000"/>
                <w:sz w:val="16"/>
                <w:szCs w:val="16"/>
              </w:rPr>
              <w:t>,</w:t>
            </w:r>
            <w:r>
              <w:rPr>
                <w:rFonts w:cs="Arial"/>
                <w:color w:val="000000"/>
                <w:sz w:val="16"/>
                <w:szCs w:val="16"/>
              </w:rPr>
              <w:t>5157</w:t>
            </w:r>
          </w:p>
        </w:tc>
      </w:tr>
    </w:tbl>
    <w:p w14:paraId="33A047A9" w14:textId="4DCB7885" w:rsidR="00457E70" w:rsidRDefault="00457E70" w:rsidP="00851340">
      <w:pPr>
        <w:rPr>
          <w:rFonts w:cs="Arial"/>
          <w:szCs w:val="24"/>
        </w:rPr>
      </w:pPr>
    </w:p>
    <w:p w14:paraId="794B0353" w14:textId="31C27D0B" w:rsidR="00851340" w:rsidRDefault="0063214B" w:rsidP="006F6C51">
      <w:pPr>
        <w:ind w:firstLine="1134"/>
        <w:rPr>
          <w:rFonts w:cs="Arial"/>
          <w:szCs w:val="24"/>
        </w:rPr>
      </w:pPr>
      <w:r>
        <w:rPr>
          <w:rFonts w:cs="Arial"/>
          <w:szCs w:val="24"/>
        </w:rPr>
        <w:t xml:space="preserve">Para </w:t>
      </w:r>
      <w:r w:rsidR="007C6DF9">
        <w:rPr>
          <w:rFonts w:cs="Arial"/>
          <w:szCs w:val="24"/>
        </w:rPr>
        <w:t>encontrar a matriz de pesos projetados (</w:t>
      </w:r>
      <w:r w:rsidR="007C6DF9" w:rsidRPr="007C6DF9">
        <w:rPr>
          <w:rFonts w:cs="Arial"/>
          <w:i/>
          <w:szCs w:val="24"/>
        </w:rPr>
        <w:t>projected weights</w:t>
      </w:r>
      <w:r w:rsidR="007C6DF9">
        <w:rPr>
          <w:rFonts w:cs="Arial"/>
          <w:szCs w:val="24"/>
        </w:rPr>
        <w:t>), que são</w:t>
      </w:r>
      <w:r>
        <w:rPr>
          <w:rFonts w:cs="Arial"/>
          <w:szCs w:val="24"/>
        </w:rPr>
        <w:t xml:space="preserve"> as coordenadas de cada um dos pontos de estímulo</w:t>
      </w:r>
      <w:r w:rsidR="00743ADA">
        <w:rPr>
          <w:rFonts w:cs="Arial"/>
          <w:szCs w:val="24"/>
        </w:rPr>
        <w:t xml:space="preserve"> em cada uma das dimensões</w:t>
      </w:r>
      <w:r>
        <w:rPr>
          <w:rFonts w:cs="Arial"/>
          <w:szCs w:val="24"/>
        </w:rPr>
        <w:t xml:space="preserve"> </w:t>
      </w:r>
      <w:r w:rsidR="00743ADA">
        <w:rPr>
          <w:rFonts w:cs="Arial"/>
          <w:szCs w:val="24"/>
        </w:rPr>
        <w:t>d</w:t>
      </w:r>
      <w:r>
        <w:rPr>
          <w:rFonts w:cs="Arial"/>
          <w:szCs w:val="24"/>
        </w:rPr>
        <w:t>o espaço</w:t>
      </w:r>
      <w:r w:rsidR="00743ADA">
        <w:rPr>
          <w:rFonts w:cs="Arial"/>
          <w:szCs w:val="24"/>
        </w:rPr>
        <w:t>-</w:t>
      </w:r>
      <w:r>
        <w:rPr>
          <w:rFonts w:cs="Arial"/>
          <w:szCs w:val="24"/>
        </w:rPr>
        <w:t>solução</w:t>
      </w:r>
      <w:r w:rsidR="00743ADA">
        <w:rPr>
          <w:rFonts w:cs="Arial"/>
          <w:szCs w:val="24"/>
        </w:rPr>
        <w:t xml:space="preserve">, precisamos apenas multiplicar a matriz de pesos padrão </w:t>
      </w:r>
      <m:oMath>
        <m:r>
          <w:rPr>
            <w:rFonts w:ascii="Cambria Math" w:hAnsi="Cambria Math" w:cs="Arial"/>
            <w:szCs w:val="24"/>
          </w:rPr>
          <m:t>N</m:t>
        </m:r>
      </m:oMath>
      <w:r w:rsidR="00743ADA">
        <w:rPr>
          <w:rFonts w:cs="Arial"/>
          <w:szCs w:val="24"/>
        </w:rPr>
        <w:t xml:space="preserve"> pelos multiplicadores</w:t>
      </w:r>
      <w:r w:rsidR="00DD7F7B">
        <w:rPr>
          <w:rFonts w:cs="Arial"/>
          <w:szCs w:val="24"/>
        </w:rPr>
        <w:t xml:space="preserve"> </w:t>
      </w:r>
      <w:r w:rsidR="008508EB">
        <w:rPr>
          <w:rFonts w:cs="Arial"/>
          <w:szCs w:val="24"/>
        </w:rPr>
        <w:t>do vetor</w:t>
      </w:r>
      <w:r w:rsidR="00DD7F7B">
        <w:rPr>
          <w:rFonts w:cs="Arial"/>
          <w:szCs w:val="24"/>
        </w:rPr>
        <w:t xml:space="preserve"> </w:t>
      </w:r>
      <m:oMath>
        <m:r>
          <w:rPr>
            <w:rFonts w:ascii="Cambria Math" w:hAnsi="Cambria Math" w:cs="Arial"/>
            <w:szCs w:val="24"/>
          </w:rPr>
          <m:t>ρ</m:t>
        </m:r>
      </m:oMath>
      <w:r w:rsidR="008508EB">
        <w:rPr>
          <w:rFonts w:cs="Arial"/>
          <w:szCs w:val="24"/>
        </w:rPr>
        <w:t xml:space="preserve"> de mesmo índice de coluna, conforme equação </w:t>
      </w:r>
      <w:r w:rsidR="008508EB">
        <w:rPr>
          <w:rFonts w:cs="Arial"/>
          <w:szCs w:val="24"/>
        </w:rPr>
        <w:fldChar w:fldCharType="begin"/>
      </w:r>
      <w:r w:rsidR="008508EB">
        <w:rPr>
          <w:rFonts w:cs="Arial"/>
          <w:szCs w:val="24"/>
        </w:rPr>
        <w:instrText xml:space="preserve"> REF _Ref509827868 \h </w:instrText>
      </w:r>
      <w:r w:rsidR="008508EB">
        <w:rPr>
          <w:rFonts w:cs="Arial"/>
          <w:szCs w:val="24"/>
        </w:rPr>
      </w:r>
      <w:r w:rsidR="008508EB">
        <w:rPr>
          <w:rFonts w:cs="Arial"/>
          <w:szCs w:val="24"/>
        </w:rPr>
        <w:fldChar w:fldCharType="separate"/>
      </w:r>
      <w:r w:rsidR="00D05DD2">
        <w:rPr>
          <w:rFonts w:cs="Arial"/>
          <w:szCs w:val="24"/>
        </w:rPr>
        <w:t>(</w:t>
      </w:r>
      <w:r w:rsidR="00D05DD2">
        <w:rPr>
          <w:noProof/>
        </w:rPr>
        <w:t>11</w:t>
      </w:r>
      <w:r w:rsidR="00D05DD2">
        <w:rPr>
          <w:rFonts w:cs="Arial"/>
          <w:szCs w:val="24"/>
        </w:rPr>
        <w:t>)</w:t>
      </w:r>
      <w:r w:rsidR="008508EB">
        <w:rPr>
          <w:rFonts w:cs="Arial"/>
          <w:szCs w:val="24"/>
        </w:rPr>
        <w:fldChar w:fldCharType="end"/>
      </w:r>
      <w:r w:rsidR="00DD7F7B">
        <w:rPr>
          <w:rFonts w:cs="Arial"/>
          <w:szCs w:val="24"/>
        </w:rPr>
        <w:t xml:space="preserve">. </w:t>
      </w:r>
      <w:r w:rsidR="008508EB">
        <w:rPr>
          <w:rFonts w:cs="Arial"/>
          <w:szCs w:val="24"/>
        </w:rPr>
        <w:t>Para calcular os valores do vetor de multiplicadores</w:t>
      </w:r>
      <w:r w:rsidR="00DD7F7B">
        <w:rPr>
          <w:rFonts w:cs="Arial"/>
          <w:szCs w:val="24"/>
        </w:rPr>
        <w:t xml:space="preserve"> </w:t>
      </w:r>
      <m:oMath>
        <m:r>
          <w:rPr>
            <w:rFonts w:ascii="Cambria Math" w:hAnsi="Cambria Math" w:cs="Arial"/>
            <w:szCs w:val="24"/>
          </w:rPr>
          <m:t>ρ</m:t>
        </m:r>
      </m:oMath>
      <w:r w:rsidR="00DD7F7B">
        <w:rPr>
          <w:rFonts w:cs="Arial"/>
          <w:szCs w:val="24"/>
        </w:rPr>
        <w:t>,</w:t>
      </w:r>
      <w:r w:rsidR="008508EB">
        <w:rPr>
          <w:rFonts w:cs="Arial"/>
          <w:szCs w:val="24"/>
        </w:rPr>
        <w:t xml:space="preserve"> utilizamos a equação </w:t>
      </w:r>
      <w:r w:rsidR="008508EB">
        <w:rPr>
          <w:rFonts w:cs="Arial"/>
          <w:szCs w:val="24"/>
        </w:rPr>
        <w:fldChar w:fldCharType="begin"/>
      </w:r>
      <w:r w:rsidR="008508EB">
        <w:rPr>
          <w:rFonts w:cs="Arial"/>
          <w:szCs w:val="24"/>
        </w:rPr>
        <w:instrText xml:space="preserve"> REF _Ref509827970 \h </w:instrText>
      </w:r>
      <w:r w:rsidR="008508EB">
        <w:rPr>
          <w:rFonts w:cs="Arial"/>
          <w:szCs w:val="24"/>
        </w:rPr>
      </w:r>
      <w:r w:rsidR="008508EB">
        <w:rPr>
          <w:rFonts w:cs="Arial"/>
          <w:szCs w:val="24"/>
        </w:rPr>
        <w:fldChar w:fldCharType="separate"/>
      </w:r>
      <w:r w:rsidR="00D05DD2">
        <w:rPr>
          <w:rFonts w:cs="Arial"/>
          <w:szCs w:val="24"/>
        </w:rPr>
        <w:t>(</w:t>
      </w:r>
      <w:r w:rsidR="00D05DD2">
        <w:rPr>
          <w:noProof/>
        </w:rPr>
        <w:t>12</w:t>
      </w:r>
      <w:r w:rsidR="00D05DD2">
        <w:rPr>
          <w:rFonts w:cs="Arial"/>
          <w:szCs w:val="24"/>
        </w:rPr>
        <w:t>)</w:t>
      </w:r>
      <w:r w:rsidR="008508EB">
        <w:rPr>
          <w:rFonts w:cs="Arial"/>
          <w:szCs w:val="24"/>
        </w:rPr>
        <w:fldChar w:fldCharType="end"/>
      </w:r>
      <w:r w:rsidR="004B7120">
        <w:rPr>
          <w:rFonts w:cs="Arial"/>
          <w:szCs w:val="24"/>
        </w:rPr>
        <w:t>.</w:t>
      </w:r>
      <w:r w:rsidR="008508EB">
        <w:rPr>
          <w:rFonts w:cs="Arial"/>
          <w:szCs w:val="24"/>
        </w:rPr>
        <w:t xml:space="preserve"> Para exemplificar, o cálculo do primeiro elemento do vetor </w:t>
      </w:r>
      <m:oMath>
        <m:r>
          <w:rPr>
            <w:rFonts w:ascii="Cambria Math" w:hAnsi="Cambria Math" w:cs="Arial"/>
            <w:szCs w:val="24"/>
          </w:rPr>
          <m:t>ρ</m:t>
        </m:r>
      </m:oMath>
      <w:r w:rsidR="00672E01">
        <w:rPr>
          <w:rFonts w:cs="Arial"/>
          <w:szCs w:val="24"/>
        </w:rPr>
        <w:t xml:space="preserve"> se da por </w:t>
      </w:r>
      <m:oMath>
        <m:sSub>
          <m:sSubPr>
            <m:ctrlPr>
              <w:rPr>
                <w:rFonts w:ascii="Cambria Math" w:hAnsi="Cambria Math" w:cs="Arial"/>
                <w:i/>
                <w:szCs w:val="24"/>
              </w:rPr>
            </m:ctrlPr>
          </m:sSubPr>
          <m:e>
            <m:r>
              <w:rPr>
                <w:rFonts w:ascii="Cambria Math" w:hAnsi="Cambria Math" w:cs="Arial"/>
                <w:szCs w:val="24"/>
              </w:rPr>
              <m:t>ρ</m:t>
            </m:r>
          </m:e>
          <m:sub>
            <m:r>
              <w:rPr>
                <w:rFonts w:ascii="Cambria Math" w:hAnsi="Cambria Math" w:cs="Arial"/>
                <w:szCs w:val="24"/>
              </w:rPr>
              <m:t>1</m:t>
            </m:r>
          </m:sub>
        </m:sSub>
        <m:r>
          <w:rPr>
            <w:rFonts w:ascii="Cambria Math" w:hAnsi="Cambria Math" w:cs="Arial"/>
            <w:szCs w:val="24"/>
          </w:rPr>
          <m:t>=</m:t>
        </m:r>
        <m:rad>
          <m:radPr>
            <m:degHide m:val="1"/>
            <m:ctrlPr>
              <w:rPr>
                <w:rFonts w:ascii="Cambria Math" w:hAnsi="Cambria Math" w:cs="Arial"/>
                <w:i/>
                <w:szCs w:val="24"/>
              </w:rPr>
            </m:ctrlPr>
          </m:radPr>
          <m:deg/>
          <m:e>
            <m:sSub>
              <m:sSubPr>
                <m:ctrlPr>
                  <w:rPr>
                    <w:rFonts w:ascii="Cambria Math" w:hAnsi="Cambria Math" w:cs="Arial"/>
                    <w:i/>
                    <w:szCs w:val="24"/>
                  </w:rPr>
                </m:ctrlPr>
              </m:sSubPr>
              <m:e>
                <m:r>
                  <w:rPr>
                    <w:rFonts w:ascii="Cambria Math" w:hAnsi="Cambria Math" w:cs="Arial"/>
                    <w:szCs w:val="24"/>
                  </w:rPr>
                  <m:t>λf</m:t>
                </m:r>
              </m:e>
              <m:sub>
                <m:r>
                  <w:rPr>
                    <w:rFonts w:ascii="Cambria Math" w:hAnsi="Cambria Math" w:cs="Arial"/>
                    <w:szCs w:val="24"/>
                  </w:rPr>
                  <m:t>1</m:t>
                </m:r>
              </m:sub>
            </m:sSub>
          </m:e>
        </m:rad>
        <m:r>
          <w:rPr>
            <w:rFonts w:ascii="Cambria Math" w:hAnsi="Cambria Math" w:cs="Arial"/>
            <w:szCs w:val="24"/>
          </w:rPr>
          <m:t>=</m:t>
        </m:r>
        <m:rad>
          <m:radPr>
            <m:degHide m:val="1"/>
            <m:ctrlPr>
              <w:rPr>
                <w:rFonts w:ascii="Cambria Math" w:hAnsi="Cambria Math" w:cs="Arial"/>
                <w:i/>
                <w:szCs w:val="24"/>
              </w:rPr>
            </m:ctrlPr>
          </m:radPr>
          <m:deg/>
          <m:e>
            <m:r>
              <w:rPr>
                <w:rFonts w:ascii="Cambria Math" w:hAnsi="Cambria Math" w:cs="Arial"/>
                <w:szCs w:val="24"/>
              </w:rPr>
              <m:t>0,54412</m:t>
            </m:r>
          </m:e>
        </m:rad>
        <m:r>
          <w:rPr>
            <w:rFonts w:ascii="Cambria Math" w:hAnsi="Cambria Math" w:cs="Arial"/>
            <w:szCs w:val="24"/>
          </w:rPr>
          <m:t>≅0,7376</m:t>
        </m:r>
      </m:oMath>
      <w:r w:rsidR="00672E01">
        <w:rPr>
          <w:rFonts w:cs="Arial"/>
          <w:szCs w:val="24"/>
        </w:rPr>
        <w:t xml:space="preserve">. Os demais valores do vetor de multiplicadores </w:t>
      </w:r>
      <m:oMath>
        <m:r>
          <w:rPr>
            <w:rFonts w:ascii="Cambria Math" w:hAnsi="Cambria Math" w:cs="Arial"/>
            <w:szCs w:val="24"/>
          </w:rPr>
          <m:t>ρ</m:t>
        </m:r>
      </m:oMath>
      <w:r w:rsidR="00672E01">
        <w:rPr>
          <w:rFonts w:cs="Arial"/>
          <w:szCs w:val="24"/>
        </w:rPr>
        <w:t xml:space="preserve"> está apresentado na </w:t>
      </w:r>
      <w:r w:rsidR="00672E01">
        <w:rPr>
          <w:rFonts w:cs="Arial"/>
          <w:szCs w:val="24"/>
        </w:rPr>
        <w:fldChar w:fldCharType="begin"/>
      </w:r>
      <w:r w:rsidR="00672E01">
        <w:rPr>
          <w:rFonts w:cs="Arial"/>
          <w:szCs w:val="24"/>
        </w:rPr>
        <w:instrText xml:space="preserve"> REF _Ref509828504 \h </w:instrText>
      </w:r>
      <w:r w:rsidR="00672E01">
        <w:rPr>
          <w:rFonts w:cs="Arial"/>
          <w:szCs w:val="24"/>
        </w:rPr>
      </w:r>
      <w:r w:rsidR="00672E01">
        <w:rPr>
          <w:rFonts w:cs="Arial"/>
          <w:szCs w:val="24"/>
        </w:rPr>
        <w:fldChar w:fldCharType="separate"/>
      </w:r>
      <w:r w:rsidR="003802AF">
        <w:t>t</w:t>
      </w:r>
      <w:r w:rsidR="00D05DD2">
        <w:t xml:space="preserve">abela </w:t>
      </w:r>
      <w:r w:rsidR="00D05DD2">
        <w:rPr>
          <w:noProof/>
        </w:rPr>
        <w:t>15</w:t>
      </w:r>
      <w:r w:rsidR="00672E01">
        <w:rPr>
          <w:rFonts w:cs="Arial"/>
          <w:szCs w:val="24"/>
        </w:rPr>
        <w:fldChar w:fldCharType="end"/>
      </w:r>
      <w:r w:rsidR="00672E01">
        <w:rPr>
          <w:rFonts w:cs="Arial"/>
          <w:szCs w:val="24"/>
        </w:rPr>
        <w:t>.</w:t>
      </w:r>
    </w:p>
    <w:p w14:paraId="7D68DB41" w14:textId="2360D92A" w:rsidR="002825C6" w:rsidRDefault="002825C6" w:rsidP="002825C6">
      <w:pPr>
        <w:pStyle w:val="Legenda"/>
        <w:keepNext/>
      </w:pPr>
      <w:bookmarkStart w:id="145" w:name="_Ref509828504"/>
      <w:bookmarkStart w:id="146" w:name="_Toc509838603"/>
      <w:r>
        <w:t xml:space="preserve">Tabela </w:t>
      </w:r>
      <w:fldSimple w:instr=" SEQ Tabela \* ARABIC ">
        <w:r w:rsidR="00D05DD2">
          <w:rPr>
            <w:noProof/>
          </w:rPr>
          <w:t>15</w:t>
        </w:r>
      </w:fldSimple>
      <w:bookmarkEnd w:id="145"/>
      <w:r>
        <w:t xml:space="preserve"> – </w:t>
      </w:r>
      <w:r w:rsidR="00672E01">
        <w:t>Valores aproximados do vetor</w:t>
      </w:r>
      <w:r>
        <w:t xml:space="preserve"> </w:t>
      </w:r>
      <w:r w:rsidR="005A5ECD">
        <w:t xml:space="preserve">de multiplicadores </w:t>
      </w:r>
      <m:oMath>
        <m:r>
          <w:rPr>
            <w:rFonts w:ascii="Cambria Math" w:hAnsi="Cambria Math"/>
          </w:rPr>
          <m:t>ρ</m:t>
        </m:r>
      </m:oMath>
      <w:bookmarkEnd w:id="146"/>
    </w:p>
    <w:tbl>
      <w:tblPr>
        <w:tblW w:w="9072" w:type="dxa"/>
        <w:tblCellMar>
          <w:left w:w="70" w:type="dxa"/>
          <w:right w:w="70" w:type="dxa"/>
        </w:tblCellMar>
        <w:tblLook w:val="04A0" w:firstRow="1" w:lastRow="0" w:firstColumn="1" w:lastColumn="0" w:noHBand="0" w:noVBand="1"/>
      </w:tblPr>
      <w:tblGrid>
        <w:gridCol w:w="767"/>
        <w:gridCol w:w="755"/>
        <w:gridCol w:w="755"/>
        <w:gridCol w:w="755"/>
        <w:gridCol w:w="755"/>
        <w:gridCol w:w="755"/>
        <w:gridCol w:w="755"/>
        <w:gridCol w:w="755"/>
        <w:gridCol w:w="755"/>
        <w:gridCol w:w="755"/>
        <w:gridCol w:w="755"/>
        <w:gridCol w:w="755"/>
      </w:tblGrid>
      <w:tr w:rsidR="004B7120" w:rsidRPr="00EB4EA3" w14:paraId="624F194E" w14:textId="77777777" w:rsidTr="0076285A">
        <w:trPr>
          <w:trHeight w:val="284"/>
        </w:trPr>
        <w:tc>
          <w:tcPr>
            <w:tcW w:w="767" w:type="dxa"/>
            <w:tcBorders>
              <w:top w:val="single" w:sz="12" w:space="0" w:color="auto"/>
              <w:bottom w:val="single" w:sz="4" w:space="0" w:color="auto"/>
            </w:tcBorders>
            <w:shd w:val="clear" w:color="auto" w:fill="auto"/>
            <w:noWrap/>
            <w:vAlign w:val="center"/>
            <w:hideMark/>
          </w:tcPr>
          <w:p w14:paraId="2637D2FC" w14:textId="77777777" w:rsidR="004B7120" w:rsidRPr="00EB4EA3" w:rsidRDefault="004B7120" w:rsidP="003A53C2">
            <w:pPr>
              <w:spacing w:line="240" w:lineRule="auto"/>
              <w:jc w:val="center"/>
              <w:rPr>
                <w:rFonts w:cs="Arial"/>
                <w:sz w:val="16"/>
                <w:szCs w:val="16"/>
              </w:rPr>
            </w:pPr>
          </w:p>
        </w:tc>
        <w:tc>
          <w:tcPr>
            <w:tcW w:w="8305" w:type="dxa"/>
            <w:gridSpan w:val="11"/>
            <w:tcBorders>
              <w:top w:val="single" w:sz="12" w:space="0" w:color="auto"/>
            </w:tcBorders>
            <w:shd w:val="clear" w:color="auto" w:fill="auto"/>
            <w:noWrap/>
            <w:vAlign w:val="center"/>
            <w:hideMark/>
          </w:tcPr>
          <w:p w14:paraId="46A5D0FB" w14:textId="2B4AB787" w:rsidR="004B7120" w:rsidRPr="00EB4EA3" w:rsidRDefault="0076285A" w:rsidP="0076285A">
            <w:pPr>
              <w:spacing w:line="240" w:lineRule="auto"/>
              <w:jc w:val="center"/>
              <w:rPr>
                <w:rFonts w:cs="Arial"/>
                <w:b/>
                <w:bCs/>
                <w:color w:val="000000"/>
                <w:sz w:val="16"/>
                <w:szCs w:val="16"/>
              </w:rPr>
            </w:pPr>
            <w:r>
              <w:rPr>
                <w:rFonts w:cs="Arial"/>
                <w:b/>
                <w:bCs/>
                <w:color w:val="000000"/>
                <w:sz w:val="16"/>
                <w:szCs w:val="16"/>
              </w:rPr>
              <w:t xml:space="preserve">Vetor de Multiplicadores </w:t>
            </w:r>
            <m:oMath>
              <m:r>
                <m:rPr>
                  <m:sty m:val="bi"/>
                </m:rPr>
                <w:rPr>
                  <w:rFonts w:ascii="Cambria Math" w:hAnsi="Cambria Math" w:cs="Arial"/>
                  <w:color w:val="000000"/>
                  <w:sz w:val="16"/>
                  <w:szCs w:val="16"/>
                </w:rPr>
                <m:t>ρ</m:t>
              </m:r>
            </m:oMath>
          </w:p>
        </w:tc>
      </w:tr>
      <w:tr w:rsidR="004B7120" w:rsidRPr="00EB4EA3" w14:paraId="3776A4BA" w14:textId="77777777" w:rsidTr="0076285A">
        <w:trPr>
          <w:trHeight w:val="284"/>
        </w:trPr>
        <w:tc>
          <w:tcPr>
            <w:tcW w:w="767" w:type="dxa"/>
            <w:tcBorders>
              <w:top w:val="single" w:sz="4" w:space="0" w:color="auto"/>
              <w:bottom w:val="single" w:sz="4" w:space="0" w:color="auto"/>
            </w:tcBorders>
            <w:shd w:val="clear" w:color="auto" w:fill="auto"/>
            <w:noWrap/>
            <w:vAlign w:val="center"/>
            <w:hideMark/>
          </w:tcPr>
          <w:p w14:paraId="0F8AA34D" w14:textId="67104393" w:rsidR="004B7120" w:rsidRPr="00EB4EA3" w:rsidRDefault="00300899" w:rsidP="003A53C2">
            <w:pPr>
              <w:spacing w:line="240" w:lineRule="auto"/>
              <w:jc w:val="center"/>
              <w:rPr>
                <w:rFonts w:cs="Arial"/>
                <w:b/>
                <w:bCs/>
                <w:color w:val="000000"/>
                <w:sz w:val="16"/>
                <w:szCs w:val="16"/>
              </w:rPr>
            </w:pPr>
            <w:r>
              <w:rPr>
                <w:rFonts w:cs="Arial"/>
                <w:b/>
                <w:bCs/>
                <w:color w:val="000000"/>
                <w:sz w:val="16"/>
                <w:szCs w:val="16"/>
              </w:rPr>
              <w:t>índice</w:t>
            </w:r>
          </w:p>
        </w:tc>
        <w:tc>
          <w:tcPr>
            <w:tcW w:w="755" w:type="dxa"/>
            <w:tcBorders>
              <w:top w:val="single" w:sz="4" w:space="0" w:color="auto"/>
              <w:bottom w:val="single" w:sz="4" w:space="0" w:color="auto"/>
            </w:tcBorders>
            <w:shd w:val="clear" w:color="auto" w:fill="auto"/>
            <w:noWrap/>
            <w:vAlign w:val="center"/>
            <w:hideMark/>
          </w:tcPr>
          <w:p w14:paraId="54A76BE8"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1</w:t>
            </w:r>
          </w:p>
        </w:tc>
        <w:tc>
          <w:tcPr>
            <w:tcW w:w="755" w:type="dxa"/>
            <w:tcBorders>
              <w:top w:val="single" w:sz="4" w:space="0" w:color="auto"/>
              <w:bottom w:val="single" w:sz="4" w:space="0" w:color="auto"/>
            </w:tcBorders>
            <w:shd w:val="clear" w:color="auto" w:fill="auto"/>
            <w:noWrap/>
            <w:vAlign w:val="center"/>
            <w:hideMark/>
          </w:tcPr>
          <w:p w14:paraId="35E38031"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2</w:t>
            </w:r>
          </w:p>
        </w:tc>
        <w:tc>
          <w:tcPr>
            <w:tcW w:w="755" w:type="dxa"/>
            <w:tcBorders>
              <w:top w:val="single" w:sz="4" w:space="0" w:color="auto"/>
              <w:bottom w:val="single" w:sz="4" w:space="0" w:color="auto"/>
            </w:tcBorders>
            <w:shd w:val="clear" w:color="auto" w:fill="auto"/>
            <w:noWrap/>
            <w:vAlign w:val="center"/>
            <w:hideMark/>
          </w:tcPr>
          <w:p w14:paraId="73B9BAA1"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3</w:t>
            </w:r>
          </w:p>
        </w:tc>
        <w:tc>
          <w:tcPr>
            <w:tcW w:w="755" w:type="dxa"/>
            <w:tcBorders>
              <w:top w:val="single" w:sz="4" w:space="0" w:color="auto"/>
              <w:bottom w:val="single" w:sz="4" w:space="0" w:color="auto"/>
            </w:tcBorders>
            <w:shd w:val="clear" w:color="auto" w:fill="auto"/>
            <w:noWrap/>
            <w:vAlign w:val="center"/>
            <w:hideMark/>
          </w:tcPr>
          <w:p w14:paraId="3739A2BB"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4</w:t>
            </w:r>
          </w:p>
        </w:tc>
        <w:tc>
          <w:tcPr>
            <w:tcW w:w="755" w:type="dxa"/>
            <w:tcBorders>
              <w:top w:val="single" w:sz="4" w:space="0" w:color="auto"/>
              <w:bottom w:val="single" w:sz="4" w:space="0" w:color="auto"/>
            </w:tcBorders>
            <w:shd w:val="clear" w:color="auto" w:fill="auto"/>
            <w:noWrap/>
            <w:vAlign w:val="center"/>
            <w:hideMark/>
          </w:tcPr>
          <w:p w14:paraId="3924BDAB"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5</w:t>
            </w:r>
          </w:p>
        </w:tc>
        <w:tc>
          <w:tcPr>
            <w:tcW w:w="755" w:type="dxa"/>
            <w:tcBorders>
              <w:top w:val="single" w:sz="4" w:space="0" w:color="auto"/>
              <w:bottom w:val="single" w:sz="4" w:space="0" w:color="auto"/>
            </w:tcBorders>
            <w:shd w:val="clear" w:color="auto" w:fill="auto"/>
            <w:noWrap/>
            <w:vAlign w:val="center"/>
            <w:hideMark/>
          </w:tcPr>
          <w:p w14:paraId="518D2BE0"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6</w:t>
            </w:r>
          </w:p>
        </w:tc>
        <w:tc>
          <w:tcPr>
            <w:tcW w:w="755" w:type="dxa"/>
            <w:tcBorders>
              <w:top w:val="single" w:sz="4" w:space="0" w:color="auto"/>
              <w:bottom w:val="single" w:sz="4" w:space="0" w:color="auto"/>
            </w:tcBorders>
            <w:shd w:val="clear" w:color="auto" w:fill="auto"/>
            <w:noWrap/>
            <w:vAlign w:val="center"/>
            <w:hideMark/>
          </w:tcPr>
          <w:p w14:paraId="2FD919A7"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7</w:t>
            </w:r>
          </w:p>
        </w:tc>
        <w:tc>
          <w:tcPr>
            <w:tcW w:w="755" w:type="dxa"/>
            <w:tcBorders>
              <w:top w:val="single" w:sz="4" w:space="0" w:color="auto"/>
              <w:bottom w:val="single" w:sz="4" w:space="0" w:color="auto"/>
            </w:tcBorders>
            <w:shd w:val="clear" w:color="auto" w:fill="auto"/>
            <w:noWrap/>
            <w:vAlign w:val="center"/>
            <w:hideMark/>
          </w:tcPr>
          <w:p w14:paraId="36B9D703"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8</w:t>
            </w:r>
          </w:p>
        </w:tc>
        <w:tc>
          <w:tcPr>
            <w:tcW w:w="755" w:type="dxa"/>
            <w:tcBorders>
              <w:top w:val="single" w:sz="4" w:space="0" w:color="auto"/>
              <w:bottom w:val="single" w:sz="4" w:space="0" w:color="auto"/>
            </w:tcBorders>
            <w:shd w:val="clear" w:color="auto" w:fill="auto"/>
            <w:noWrap/>
            <w:vAlign w:val="center"/>
            <w:hideMark/>
          </w:tcPr>
          <w:p w14:paraId="127A628A"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9</w:t>
            </w:r>
          </w:p>
        </w:tc>
        <w:tc>
          <w:tcPr>
            <w:tcW w:w="755" w:type="dxa"/>
            <w:tcBorders>
              <w:top w:val="single" w:sz="4" w:space="0" w:color="auto"/>
              <w:bottom w:val="single" w:sz="4" w:space="0" w:color="auto"/>
            </w:tcBorders>
            <w:shd w:val="clear" w:color="auto" w:fill="auto"/>
            <w:noWrap/>
            <w:vAlign w:val="center"/>
            <w:hideMark/>
          </w:tcPr>
          <w:p w14:paraId="7C22F071"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10</w:t>
            </w:r>
          </w:p>
        </w:tc>
        <w:tc>
          <w:tcPr>
            <w:tcW w:w="755" w:type="dxa"/>
            <w:tcBorders>
              <w:top w:val="single" w:sz="4" w:space="0" w:color="auto"/>
              <w:bottom w:val="single" w:sz="4" w:space="0" w:color="auto"/>
            </w:tcBorders>
            <w:shd w:val="clear" w:color="auto" w:fill="auto"/>
            <w:noWrap/>
            <w:vAlign w:val="center"/>
            <w:hideMark/>
          </w:tcPr>
          <w:p w14:paraId="636F149D" w14:textId="77777777" w:rsidR="004B7120" w:rsidRPr="00EB4EA3" w:rsidRDefault="004B7120" w:rsidP="003A53C2">
            <w:pPr>
              <w:spacing w:line="240" w:lineRule="auto"/>
              <w:jc w:val="center"/>
              <w:rPr>
                <w:rFonts w:cs="Arial"/>
                <w:b/>
                <w:bCs/>
                <w:color w:val="000000"/>
                <w:sz w:val="16"/>
                <w:szCs w:val="16"/>
              </w:rPr>
            </w:pPr>
            <w:r w:rsidRPr="00EB4EA3">
              <w:rPr>
                <w:rFonts w:cs="Arial"/>
                <w:b/>
                <w:bCs/>
                <w:color w:val="000000"/>
                <w:sz w:val="16"/>
                <w:szCs w:val="16"/>
              </w:rPr>
              <w:t>11</w:t>
            </w:r>
          </w:p>
        </w:tc>
      </w:tr>
      <w:tr w:rsidR="002F2386" w:rsidRPr="00EB4EA3" w14:paraId="02DBE1D6" w14:textId="77777777" w:rsidTr="002F2386">
        <w:trPr>
          <w:trHeight w:val="284"/>
        </w:trPr>
        <w:tc>
          <w:tcPr>
            <w:tcW w:w="767" w:type="dxa"/>
            <w:tcBorders>
              <w:top w:val="single" w:sz="4" w:space="0" w:color="auto"/>
              <w:bottom w:val="single" w:sz="12" w:space="0" w:color="auto"/>
            </w:tcBorders>
            <w:shd w:val="clear" w:color="auto" w:fill="auto"/>
            <w:noWrap/>
            <w:vAlign w:val="center"/>
            <w:hideMark/>
          </w:tcPr>
          <w:p w14:paraId="5D9A374E" w14:textId="29FD2A28" w:rsidR="002F2386" w:rsidRPr="00EB4EA3" w:rsidRDefault="00300899" w:rsidP="002F2386">
            <w:pPr>
              <w:spacing w:line="240" w:lineRule="auto"/>
              <w:jc w:val="center"/>
              <w:rPr>
                <w:rFonts w:cs="Arial"/>
                <w:b/>
                <w:bCs/>
                <w:color w:val="000000"/>
                <w:sz w:val="16"/>
                <w:szCs w:val="16"/>
              </w:rPr>
            </w:pPr>
            <w:r>
              <w:rPr>
                <w:rFonts w:cs="Arial"/>
                <w:b/>
                <w:bCs/>
                <w:color w:val="000000"/>
                <w:sz w:val="16"/>
                <w:szCs w:val="16"/>
              </w:rPr>
              <w:t>valor</w:t>
            </w:r>
          </w:p>
        </w:tc>
        <w:tc>
          <w:tcPr>
            <w:tcW w:w="755" w:type="dxa"/>
            <w:tcBorders>
              <w:top w:val="single" w:sz="4" w:space="0" w:color="auto"/>
              <w:bottom w:val="single" w:sz="12" w:space="0" w:color="auto"/>
            </w:tcBorders>
            <w:shd w:val="clear" w:color="auto" w:fill="auto"/>
            <w:noWrap/>
            <w:vAlign w:val="center"/>
            <w:hideMark/>
          </w:tcPr>
          <w:p w14:paraId="00488CF9" w14:textId="71A61FC0" w:rsidR="002F2386" w:rsidRPr="00EB4EA3" w:rsidRDefault="002F2386" w:rsidP="002F2386">
            <w:pPr>
              <w:spacing w:line="240" w:lineRule="auto"/>
              <w:jc w:val="right"/>
              <w:rPr>
                <w:rFonts w:cs="Arial"/>
                <w:color w:val="000000"/>
                <w:sz w:val="16"/>
                <w:szCs w:val="16"/>
              </w:rPr>
            </w:pPr>
            <w:r>
              <w:rPr>
                <w:rFonts w:cs="Arial"/>
                <w:color w:val="000000"/>
                <w:sz w:val="16"/>
                <w:szCs w:val="16"/>
              </w:rPr>
              <w:t>0,7376</w:t>
            </w:r>
          </w:p>
        </w:tc>
        <w:tc>
          <w:tcPr>
            <w:tcW w:w="755" w:type="dxa"/>
            <w:tcBorders>
              <w:top w:val="single" w:sz="4" w:space="0" w:color="auto"/>
              <w:bottom w:val="single" w:sz="12" w:space="0" w:color="auto"/>
            </w:tcBorders>
            <w:shd w:val="clear" w:color="auto" w:fill="auto"/>
            <w:noWrap/>
            <w:vAlign w:val="center"/>
            <w:hideMark/>
          </w:tcPr>
          <w:p w14:paraId="7A54D391" w14:textId="2B94857E" w:rsidR="002F2386" w:rsidRPr="00EB4EA3" w:rsidRDefault="002F2386" w:rsidP="002F2386">
            <w:pPr>
              <w:spacing w:line="240" w:lineRule="auto"/>
              <w:jc w:val="right"/>
              <w:rPr>
                <w:rFonts w:cs="Arial"/>
                <w:color w:val="000000"/>
                <w:sz w:val="16"/>
                <w:szCs w:val="16"/>
              </w:rPr>
            </w:pPr>
            <w:r>
              <w:rPr>
                <w:rFonts w:cs="Arial"/>
                <w:color w:val="000000"/>
                <w:sz w:val="16"/>
                <w:szCs w:val="16"/>
              </w:rPr>
              <w:t>0,6121</w:t>
            </w:r>
          </w:p>
        </w:tc>
        <w:tc>
          <w:tcPr>
            <w:tcW w:w="755" w:type="dxa"/>
            <w:tcBorders>
              <w:top w:val="single" w:sz="4" w:space="0" w:color="auto"/>
              <w:bottom w:val="single" w:sz="12" w:space="0" w:color="auto"/>
            </w:tcBorders>
            <w:shd w:val="clear" w:color="auto" w:fill="auto"/>
            <w:noWrap/>
            <w:vAlign w:val="center"/>
            <w:hideMark/>
          </w:tcPr>
          <w:p w14:paraId="23455AD7" w14:textId="431861C5" w:rsidR="002F2386" w:rsidRPr="00EB4EA3" w:rsidRDefault="002F2386" w:rsidP="002F2386">
            <w:pPr>
              <w:spacing w:line="240" w:lineRule="auto"/>
              <w:jc w:val="right"/>
              <w:rPr>
                <w:rFonts w:cs="Arial"/>
                <w:color w:val="000000"/>
                <w:sz w:val="16"/>
                <w:szCs w:val="16"/>
              </w:rPr>
            </w:pPr>
            <w:r>
              <w:rPr>
                <w:rFonts w:cs="Arial"/>
                <w:color w:val="000000"/>
                <w:sz w:val="16"/>
                <w:szCs w:val="16"/>
              </w:rPr>
              <w:t>0,5878</w:t>
            </w:r>
          </w:p>
        </w:tc>
        <w:tc>
          <w:tcPr>
            <w:tcW w:w="755" w:type="dxa"/>
            <w:tcBorders>
              <w:top w:val="single" w:sz="4" w:space="0" w:color="auto"/>
              <w:bottom w:val="single" w:sz="12" w:space="0" w:color="auto"/>
            </w:tcBorders>
            <w:shd w:val="clear" w:color="auto" w:fill="auto"/>
            <w:noWrap/>
            <w:vAlign w:val="center"/>
            <w:hideMark/>
          </w:tcPr>
          <w:p w14:paraId="36BAA107" w14:textId="4F705E0F" w:rsidR="002F2386" w:rsidRPr="00EB4EA3" w:rsidRDefault="002F2386" w:rsidP="002F2386">
            <w:pPr>
              <w:spacing w:line="240" w:lineRule="auto"/>
              <w:jc w:val="right"/>
              <w:rPr>
                <w:rFonts w:cs="Arial"/>
                <w:color w:val="000000"/>
                <w:sz w:val="16"/>
                <w:szCs w:val="16"/>
              </w:rPr>
            </w:pPr>
            <w:r>
              <w:rPr>
                <w:rFonts w:cs="Arial"/>
                <w:color w:val="000000"/>
                <w:sz w:val="16"/>
                <w:szCs w:val="16"/>
              </w:rPr>
              <w:t>0,5540</w:t>
            </w:r>
          </w:p>
        </w:tc>
        <w:tc>
          <w:tcPr>
            <w:tcW w:w="755" w:type="dxa"/>
            <w:tcBorders>
              <w:top w:val="single" w:sz="4" w:space="0" w:color="auto"/>
              <w:bottom w:val="single" w:sz="12" w:space="0" w:color="auto"/>
            </w:tcBorders>
            <w:shd w:val="clear" w:color="auto" w:fill="auto"/>
            <w:noWrap/>
            <w:vAlign w:val="center"/>
            <w:hideMark/>
          </w:tcPr>
          <w:p w14:paraId="30C068DA" w14:textId="22BED902" w:rsidR="002F2386" w:rsidRPr="00EB4EA3" w:rsidRDefault="002F2386" w:rsidP="002F2386">
            <w:pPr>
              <w:spacing w:line="240" w:lineRule="auto"/>
              <w:jc w:val="right"/>
              <w:rPr>
                <w:rFonts w:cs="Arial"/>
                <w:color w:val="000000"/>
                <w:sz w:val="16"/>
                <w:szCs w:val="16"/>
              </w:rPr>
            </w:pPr>
            <w:r>
              <w:rPr>
                <w:rFonts w:cs="Arial"/>
                <w:color w:val="000000"/>
                <w:sz w:val="16"/>
                <w:szCs w:val="16"/>
              </w:rPr>
              <w:t>0,3615</w:t>
            </w:r>
          </w:p>
        </w:tc>
        <w:tc>
          <w:tcPr>
            <w:tcW w:w="755" w:type="dxa"/>
            <w:tcBorders>
              <w:top w:val="single" w:sz="4" w:space="0" w:color="auto"/>
              <w:bottom w:val="single" w:sz="12" w:space="0" w:color="auto"/>
            </w:tcBorders>
            <w:shd w:val="clear" w:color="auto" w:fill="auto"/>
            <w:noWrap/>
            <w:vAlign w:val="center"/>
            <w:hideMark/>
          </w:tcPr>
          <w:p w14:paraId="60834ED5" w14:textId="72C6B2F4" w:rsidR="002F2386" w:rsidRPr="00EB4EA3" w:rsidRDefault="002F2386" w:rsidP="002F2386">
            <w:pPr>
              <w:spacing w:line="240" w:lineRule="auto"/>
              <w:jc w:val="right"/>
              <w:rPr>
                <w:rFonts w:cs="Arial"/>
                <w:color w:val="000000"/>
                <w:sz w:val="16"/>
                <w:szCs w:val="16"/>
              </w:rPr>
            </w:pPr>
            <w:r>
              <w:rPr>
                <w:rFonts w:cs="Arial"/>
                <w:color w:val="000000"/>
                <w:sz w:val="16"/>
                <w:szCs w:val="16"/>
              </w:rPr>
              <w:t>0,3467</w:t>
            </w:r>
          </w:p>
        </w:tc>
        <w:tc>
          <w:tcPr>
            <w:tcW w:w="755" w:type="dxa"/>
            <w:tcBorders>
              <w:top w:val="single" w:sz="4" w:space="0" w:color="auto"/>
              <w:bottom w:val="single" w:sz="12" w:space="0" w:color="auto"/>
            </w:tcBorders>
            <w:shd w:val="clear" w:color="auto" w:fill="auto"/>
            <w:noWrap/>
            <w:vAlign w:val="center"/>
            <w:hideMark/>
          </w:tcPr>
          <w:p w14:paraId="287420D7" w14:textId="7602B651" w:rsidR="002F2386" w:rsidRPr="00EB4EA3" w:rsidRDefault="002F2386" w:rsidP="002F2386">
            <w:pPr>
              <w:spacing w:line="240" w:lineRule="auto"/>
              <w:jc w:val="right"/>
              <w:rPr>
                <w:rFonts w:cs="Arial"/>
                <w:color w:val="000000"/>
                <w:sz w:val="16"/>
                <w:szCs w:val="16"/>
              </w:rPr>
            </w:pPr>
            <w:r>
              <w:rPr>
                <w:rFonts w:cs="Arial"/>
                <w:color w:val="000000"/>
                <w:sz w:val="16"/>
                <w:szCs w:val="16"/>
              </w:rPr>
              <w:t>0,2739</w:t>
            </w:r>
          </w:p>
        </w:tc>
        <w:tc>
          <w:tcPr>
            <w:tcW w:w="755" w:type="dxa"/>
            <w:tcBorders>
              <w:top w:val="single" w:sz="4" w:space="0" w:color="auto"/>
              <w:bottom w:val="single" w:sz="12" w:space="0" w:color="auto"/>
            </w:tcBorders>
            <w:shd w:val="clear" w:color="auto" w:fill="auto"/>
            <w:noWrap/>
            <w:vAlign w:val="center"/>
            <w:hideMark/>
          </w:tcPr>
          <w:p w14:paraId="0A1C9B52" w14:textId="1CDE5E84" w:rsidR="002F2386" w:rsidRPr="00EB4EA3" w:rsidRDefault="002F2386" w:rsidP="002F2386">
            <w:pPr>
              <w:spacing w:line="240" w:lineRule="auto"/>
              <w:jc w:val="right"/>
              <w:rPr>
                <w:rFonts w:cs="Arial"/>
                <w:color w:val="000000"/>
                <w:sz w:val="16"/>
                <w:szCs w:val="16"/>
              </w:rPr>
            </w:pPr>
            <w:r>
              <w:rPr>
                <w:rFonts w:cs="Arial"/>
                <w:color w:val="000000"/>
                <w:sz w:val="16"/>
                <w:szCs w:val="16"/>
              </w:rPr>
              <w:t>0,2175</w:t>
            </w:r>
          </w:p>
        </w:tc>
        <w:tc>
          <w:tcPr>
            <w:tcW w:w="755" w:type="dxa"/>
            <w:tcBorders>
              <w:top w:val="single" w:sz="4" w:space="0" w:color="auto"/>
              <w:bottom w:val="single" w:sz="12" w:space="0" w:color="auto"/>
            </w:tcBorders>
            <w:shd w:val="clear" w:color="auto" w:fill="auto"/>
            <w:noWrap/>
            <w:vAlign w:val="center"/>
            <w:hideMark/>
          </w:tcPr>
          <w:p w14:paraId="067F49A5" w14:textId="4362C584" w:rsidR="002F2386" w:rsidRPr="00EB4EA3" w:rsidRDefault="002F2386" w:rsidP="002F2386">
            <w:pPr>
              <w:spacing w:line="240" w:lineRule="auto"/>
              <w:jc w:val="right"/>
              <w:rPr>
                <w:rFonts w:cs="Arial"/>
                <w:color w:val="000000"/>
                <w:sz w:val="16"/>
                <w:szCs w:val="16"/>
              </w:rPr>
            </w:pPr>
            <w:r>
              <w:rPr>
                <w:rFonts w:cs="Arial"/>
                <w:color w:val="000000"/>
                <w:sz w:val="16"/>
                <w:szCs w:val="16"/>
              </w:rPr>
              <w:t>0,1776</w:t>
            </w:r>
          </w:p>
        </w:tc>
        <w:tc>
          <w:tcPr>
            <w:tcW w:w="755" w:type="dxa"/>
            <w:tcBorders>
              <w:top w:val="single" w:sz="4" w:space="0" w:color="auto"/>
              <w:bottom w:val="single" w:sz="12" w:space="0" w:color="auto"/>
            </w:tcBorders>
            <w:shd w:val="clear" w:color="auto" w:fill="auto"/>
            <w:noWrap/>
            <w:vAlign w:val="center"/>
            <w:hideMark/>
          </w:tcPr>
          <w:p w14:paraId="5C3902E6" w14:textId="1DD23CF2" w:rsidR="002F2386" w:rsidRPr="00EB4EA3" w:rsidRDefault="002F2386" w:rsidP="002F2386">
            <w:pPr>
              <w:spacing w:line="240" w:lineRule="auto"/>
              <w:jc w:val="right"/>
              <w:rPr>
                <w:rFonts w:cs="Arial"/>
                <w:color w:val="000000"/>
                <w:sz w:val="16"/>
                <w:szCs w:val="16"/>
              </w:rPr>
            </w:pPr>
            <w:r>
              <w:rPr>
                <w:rFonts w:cs="Arial"/>
                <w:color w:val="000000"/>
                <w:sz w:val="16"/>
                <w:szCs w:val="16"/>
              </w:rPr>
              <w:t>0,1315</w:t>
            </w:r>
          </w:p>
        </w:tc>
        <w:tc>
          <w:tcPr>
            <w:tcW w:w="755" w:type="dxa"/>
            <w:tcBorders>
              <w:top w:val="single" w:sz="4" w:space="0" w:color="auto"/>
              <w:bottom w:val="single" w:sz="12" w:space="0" w:color="auto"/>
            </w:tcBorders>
            <w:shd w:val="clear" w:color="auto" w:fill="auto"/>
            <w:noWrap/>
            <w:vAlign w:val="center"/>
            <w:hideMark/>
          </w:tcPr>
          <w:p w14:paraId="12312818" w14:textId="269331FE" w:rsidR="002F2386" w:rsidRPr="00EB4EA3" w:rsidRDefault="002F2386" w:rsidP="002F2386">
            <w:pPr>
              <w:spacing w:line="240" w:lineRule="auto"/>
              <w:jc w:val="right"/>
              <w:rPr>
                <w:rFonts w:cs="Arial"/>
                <w:color w:val="000000"/>
                <w:sz w:val="16"/>
                <w:szCs w:val="16"/>
              </w:rPr>
            </w:pPr>
            <w:r>
              <w:rPr>
                <w:rFonts w:cs="Arial"/>
                <w:color w:val="000000"/>
                <w:sz w:val="16"/>
                <w:szCs w:val="16"/>
              </w:rPr>
              <w:t>0,0812</w:t>
            </w:r>
          </w:p>
        </w:tc>
      </w:tr>
    </w:tbl>
    <w:p w14:paraId="5A065064" w14:textId="77777777" w:rsidR="004B7120" w:rsidRDefault="004B7120" w:rsidP="006F6C51">
      <w:pPr>
        <w:ind w:firstLine="1134"/>
        <w:rPr>
          <w:rFonts w:cs="Arial"/>
          <w:szCs w:val="24"/>
        </w:rPr>
      </w:pPr>
    </w:p>
    <w:p w14:paraId="2B1330B6" w14:textId="018D2850" w:rsidR="005A5ECD" w:rsidRDefault="005A2FE8" w:rsidP="000F0FC4">
      <w:pPr>
        <w:ind w:firstLine="1134"/>
        <w:rPr>
          <w:rFonts w:cs="Arial"/>
          <w:szCs w:val="24"/>
        </w:rPr>
      </w:pPr>
      <w:r>
        <w:rPr>
          <w:rFonts w:cs="Arial"/>
          <w:szCs w:val="24"/>
        </w:rPr>
        <w:t>Neste instante</w:t>
      </w:r>
      <w:r w:rsidR="00365610">
        <w:rPr>
          <w:rFonts w:cs="Arial"/>
          <w:szCs w:val="24"/>
        </w:rPr>
        <w:t xml:space="preserve">, </w:t>
      </w:r>
      <w:r>
        <w:rPr>
          <w:rFonts w:cs="Arial"/>
          <w:szCs w:val="24"/>
        </w:rPr>
        <w:t>já é possível</w:t>
      </w:r>
      <w:r w:rsidR="00365610">
        <w:rPr>
          <w:rFonts w:cs="Arial"/>
          <w:szCs w:val="24"/>
        </w:rPr>
        <w:t xml:space="preserve"> calcular a matriz de pesos projetados </w:t>
      </w:r>
      <m:oMath>
        <m:r>
          <w:rPr>
            <w:rFonts w:ascii="Cambria Math" w:hAnsi="Cambria Math" w:cs="Arial"/>
            <w:szCs w:val="24"/>
          </w:rPr>
          <m:t>P</m:t>
        </m:r>
      </m:oMath>
      <w:r w:rsidR="00365610">
        <w:rPr>
          <w:rFonts w:cs="Arial"/>
          <w:szCs w:val="24"/>
        </w:rPr>
        <w:t xml:space="preserve">. Para ilustrar o cálculo, demonstramos aqui como calcular o primeiro elemento de </w:t>
      </w:r>
      <m:oMath>
        <m:r>
          <w:rPr>
            <w:rFonts w:ascii="Cambria Math" w:hAnsi="Cambria Math" w:cs="Arial"/>
            <w:szCs w:val="24"/>
          </w:rPr>
          <m:t>P</m:t>
        </m:r>
      </m:oMath>
      <w:r w:rsidR="00365610">
        <w:rPr>
          <w:rFonts w:cs="Arial"/>
          <w:szCs w:val="24"/>
        </w:rPr>
        <w:t>, atrav</w:t>
      </w:r>
      <w:r w:rsidR="000F0FC4">
        <w:rPr>
          <w:rFonts w:cs="Arial"/>
          <w:szCs w:val="24"/>
        </w:rPr>
        <w:t>és da equação</w:t>
      </w:r>
      <w:r w:rsidR="0036561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1,1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N</m:t>
            </m:r>
          </m:e>
          <m:sub>
            <m:r>
              <w:rPr>
                <w:rFonts w:ascii="Cambria Math" w:hAnsi="Cambria Math" w:cs="Arial"/>
                <w:szCs w:val="24"/>
              </w:rPr>
              <m:t>1,1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ρ</m:t>
            </m:r>
          </m:e>
          <m:sub>
            <m:r>
              <w:rPr>
                <w:rFonts w:ascii="Cambria Math" w:hAnsi="Cambria Math" w:cs="Arial"/>
                <w:szCs w:val="24"/>
              </w:rPr>
              <m:t>1</m:t>
            </m:r>
          </m:sub>
        </m:sSub>
        <m:r>
          <w:rPr>
            <w:rFonts w:ascii="Cambria Math" w:hAnsi="Cambria Math" w:cs="Arial"/>
            <w:szCs w:val="24"/>
          </w:rPr>
          <m:t>=0,9715 ×0,7376≅0,7166</m:t>
        </m:r>
      </m:oMath>
      <w:r w:rsidR="000F0FC4">
        <w:rPr>
          <w:rFonts w:cs="Arial"/>
          <w:szCs w:val="24"/>
        </w:rPr>
        <w:t xml:space="preserve">. Na </w:t>
      </w:r>
      <w:r w:rsidR="000F0FC4">
        <w:rPr>
          <w:rFonts w:cs="Arial"/>
          <w:szCs w:val="24"/>
        </w:rPr>
        <w:fldChar w:fldCharType="begin"/>
      </w:r>
      <w:r w:rsidR="000F0FC4">
        <w:rPr>
          <w:rFonts w:cs="Arial"/>
          <w:szCs w:val="24"/>
        </w:rPr>
        <w:instrText xml:space="preserve"> REF _Ref509828947 \h </w:instrText>
      </w:r>
      <w:r w:rsidR="000F0FC4">
        <w:rPr>
          <w:rFonts w:cs="Arial"/>
          <w:szCs w:val="24"/>
        </w:rPr>
      </w:r>
      <w:r w:rsidR="000F0FC4">
        <w:rPr>
          <w:rFonts w:cs="Arial"/>
          <w:szCs w:val="24"/>
        </w:rPr>
        <w:fldChar w:fldCharType="separate"/>
      </w:r>
      <w:r w:rsidR="003802AF">
        <w:t>t</w:t>
      </w:r>
      <w:r w:rsidR="00D05DD2">
        <w:t xml:space="preserve">abela </w:t>
      </w:r>
      <w:r w:rsidR="00D05DD2">
        <w:rPr>
          <w:noProof/>
        </w:rPr>
        <w:t>16</w:t>
      </w:r>
      <w:r w:rsidR="000F0FC4">
        <w:rPr>
          <w:rFonts w:cs="Arial"/>
          <w:szCs w:val="24"/>
        </w:rPr>
        <w:fldChar w:fldCharType="end"/>
      </w:r>
      <w:r w:rsidR="000F0FC4">
        <w:rPr>
          <w:rFonts w:cs="Arial"/>
          <w:szCs w:val="24"/>
        </w:rPr>
        <w:t xml:space="preserve">, apresentamos todos os valores encontrados de </w:t>
      </w:r>
      <m:oMath>
        <m:r>
          <w:rPr>
            <w:rFonts w:ascii="Cambria Math" w:hAnsi="Cambria Math" w:cs="Arial"/>
            <w:szCs w:val="24"/>
          </w:rPr>
          <m:t>P</m:t>
        </m:r>
      </m:oMath>
      <w:r w:rsidR="000F0FC4">
        <w:rPr>
          <w:rFonts w:cs="Arial"/>
          <w:szCs w:val="24"/>
        </w:rPr>
        <w:t>, já como as coordenadas de cada um dos itens em cada uma das dimensões.</w:t>
      </w:r>
    </w:p>
    <w:p w14:paraId="5510B2D1" w14:textId="77777777" w:rsidR="009545A7" w:rsidRDefault="009545A7" w:rsidP="006F6C51">
      <w:pPr>
        <w:ind w:firstLine="1134"/>
        <w:rPr>
          <w:rFonts w:cs="Arial"/>
          <w:szCs w:val="24"/>
        </w:rPr>
      </w:pPr>
    </w:p>
    <w:p w14:paraId="1365ABFF" w14:textId="43276DA7" w:rsidR="0062492B" w:rsidRDefault="0062492B" w:rsidP="0062492B">
      <w:pPr>
        <w:pStyle w:val="Legenda"/>
        <w:keepNext/>
      </w:pPr>
      <w:bookmarkStart w:id="147" w:name="_Ref509828947"/>
      <w:bookmarkStart w:id="148" w:name="_Toc509838604"/>
      <w:r>
        <w:lastRenderedPageBreak/>
        <w:t xml:space="preserve">Tabela </w:t>
      </w:r>
      <w:fldSimple w:instr=" SEQ Tabela \* ARABIC ">
        <w:r w:rsidR="00D05DD2">
          <w:rPr>
            <w:noProof/>
          </w:rPr>
          <w:t>16</w:t>
        </w:r>
      </w:fldSimple>
      <w:bookmarkEnd w:id="147"/>
      <w:r>
        <w:t xml:space="preserve"> </w:t>
      </w:r>
      <w:r w:rsidR="00452775">
        <w:t>–</w:t>
      </w:r>
      <w:r>
        <w:t xml:space="preserve"> </w:t>
      </w:r>
      <w:r w:rsidR="00452775">
        <w:t>Matriz de pesos projetados, que representa os v</w:t>
      </w:r>
      <w:r>
        <w:t>alores aproximados das coordenadas dos itens em cada uma das dimensões do espaço-solução</w:t>
      </w:r>
      <w:bookmarkEnd w:id="148"/>
    </w:p>
    <w:tbl>
      <w:tblPr>
        <w:tblW w:w="9083" w:type="dxa"/>
        <w:tblLayout w:type="fixed"/>
        <w:tblCellMar>
          <w:left w:w="70" w:type="dxa"/>
          <w:right w:w="70" w:type="dxa"/>
        </w:tblCellMar>
        <w:tblLook w:val="04A0" w:firstRow="1" w:lastRow="0" w:firstColumn="1" w:lastColumn="0" w:noHBand="0" w:noVBand="1"/>
      </w:tblPr>
      <w:tblGrid>
        <w:gridCol w:w="1418"/>
        <w:gridCol w:w="696"/>
        <w:gridCol w:w="697"/>
        <w:gridCol w:w="697"/>
        <w:gridCol w:w="697"/>
        <w:gridCol w:w="697"/>
        <w:gridCol w:w="696"/>
        <w:gridCol w:w="697"/>
        <w:gridCol w:w="697"/>
        <w:gridCol w:w="697"/>
        <w:gridCol w:w="697"/>
        <w:gridCol w:w="697"/>
      </w:tblGrid>
      <w:tr w:rsidR="001B25B6" w:rsidRPr="001F0359" w14:paraId="654D788D" w14:textId="77777777" w:rsidTr="001F0359">
        <w:trPr>
          <w:trHeight w:val="284"/>
        </w:trPr>
        <w:tc>
          <w:tcPr>
            <w:tcW w:w="9083" w:type="dxa"/>
            <w:gridSpan w:val="12"/>
            <w:tcBorders>
              <w:top w:val="single" w:sz="12" w:space="0" w:color="auto"/>
            </w:tcBorders>
            <w:shd w:val="clear" w:color="auto" w:fill="auto"/>
            <w:noWrap/>
            <w:vAlign w:val="center"/>
            <w:hideMark/>
          </w:tcPr>
          <w:p w14:paraId="7CC9D06A"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Coordenadas dos Itens nas Dimensões</w:t>
            </w:r>
          </w:p>
        </w:tc>
      </w:tr>
      <w:tr w:rsidR="001B25B6" w:rsidRPr="001F0359" w14:paraId="77872450" w14:textId="77777777" w:rsidTr="001F0359">
        <w:trPr>
          <w:trHeight w:val="284"/>
        </w:trPr>
        <w:tc>
          <w:tcPr>
            <w:tcW w:w="1418" w:type="dxa"/>
            <w:tcBorders>
              <w:top w:val="single" w:sz="4" w:space="0" w:color="auto"/>
              <w:bottom w:val="single" w:sz="4" w:space="0" w:color="auto"/>
            </w:tcBorders>
            <w:shd w:val="clear" w:color="auto" w:fill="auto"/>
            <w:noWrap/>
            <w:vAlign w:val="center"/>
            <w:hideMark/>
          </w:tcPr>
          <w:p w14:paraId="6816B7C6"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Itens</w:t>
            </w:r>
          </w:p>
        </w:tc>
        <w:tc>
          <w:tcPr>
            <w:tcW w:w="696" w:type="dxa"/>
            <w:tcBorders>
              <w:top w:val="single" w:sz="4" w:space="0" w:color="auto"/>
              <w:bottom w:val="single" w:sz="4" w:space="0" w:color="auto"/>
            </w:tcBorders>
            <w:shd w:val="clear" w:color="auto" w:fill="auto"/>
            <w:noWrap/>
            <w:vAlign w:val="center"/>
            <w:hideMark/>
          </w:tcPr>
          <w:p w14:paraId="4A951F1D"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1</w:t>
            </w:r>
          </w:p>
        </w:tc>
        <w:tc>
          <w:tcPr>
            <w:tcW w:w="697" w:type="dxa"/>
            <w:tcBorders>
              <w:top w:val="single" w:sz="4" w:space="0" w:color="auto"/>
              <w:bottom w:val="single" w:sz="4" w:space="0" w:color="auto"/>
            </w:tcBorders>
            <w:shd w:val="clear" w:color="auto" w:fill="auto"/>
            <w:noWrap/>
            <w:vAlign w:val="center"/>
            <w:hideMark/>
          </w:tcPr>
          <w:p w14:paraId="55D782DC"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2</w:t>
            </w:r>
          </w:p>
        </w:tc>
        <w:tc>
          <w:tcPr>
            <w:tcW w:w="697" w:type="dxa"/>
            <w:tcBorders>
              <w:top w:val="single" w:sz="4" w:space="0" w:color="auto"/>
              <w:bottom w:val="single" w:sz="4" w:space="0" w:color="auto"/>
            </w:tcBorders>
            <w:shd w:val="clear" w:color="auto" w:fill="auto"/>
            <w:noWrap/>
            <w:vAlign w:val="center"/>
            <w:hideMark/>
          </w:tcPr>
          <w:p w14:paraId="47C41E45"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3</w:t>
            </w:r>
          </w:p>
        </w:tc>
        <w:tc>
          <w:tcPr>
            <w:tcW w:w="697" w:type="dxa"/>
            <w:tcBorders>
              <w:top w:val="single" w:sz="4" w:space="0" w:color="auto"/>
              <w:bottom w:val="single" w:sz="4" w:space="0" w:color="auto"/>
            </w:tcBorders>
            <w:shd w:val="clear" w:color="auto" w:fill="auto"/>
            <w:noWrap/>
            <w:vAlign w:val="center"/>
            <w:hideMark/>
          </w:tcPr>
          <w:p w14:paraId="49CA0991"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4</w:t>
            </w:r>
          </w:p>
        </w:tc>
        <w:tc>
          <w:tcPr>
            <w:tcW w:w="697" w:type="dxa"/>
            <w:tcBorders>
              <w:top w:val="single" w:sz="4" w:space="0" w:color="auto"/>
              <w:bottom w:val="single" w:sz="4" w:space="0" w:color="auto"/>
            </w:tcBorders>
            <w:shd w:val="clear" w:color="auto" w:fill="auto"/>
            <w:noWrap/>
            <w:vAlign w:val="center"/>
            <w:hideMark/>
          </w:tcPr>
          <w:p w14:paraId="66DDEAF9"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5</w:t>
            </w:r>
          </w:p>
        </w:tc>
        <w:tc>
          <w:tcPr>
            <w:tcW w:w="696" w:type="dxa"/>
            <w:tcBorders>
              <w:top w:val="single" w:sz="4" w:space="0" w:color="auto"/>
              <w:bottom w:val="single" w:sz="4" w:space="0" w:color="auto"/>
            </w:tcBorders>
            <w:shd w:val="clear" w:color="auto" w:fill="auto"/>
            <w:noWrap/>
            <w:vAlign w:val="center"/>
            <w:hideMark/>
          </w:tcPr>
          <w:p w14:paraId="6A8C307D"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6</w:t>
            </w:r>
          </w:p>
        </w:tc>
        <w:tc>
          <w:tcPr>
            <w:tcW w:w="697" w:type="dxa"/>
            <w:tcBorders>
              <w:top w:val="single" w:sz="4" w:space="0" w:color="auto"/>
              <w:bottom w:val="single" w:sz="4" w:space="0" w:color="auto"/>
            </w:tcBorders>
            <w:shd w:val="clear" w:color="auto" w:fill="auto"/>
            <w:noWrap/>
            <w:vAlign w:val="center"/>
            <w:hideMark/>
          </w:tcPr>
          <w:p w14:paraId="1F2D2A0B"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7</w:t>
            </w:r>
          </w:p>
        </w:tc>
        <w:tc>
          <w:tcPr>
            <w:tcW w:w="697" w:type="dxa"/>
            <w:tcBorders>
              <w:top w:val="single" w:sz="4" w:space="0" w:color="auto"/>
              <w:bottom w:val="single" w:sz="4" w:space="0" w:color="auto"/>
            </w:tcBorders>
            <w:shd w:val="clear" w:color="auto" w:fill="auto"/>
            <w:noWrap/>
            <w:vAlign w:val="center"/>
            <w:hideMark/>
          </w:tcPr>
          <w:p w14:paraId="22B29A6D"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8</w:t>
            </w:r>
          </w:p>
        </w:tc>
        <w:tc>
          <w:tcPr>
            <w:tcW w:w="697" w:type="dxa"/>
            <w:tcBorders>
              <w:top w:val="single" w:sz="4" w:space="0" w:color="auto"/>
              <w:bottom w:val="single" w:sz="4" w:space="0" w:color="auto"/>
            </w:tcBorders>
            <w:shd w:val="clear" w:color="auto" w:fill="auto"/>
            <w:noWrap/>
            <w:vAlign w:val="center"/>
            <w:hideMark/>
          </w:tcPr>
          <w:p w14:paraId="38DB0471"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9</w:t>
            </w:r>
          </w:p>
        </w:tc>
        <w:tc>
          <w:tcPr>
            <w:tcW w:w="697" w:type="dxa"/>
            <w:tcBorders>
              <w:top w:val="single" w:sz="4" w:space="0" w:color="auto"/>
              <w:bottom w:val="single" w:sz="4" w:space="0" w:color="auto"/>
            </w:tcBorders>
            <w:shd w:val="clear" w:color="auto" w:fill="auto"/>
            <w:noWrap/>
            <w:vAlign w:val="center"/>
            <w:hideMark/>
          </w:tcPr>
          <w:p w14:paraId="45462969"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10</w:t>
            </w:r>
          </w:p>
        </w:tc>
        <w:tc>
          <w:tcPr>
            <w:tcW w:w="697" w:type="dxa"/>
            <w:tcBorders>
              <w:top w:val="single" w:sz="4" w:space="0" w:color="auto"/>
              <w:bottom w:val="single" w:sz="4" w:space="0" w:color="auto"/>
            </w:tcBorders>
            <w:shd w:val="clear" w:color="auto" w:fill="auto"/>
            <w:noWrap/>
            <w:vAlign w:val="center"/>
            <w:hideMark/>
          </w:tcPr>
          <w:p w14:paraId="2FAF6A20" w14:textId="77777777" w:rsidR="001B25B6" w:rsidRPr="001F0359" w:rsidRDefault="001B25B6" w:rsidP="001F0359">
            <w:pPr>
              <w:spacing w:line="240" w:lineRule="auto"/>
              <w:jc w:val="center"/>
              <w:rPr>
                <w:rFonts w:cs="Arial"/>
                <w:b/>
                <w:bCs/>
                <w:color w:val="000000"/>
                <w:sz w:val="16"/>
                <w:szCs w:val="16"/>
              </w:rPr>
            </w:pPr>
            <w:r w:rsidRPr="001F0359">
              <w:rPr>
                <w:rFonts w:cs="Arial"/>
                <w:b/>
                <w:bCs/>
                <w:color w:val="000000"/>
                <w:sz w:val="16"/>
                <w:szCs w:val="16"/>
              </w:rPr>
              <w:t>11</w:t>
            </w:r>
          </w:p>
        </w:tc>
      </w:tr>
      <w:tr w:rsidR="000F0FC4" w:rsidRPr="001F0359" w14:paraId="6C98FC52" w14:textId="77777777" w:rsidTr="001F0359">
        <w:trPr>
          <w:trHeight w:val="284"/>
        </w:trPr>
        <w:tc>
          <w:tcPr>
            <w:tcW w:w="1418" w:type="dxa"/>
            <w:tcBorders>
              <w:top w:val="single" w:sz="4" w:space="0" w:color="auto"/>
            </w:tcBorders>
            <w:shd w:val="clear" w:color="auto" w:fill="auto"/>
            <w:noWrap/>
            <w:vAlign w:val="center"/>
            <w:hideMark/>
          </w:tcPr>
          <w:p w14:paraId="16891756"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Pressão Baixa</w:t>
            </w:r>
          </w:p>
        </w:tc>
        <w:tc>
          <w:tcPr>
            <w:tcW w:w="696" w:type="dxa"/>
            <w:tcBorders>
              <w:top w:val="single" w:sz="4" w:space="0" w:color="auto"/>
            </w:tcBorders>
            <w:shd w:val="clear" w:color="auto" w:fill="auto"/>
            <w:noWrap/>
            <w:vAlign w:val="center"/>
            <w:hideMark/>
          </w:tcPr>
          <w:p w14:paraId="245104E7" w14:textId="309B8E5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7166</w:t>
            </w:r>
          </w:p>
        </w:tc>
        <w:tc>
          <w:tcPr>
            <w:tcW w:w="697" w:type="dxa"/>
            <w:tcBorders>
              <w:top w:val="single" w:sz="4" w:space="0" w:color="auto"/>
            </w:tcBorders>
            <w:shd w:val="clear" w:color="auto" w:fill="auto"/>
            <w:noWrap/>
            <w:vAlign w:val="center"/>
            <w:hideMark/>
          </w:tcPr>
          <w:p w14:paraId="5335D068" w14:textId="5A36C4C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8178</w:t>
            </w:r>
          </w:p>
        </w:tc>
        <w:tc>
          <w:tcPr>
            <w:tcW w:w="697" w:type="dxa"/>
            <w:tcBorders>
              <w:top w:val="single" w:sz="4" w:space="0" w:color="auto"/>
            </w:tcBorders>
            <w:shd w:val="clear" w:color="auto" w:fill="auto"/>
            <w:noWrap/>
            <w:vAlign w:val="center"/>
            <w:hideMark/>
          </w:tcPr>
          <w:p w14:paraId="5289125A" w14:textId="6DFCC2E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7192</w:t>
            </w:r>
          </w:p>
        </w:tc>
        <w:tc>
          <w:tcPr>
            <w:tcW w:w="697" w:type="dxa"/>
            <w:tcBorders>
              <w:top w:val="single" w:sz="4" w:space="0" w:color="auto"/>
            </w:tcBorders>
            <w:shd w:val="clear" w:color="auto" w:fill="auto"/>
            <w:noWrap/>
            <w:vAlign w:val="center"/>
            <w:hideMark/>
          </w:tcPr>
          <w:p w14:paraId="6F91E819" w14:textId="22E7466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1183</w:t>
            </w:r>
          </w:p>
        </w:tc>
        <w:tc>
          <w:tcPr>
            <w:tcW w:w="697" w:type="dxa"/>
            <w:tcBorders>
              <w:top w:val="single" w:sz="4" w:space="0" w:color="auto"/>
            </w:tcBorders>
            <w:shd w:val="clear" w:color="auto" w:fill="auto"/>
            <w:noWrap/>
            <w:vAlign w:val="center"/>
            <w:hideMark/>
          </w:tcPr>
          <w:p w14:paraId="4B820C61" w14:textId="202BF20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0491</w:t>
            </w:r>
          </w:p>
        </w:tc>
        <w:tc>
          <w:tcPr>
            <w:tcW w:w="696" w:type="dxa"/>
            <w:tcBorders>
              <w:top w:val="single" w:sz="4" w:space="0" w:color="auto"/>
            </w:tcBorders>
            <w:shd w:val="clear" w:color="auto" w:fill="auto"/>
            <w:noWrap/>
            <w:vAlign w:val="center"/>
            <w:hideMark/>
          </w:tcPr>
          <w:p w14:paraId="5721C479" w14:textId="1DF5EA3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3118</w:t>
            </w:r>
          </w:p>
        </w:tc>
        <w:tc>
          <w:tcPr>
            <w:tcW w:w="697" w:type="dxa"/>
            <w:tcBorders>
              <w:top w:val="single" w:sz="4" w:space="0" w:color="auto"/>
            </w:tcBorders>
            <w:shd w:val="clear" w:color="auto" w:fill="auto"/>
            <w:noWrap/>
            <w:vAlign w:val="center"/>
            <w:hideMark/>
          </w:tcPr>
          <w:p w14:paraId="457B2AA0" w14:textId="29DD3C5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2377</w:t>
            </w:r>
          </w:p>
        </w:tc>
        <w:tc>
          <w:tcPr>
            <w:tcW w:w="697" w:type="dxa"/>
            <w:tcBorders>
              <w:top w:val="single" w:sz="4" w:space="0" w:color="auto"/>
            </w:tcBorders>
            <w:shd w:val="clear" w:color="auto" w:fill="auto"/>
            <w:noWrap/>
            <w:vAlign w:val="center"/>
            <w:hideMark/>
          </w:tcPr>
          <w:p w14:paraId="211F1FB5" w14:textId="6AE0314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1990</w:t>
            </w:r>
          </w:p>
        </w:tc>
        <w:tc>
          <w:tcPr>
            <w:tcW w:w="697" w:type="dxa"/>
            <w:tcBorders>
              <w:top w:val="single" w:sz="4" w:space="0" w:color="auto"/>
            </w:tcBorders>
            <w:shd w:val="clear" w:color="auto" w:fill="auto"/>
            <w:noWrap/>
            <w:vAlign w:val="center"/>
            <w:hideMark/>
          </w:tcPr>
          <w:p w14:paraId="42102597" w14:textId="17FA451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2895</w:t>
            </w:r>
          </w:p>
        </w:tc>
        <w:tc>
          <w:tcPr>
            <w:tcW w:w="697" w:type="dxa"/>
            <w:tcBorders>
              <w:top w:val="single" w:sz="4" w:space="0" w:color="auto"/>
            </w:tcBorders>
            <w:shd w:val="clear" w:color="auto" w:fill="auto"/>
            <w:noWrap/>
            <w:vAlign w:val="center"/>
            <w:hideMark/>
          </w:tcPr>
          <w:p w14:paraId="007EEC99" w14:textId="555B9CF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0645</w:t>
            </w:r>
          </w:p>
        </w:tc>
        <w:tc>
          <w:tcPr>
            <w:tcW w:w="697" w:type="dxa"/>
            <w:tcBorders>
              <w:top w:val="single" w:sz="4" w:space="0" w:color="auto"/>
            </w:tcBorders>
            <w:shd w:val="clear" w:color="auto" w:fill="auto"/>
            <w:noWrap/>
            <w:vAlign w:val="center"/>
            <w:hideMark/>
          </w:tcPr>
          <w:p w14:paraId="20475BC9" w14:textId="08EC436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0524</w:t>
            </w:r>
          </w:p>
        </w:tc>
      </w:tr>
      <w:tr w:rsidR="000F0FC4" w:rsidRPr="001F0359" w14:paraId="131D1B97" w14:textId="77777777" w:rsidTr="001F0359">
        <w:trPr>
          <w:trHeight w:val="284"/>
        </w:trPr>
        <w:tc>
          <w:tcPr>
            <w:tcW w:w="1418" w:type="dxa"/>
            <w:shd w:val="clear" w:color="auto" w:fill="auto"/>
            <w:noWrap/>
            <w:vAlign w:val="center"/>
            <w:hideMark/>
          </w:tcPr>
          <w:p w14:paraId="4414B403"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Pressão Mediana</w:t>
            </w:r>
          </w:p>
        </w:tc>
        <w:tc>
          <w:tcPr>
            <w:tcW w:w="696" w:type="dxa"/>
            <w:shd w:val="clear" w:color="auto" w:fill="auto"/>
            <w:noWrap/>
            <w:vAlign w:val="center"/>
            <w:hideMark/>
          </w:tcPr>
          <w:p w14:paraId="694AADA1" w14:textId="27FE99F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1737</w:t>
            </w:r>
          </w:p>
        </w:tc>
        <w:tc>
          <w:tcPr>
            <w:tcW w:w="697" w:type="dxa"/>
            <w:shd w:val="clear" w:color="auto" w:fill="auto"/>
            <w:noWrap/>
            <w:vAlign w:val="center"/>
            <w:hideMark/>
          </w:tcPr>
          <w:p w14:paraId="70F3F1D2" w14:textId="0EEDFB4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1872</w:t>
            </w:r>
          </w:p>
        </w:tc>
        <w:tc>
          <w:tcPr>
            <w:tcW w:w="697" w:type="dxa"/>
            <w:shd w:val="clear" w:color="auto" w:fill="auto"/>
            <w:noWrap/>
            <w:vAlign w:val="center"/>
            <w:hideMark/>
          </w:tcPr>
          <w:p w14:paraId="5990FA8D" w14:textId="45E818F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0197</w:t>
            </w:r>
          </w:p>
        </w:tc>
        <w:tc>
          <w:tcPr>
            <w:tcW w:w="697" w:type="dxa"/>
            <w:shd w:val="clear" w:color="auto" w:fill="auto"/>
            <w:noWrap/>
            <w:vAlign w:val="center"/>
            <w:hideMark/>
          </w:tcPr>
          <w:p w14:paraId="29E8D767" w14:textId="5D10C24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1686</w:t>
            </w:r>
          </w:p>
        </w:tc>
        <w:tc>
          <w:tcPr>
            <w:tcW w:w="697" w:type="dxa"/>
            <w:shd w:val="clear" w:color="auto" w:fill="auto"/>
            <w:noWrap/>
            <w:vAlign w:val="center"/>
            <w:hideMark/>
          </w:tcPr>
          <w:p w14:paraId="649C5EA3" w14:textId="0CCFDED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1187</w:t>
            </w:r>
          </w:p>
        </w:tc>
        <w:tc>
          <w:tcPr>
            <w:tcW w:w="696" w:type="dxa"/>
            <w:shd w:val="clear" w:color="auto" w:fill="auto"/>
            <w:noWrap/>
            <w:vAlign w:val="center"/>
            <w:hideMark/>
          </w:tcPr>
          <w:p w14:paraId="5DE77359" w14:textId="5D7A9A1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0683</w:t>
            </w:r>
          </w:p>
        </w:tc>
        <w:tc>
          <w:tcPr>
            <w:tcW w:w="697" w:type="dxa"/>
            <w:shd w:val="clear" w:color="auto" w:fill="auto"/>
            <w:noWrap/>
            <w:vAlign w:val="center"/>
            <w:hideMark/>
          </w:tcPr>
          <w:p w14:paraId="1340F8E6" w14:textId="5B9EDD0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0038</w:t>
            </w:r>
          </w:p>
        </w:tc>
        <w:tc>
          <w:tcPr>
            <w:tcW w:w="697" w:type="dxa"/>
            <w:shd w:val="clear" w:color="auto" w:fill="auto"/>
            <w:noWrap/>
            <w:vAlign w:val="center"/>
            <w:hideMark/>
          </w:tcPr>
          <w:p w14:paraId="3E9941AF" w14:textId="4C535E5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0875</w:t>
            </w:r>
          </w:p>
        </w:tc>
        <w:tc>
          <w:tcPr>
            <w:tcW w:w="697" w:type="dxa"/>
            <w:shd w:val="clear" w:color="auto" w:fill="auto"/>
            <w:noWrap/>
            <w:vAlign w:val="center"/>
            <w:hideMark/>
          </w:tcPr>
          <w:p w14:paraId="18799DE9" w14:textId="6C536F8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1217</w:t>
            </w:r>
          </w:p>
        </w:tc>
        <w:tc>
          <w:tcPr>
            <w:tcW w:w="697" w:type="dxa"/>
            <w:shd w:val="clear" w:color="auto" w:fill="auto"/>
            <w:noWrap/>
            <w:vAlign w:val="center"/>
            <w:hideMark/>
          </w:tcPr>
          <w:p w14:paraId="0CABA420" w14:textId="08BA19C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1318</w:t>
            </w:r>
          </w:p>
        </w:tc>
        <w:tc>
          <w:tcPr>
            <w:tcW w:w="697" w:type="dxa"/>
            <w:shd w:val="clear" w:color="auto" w:fill="auto"/>
            <w:noWrap/>
            <w:vAlign w:val="center"/>
            <w:hideMark/>
          </w:tcPr>
          <w:p w14:paraId="2FC4271C" w14:textId="509425A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0010</w:t>
            </w:r>
          </w:p>
        </w:tc>
      </w:tr>
      <w:tr w:rsidR="000F0FC4" w:rsidRPr="001F0359" w14:paraId="6DB05B83" w14:textId="77777777" w:rsidTr="001F0359">
        <w:trPr>
          <w:trHeight w:val="284"/>
        </w:trPr>
        <w:tc>
          <w:tcPr>
            <w:tcW w:w="1418" w:type="dxa"/>
            <w:shd w:val="clear" w:color="auto" w:fill="auto"/>
            <w:noWrap/>
            <w:vAlign w:val="center"/>
            <w:hideMark/>
          </w:tcPr>
          <w:p w14:paraId="5EB82F18"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Pressão Alta</w:t>
            </w:r>
          </w:p>
        </w:tc>
        <w:tc>
          <w:tcPr>
            <w:tcW w:w="696" w:type="dxa"/>
            <w:shd w:val="clear" w:color="auto" w:fill="auto"/>
            <w:noWrap/>
            <w:vAlign w:val="center"/>
            <w:hideMark/>
          </w:tcPr>
          <w:p w14:paraId="5AF3913F" w14:textId="7AD1EFD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8648</w:t>
            </w:r>
          </w:p>
        </w:tc>
        <w:tc>
          <w:tcPr>
            <w:tcW w:w="697" w:type="dxa"/>
            <w:shd w:val="clear" w:color="auto" w:fill="auto"/>
            <w:noWrap/>
            <w:vAlign w:val="center"/>
            <w:hideMark/>
          </w:tcPr>
          <w:p w14:paraId="4D17FC72" w14:textId="42B4DB6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7414</w:t>
            </w:r>
          </w:p>
        </w:tc>
        <w:tc>
          <w:tcPr>
            <w:tcW w:w="697" w:type="dxa"/>
            <w:shd w:val="clear" w:color="auto" w:fill="auto"/>
            <w:noWrap/>
            <w:vAlign w:val="center"/>
            <w:hideMark/>
          </w:tcPr>
          <w:p w14:paraId="2C3C8419" w14:textId="0B8A662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9286</w:t>
            </w:r>
          </w:p>
        </w:tc>
        <w:tc>
          <w:tcPr>
            <w:tcW w:w="697" w:type="dxa"/>
            <w:shd w:val="clear" w:color="auto" w:fill="auto"/>
            <w:noWrap/>
            <w:vAlign w:val="center"/>
            <w:hideMark/>
          </w:tcPr>
          <w:p w14:paraId="28A46F07" w14:textId="7A47E43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1051</w:t>
            </w:r>
          </w:p>
        </w:tc>
        <w:tc>
          <w:tcPr>
            <w:tcW w:w="697" w:type="dxa"/>
            <w:shd w:val="clear" w:color="auto" w:fill="auto"/>
            <w:noWrap/>
            <w:vAlign w:val="center"/>
            <w:hideMark/>
          </w:tcPr>
          <w:p w14:paraId="47441F02" w14:textId="5047192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2393</w:t>
            </w:r>
          </w:p>
        </w:tc>
        <w:tc>
          <w:tcPr>
            <w:tcW w:w="696" w:type="dxa"/>
            <w:shd w:val="clear" w:color="auto" w:fill="auto"/>
            <w:noWrap/>
            <w:vAlign w:val="center"/>
            <w:hideMark/>
          </w:tcPr>
          <w:p w14:paraId="1B6663CC" w14:textId="4F862FF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4922</w:t>
            </w:r>
          </w:p>
        </w:tc>
        <w:tc>
          <w:tcPr>
            <w:tcW w:w="697" w:type="dxa"/>
            <w:shd w:val="clear" w:color="auto" w:fill="auto"/>
            <w:noWrap/>
            <w:vAlign w:val="center"/>
            <w:hideMark/>
          </w:tcPr>
          <w:p w14:paraId="420F5B4E" w14:textId="14DA151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2914</w:t>
            </w:r>
          </w:p>
        </w:tc>
        <w:tc>
          <w:tcPr>
            <w:tcW w:w="697" w:type="dxa"/>
            <w:shd w:val="clear" w:color="auto" w:fill="auto"/>
            <w:noWrap/>
            <w:vAlign w:val="center"/>
            <w:hideMark/>
          </w:tcPr>
          <w:p w14:paraId="622EA323" w14:textId="7FC5ABA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3799</w:t>
            </w:r>
          </w:p>
        </w:tc>
        <w:tc>
          <w:tcPr>
            <w:tcW w:w="697" w:type="dxa"/>
            <w:shd w:val="clear" w:color="auto" w:fill="auto"/>
            <w:noWrap/>
            <w:vAlign w:val="center"/>
            <w:hideMark/>
          </w:tcPr>
          <w:p w14:paraId="323573D2" w14:textId="0B08BCD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1794</w:t>
            </w:r>
          </w:p>
        </w:tc>
        <w:tc>
          <w:tcPr>
            <w:tcW w:w="697" w:type="dxa"/>
            <w:shd w:val="clear" w:color="auto" w:fill="auto"/>
            <w:noWrap/>
            <w:vAlign w:val="center"/>
            <w:hideMark/>
          </w:tcPr>
          <w:p w14:paraId="47A90DAA" w14:textId="781A60C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1171</w:t>
            </w:r>
          </w:p>
        </w:tc>
        <w:tc>
          <w:tcPr>
            <w:tcW w:w="697" w:type="dxa"/>
            <w:shd w:val="clear" w:color="auto" w:fill="auto"/>
            <w:noWrap/>
            <w:vAlign w:val="center"/>
            <w:hideMark/>
          </w:tcPr>
          <w:p w14:paraId="3B7E0C73" w14:textId="33EF2EB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0669</w:t>
            </w:r>
          </w:p>
        </w:tc>
      </w:tr>
      <w:tr w:rsidR="000F0FC4" w:rsidRPr="001F0359" w14:paraId="568720D7" w14:textId="77777777" w:rsidTr="001F0359">
        <w:trPr>
          <w:trHeight w:val="284"/>
        </w:trPr>
        <w:tc>
          <w:tcPr>
            <w:tcW w:w="1418" w:type="dxa"/>
            <w:shd w:val="clear" w:color="auto" w:fill="auto"/>
            <w:noWrap/>
            <w:vAlign w:val="center"/>
            <w:hideMark/>
          </w:tcPr>
          <w:p w14:paraId="21B39239"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Enx. Raras</w:t>
            </w:r>
          </w:p>
        </w:tc>
        <w:tc>
          <w:tcPr>
            <w:tcW w:w="696" w:type="dxa"/>
            <w:shd w:val="clear" w:color="auto" w:fill="auto"/>
            <w:noWrap/>
            <w:vAlign w:val="center"/>
            <w:hideMark/>
          </w:tcPr>
          <w:p w14:paraId="00FD6243" w14:textId="3E90D35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0377</w:t>
            </w:r>
          </w:p>
        </w:tc>
        <w:tc>
          <w:tcPr>
            <w:tcW w:w="697" w:type="dxa"/>
            <w:shd w:val="clear" w:color="auto" w:fill="auto"/>
            <w:noWrap/>
            <w:vAlign w:val="center"/>
            <w:hideMark/>
          </w:tcPr>
          <w:p w14:paraId="13AF57BE" w14:textId="2B4DC21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0782</w:t>
            </w:r>
          </w:p>
        </w:tc>
        <w:tc>
          <w:tcPr>
            <w:tcW w:w="697" w:type="dxa"/>
            <w:shd w:val="clear" w:color="auto" w:fill="auto"/>
            <w:noWrap/>
            <w:vAlign w:val="center"/>
            <w:hideMark/>
          </w:tcPr>
          <w:p w14:paraId="48C5DEBA" w14:textId="20B2373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1125</w:t>
            </w:r>
          </w:p>
        </w:tc>
        <w:tc>
          <w:tcPr>
            <w:tcW w:w="697" w:type="dxa"/>
            <w:shd w:val="clear" w:color="auto" w:fill="auto"/>
            <w:noWrap/>
            <w:vAlign w:val="center"/>
            <w:hideMark/>
          </w:tcPr>
          <w:p w14:paraId="69FE6E94" w14:textId="5B65ECD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0096</w:t>
            </w:r>
          </w:p>
        </w:tc>
        <w:tc>
          <w:tcPr>
            <w:tcW w:w="697" w:type="dxa"/>
            <w:shd w:val="clear" w:color="auto" w:fill="auto"/>
            <w:noWrap/>
            <w:vAlign w:val="center"/>
            <w:hideMark/>
          </w:tcPr>
          <w:p w14:paraId="60E52697" w14:textId="79B28AA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1357</w:t>
            </w:r>
          </w:p>
        </w:tc>
        <w:tc>
          <w:tcPr>
            <w:tcW w:w="696" w:type="dxa"/>
            <w:shd w:val="clear" w:color="auto" w:fill="auto"/>
            <w:noWrap/>
            <w:vAlign w:val="center"/>
            <w:hideMark/>
          </w:tcPr>
          <w:p w14:paraId="52064E3D" w14:textId="113505B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2983</w:t>
            </w:r>
          </w:p>
        </w:tc>
        <w:tc>
          <w:tcPr>
            <w:tcW w:w="697" w:type="dxa"/>
            <w:shd w:val="clear" w:color="auto" w:fill="auto"/>
            <w:noWrap/>
            <w:vAlign w:val="center"/>
            <w:hideMark/>
          </w:tcPr>
          <w:p w14:paraId="56F45CC4" w14:textId="389DA27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4502</w:t>
            </w:r>
          </w:p>
        </w:tc>
        <w:tc>
          <w:tcPr>
            <w:tcW w:w="697" w:type="dxa"/>
            <w:shd w:val="clear" w:color="auto" w:fill="auto"/>
            <w:noWrap/>
            <w:vAlign w:val="center"/>
            <w:hideMark/>
          </w:tcPr>
          <w:p w14:paraId="7797A68A" w14:textId="119087B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3819</w:t>
            </w:r>
          </w:p>
        </w:tc>
        <w:tc>
          <w:tcPr>
            <w:tcW w:w="697" w:type="dxa"/>
            <w:shd w:val="clear" w:color="auto" w:fill="auto"/>
            <w:noWrap/>
            <w:vAlign w:val="center"/>
            <w:hideMark/>
          </w:tcPr>
          <w:p w14:paraId="0FDCE616" w14:textId="14D9DF1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2228</w:t>
            </w:r>
          </w:p>
        </w:tc>
        <w:tc>
          <w:tcPr>
            <w:tcW w:w="697" w:type="dxa"/>
            <w:shd w:val="clear" w:color="auto" w:fill="auto"/>
            <w:noWrap/>
            <w:vAlign w:val="center"/>
            <w:hideMark/>
          </w:tcPr>
          <w:p w14:paraId="2873877A" w14:textId="6E554F6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0136</w:t>
            </w:r>
          </w:p>
        </w:tc>
        <w:tc>
          <w:tcPr>
            <w:tcW w:w="697" w:type="dxa"/>
            <w:shd w:val="clear" w:color="auto" w:fill="auto"/>
            <w:noWrap/>
            <w:vAlign w:val="center"/>
            <w:hideMark/>
          </w:tcPr>
          <w:p w14:paraId="7321109C" w14:textId="2C5A5F9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1306</w:t>
            </w:r>
          </w:p>
        </w:tc>
      </w:tr>
      <w:tr w:rsidR="000F0FC4" w:rsidRPr="001F0359" w14:paraId="1E64C944" w14:textId="77777777" w:rsidTr="001F0359">
        <w:trPr>
          <w:trHeight w:val="284"/>
        </w:trPr>
        <w:tc>
          <w:tcPr>
            <w:tcW w:w="1418" w:type="dxa"/>
            <w:shd w:val="clear" w:color="auto" w:fill="auto"/>
            <w:noWrap/>
            <w:vAlign w:val="center"/>
            <w:hideMark/>
          </w:tcPr>
          <w:p w14:paraId="1903AECD"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Enx. Esporádicas</w:t>
            </w:r>
          </w:p>
        </w:tc>
        <w:tc>
          <w:tcPr>
            <w:tcW w:w="696" w:type="dxa"/>
            <w:shd w:val="clear" w:color="auto" w:fill="auto"/>
            <w:noWrap/>
            <w:vAlign w:val="center"/>
            <w:hideMark/>
          </w:tcPr>
          <w:p w14:paraId="3D55A805" w14:textId="4D50C4B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3097</w:t>
            </w:r>
          </w:p>
        </w:tc>
        <w:tc>
          <w:tcPr>
            <w:tcW w:w="697" w:type="dxa"/>
            <w:shd w:val="clear" w:color="auto" w:fill="auto"/>
            <w:noWrap/>
            <w:vAlign w:val="center"/>
            <w:hideMark/>
          </w:tcPr>
          <w:p w14:paraId="1A1B8E7A" w14:textId="1279497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7038</w:t>
            </w:r>
          </w:p>
        </w:tc>
        <w:tc>
          <w:tcPr>
            <w:tcW w:w="697" w:type="dxa"/>
            <w:shd w:val="clear" w:color="auto" w:fill="auto"/>
            <w:noWrap/>
            <w:vAlign w:val="center"/>
            <w:hideMark/>
          </w:tcPr>
          <w:p w14:paraId="2E359CD0" w14:textId="1645F05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0731</w:t>
            </w:r>
          </w:p>
        </w:tc>
        <w:tc>
          <w:tcPr>
            <w:tcW w:w="697" w:type="dxa"/>
            <w:shd w:val="clear" w:color="auto" w:fill="auto"/>
            <w:noWrap/>
            <w:vAlign w:val="center"/>
            <w:hideMark/>
          </w:tcPr>
          <w:p w14:paraId="59CD9DC5" w14:textId="4DABD04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3469</w:t>
            </w:r>
          </w:p>
        </w:tc>
        <w:tc>
          <w:tcPr>
            <w:tcW w:w="697" w:type="dxa"/>
            <w:shd w:val="clear" w:color="auto" w:fill="auto"/>
            <w:noWrap/>
            <w:vAlign w:val="center"/>
            <w:hideMark/>
          </w:tcPr>
          <w:p w14:paraId="402A6FF9" w14:textId="4AA5AF9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1016</w:t>
            </w:r>
          </w:p>
        </w:tc>
        <w:tc>
          <w:tcPr>
            <w:tcW w:w="696" w:type="dxa"/>
            <w:shd w:val="clear" w:color="auto" w:fill="auto"/>
            <w:noWrap/>
            <w:vAlign w:val="center"/>
            <w:hideMark/>
          </w:tcPr>
          <w:p w14:paraId="37168264" w14:textId="1F580F6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4349</w:t>
            </w:r>
          </w:p>
        </w:tc>
        <w:tc>
          <w:tcPr>
            <w:tcW w:w="697" w:type="dxa"/>
            <w:shd w:val="clear" w:color="auto" w:fill="auto"/>
            <w:noWrap/>
            <w:vAlign w:val="center"/>
            <w:hideMark/>
          </w:tcPr>
          <w:p w14:paraId="7595157C" w14:textId="72CC96C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4426</w:t>
            </w:r>
          </w:p>
        </w:tc>
        <w:tc>
          <w:tcPr>
            <w:tcW w:w="697" w:type="dxa"/>
            <w:shd w:val="clear" w:color="auto" w:fill="auto"/>
            <w:noWrap/>
            <w:vAlign w:val="center"/>
            <w:hideMark/>
          </w:tcPr>
          <w:p w14:paraId="73662A1C" w14:textId="09C4B5B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2069</w:t>
            </w:r>
          </w:p>
        </w:tc>
        <w:tc>
          <w:tcPr>
            <w:tcW w:w="697" w:type="dxa"/>
            <w:shd w:val="clear" w:color="auto" w:fill="auto"/>
            <w:noWrap/>
            <w:vAlign w:val="center"/>
            <w:hideMark/>
          </w:tcPr>
          <w:p w14:paraId="316A5BF3" w14:textId="505D1F5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0205</w:t>
            </w:r>
          </w:p>
        </w:tc>
        <w:tc>
          <w:tcPr>
            <w:tcW w:w="697" w:type="dxa"/>
            <w:shd w:val="clear" w:color="auto" w:fill="auto"/>
            <w:noWrap/>
            <w:vAlign w:val="center"/>
            <w:hideMark/>
          </w:tcPr>
          <w:p w14:paraId="585642C8" w14:textId="45FE0C2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2499</w:t>
            </w:r>
          </w:p>
        </w:tc>
        <w:tc>
          <w:tcPr>
            <w:tcW w:w="697" w:type="dxa"/>
            <w:shd w:val="clear" w:color="auto" w:fill="auto"/>
            <w:noWrap/>
            <w:vAlign w:val="center"/>
            <w:hideMark/>
          </w:tcPr>
          <w:p w14:paraId="004CD3C4" w14:textId="3D66A9D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1286</w:t>
            </w:r>
          </w:p>
        </w:tc>
      </w:tr>
      <w:tr w:rsidR="000F0FC4" w:rsidRPr="001F0359" w14:paraId="168FBAB9" w14:textId="77777777" w:rsidTr="001F0359">
        <w:trPr>
          <w:trHeight w:val="284"/>
        </w:trPr>
        <w:tc>
          <w:tcPr>
            <w:tcW w:w="1418" w:type="dxa"/>
            <w:shd w:val="clear" w:color="auto" w:fill="auto"/>
            <w:noWrap/>
            <w:vAlign w:val="center"/>
            <w:hideMark/>
          </w:tcPr>
          <w:p w14:paraId="1B89FEFD"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Enx. Frequentes</w:t>
            </w:r>
          </w:p>
        </w:tc>
        <w:tc>
          <w:tcPr>
            <w:tcW w:w="696" w:type="dxa"/>
            <w:shd w:val="clear" w:color="auto" w:fill="auto"/>
            <w:noWrap/>
            <w:vAlign w:val="center"/>
            <w:hideMark/>
          </w:tcPr>
          <w:p w14:paraId="1807E423" w14:textId="7FC106A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7825</w:t>
            </w:r>
          </w:p>
        </w:tc>
        <w:tc>
          <w:tcPr>
            <w:tcW w:w="697" w:type="dxa"/>
            <w:shd w:val="clear" w:color="auto" w:fill="auto"/>
            <w:noWrap/>
            <w:vAlign w:val="center"/>
            <w:hideMark/>
          </w:tcPr>
          <w:p w14:paraId="01C7DD59" w14:textId="3C6C899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1248</w:t>
            </w:r>
          </w:p>
        </w:tc>
        <w:tc>
          <w:tcPr>
            <w:tcW w:w="697" w:type="dxa"/>
            <w:shd w:val="clear" w:color="auto" w:fill="auto"/>
            <w:noWrap/>
            <w:vAlign w:val="center"/>
            <w:hideMark/>
          </w:tcPr>
          <w:p w14:paraId="6B834F82" w14:textId="228CA76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0131</w:t>
            </w:r>
          </w:p>
        </w:tc>
        <w:tc>
          <w:tcPr>
            <w:tcW w:w="697" w:type="dxa"/>
            <w:shd w:val="clear" w:color="auto" w:fill="auto"/>
            <w:noWrap/>
            <w:vAlign w:val="center"/>
            <w:hideMark/>
          </w:tcPr>
          <w:p w14:paraId="278E2691" w14:textId="2494987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1124</w:t>
            </w:r>
          </w:p>
        </w:tc>
        <w:tc>
          <w:tcPr>
            <w:tcW w:w="697" w:type="dxa"/>
            <w:shd w:val="clear" w:color="auto" w:fill="auto"/>
            <w:noWrap/>
            <w:vAlign w:val="center"/>
            <w:hideMark/>
          </w:tcPr>
          <w:p w14:paraId="136A484B" w14:textId="21AF4D1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0791</w:t>
            </w:r>
          </w:p>
        </w:tc>
        <w:tc>
          <w:tcPr>
            <w:tcW w:w="696" w:type="dxa"/>
            <w:shd w:val="clear" w:color="auto" w:fill="auto"/>
            <w:noWrap/>
            <w:vAlign w:val="center"/>
            <w:hideMark/>
          </w:tcPr>
          <w:p w14:paraId="6F6420E3" w14:textId="2A321E7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0455</w:t>
            </w:r>
          </w:p>
        </w:tc>
        <w:tc>
          <w:tcPr>
            <w:tcW w:w="697" w:type="dxa"/>
            <w:shd w:val="clear" w:color="auto" w:fill="auto"/>
            <w:noWrap/>
            <w:vAlign w:val="center"/>
            <w:hideMark/>
          </w:tcPr>
          <w:p w14:paraId="6F4E94C8" w14:textId="7310E72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0025</w:t>
            </w:r>
          </w:p>
        </w:tc>
        <w:tc>
          <w:tcPr>
            <w:tcW w:w="697" w:type="dxa"/>
            <w:shd w:val="clear" w:color="auto" w:fill="auto"/>
            <w:noWrap/>
            <w:vAlign w:val="center"/>
            <w:hideMark/>
          </w:tcPr>
          <w:p w14:paraId="34AEA149" w14:textId="5597E2D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0583</w:t>
            </w:r>
          </w:p>
        </w:tc>
        <w:tc>
          <w:tcPr>
            <w:tcW w:w="697" w:type="dxa"/>
            <w:shd w:val="clear" w:color="auto" w:fill="auto"/>
            <w:noWrap/>
            <w:vAlign w:val="center"/>
            <w:hideMark/>
          </w:tcPr>
          <w:p w14:paraId="2A6E4543" w14:textId="49886CE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0811</w:t>
            </w:r>
          </w:p>
        </w:tc>
        <w:tc>
          <w:tcPr>
            <w:tcW w:w="697" w:type="dxa"/>
            <w:shd w:val="clear" w:color="auto" w:fill="auto"/>
            <w:noWrap/>
            <w:vAlign w:val="center"/>
            <w:hideMark/>
          </w:tcPr>
          <w:p w14:paraId="6363E9B7" w14:textId="089893F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0878</w:t>
            </w:r>
          </w:p>
        </w:tc>
        <w:tc>
          <w:tcPr>
            <w:tcW w:w="697" w:type="dxa"/>
            <w:shd w:val="clear" w:color="auto" w:fill="auto"/>
            <w:noWrap/>
            <w:vAlign w:val="center"/>
            <w:hideMark/>
          </w:tcPr>
          <w:p w14:paraId="0B09EB2C" w14:textId="6B8FEC3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0007</w:t>
            </w:r>
          </w:p>
        </w:tc>
      </w:tr>
      <w:tr w:rsidR="000F0FC4" w:rsidRPr="001F0359" w14:paraId="10D7BB3D" w14:textId="77777777" w:rsidTr="001F0359">
        <w:trPr>
          <w:trHeight w:val="284"/>
        </w:trPr>
        <w:tc>
          <w:tcPr>
            <w:tcW w:w="1418" w:type="dxa"/>
            <w:shd w:val="clear" w:color="auto" w:fill="auto"/>
            <w:noWrap/>
            <w:vAlign w:val="center"/>
            <w:hideMark/>
          </w:tcPr>
          <w:p w14:paraId="22FB067A"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Jovem</w:t>
            </w:r>
          </w:p>
        </w:tc>
        <w:tc>
          <w:tcPr>
            <w:tcW w:w="696" w:type="dxa"/>
            <w:shd w:val="clear" w:color="auto" w:fill="auto"/>
            <w:noWrap/>
            <w:vAlign w:val="center"/>
            <w:hideMark/>
          </w:tcPr>
          <w:p w14:paraId="133443CD" w14:textId="69C1C38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3729</w:t>
            </w:r>
          </w:p>
        </w:tc>
        <w:tc>
          <w:tcPr>
            <w:tcW w:w="697" w:type="dxa"/>
            <w:shd w:val="clear" w:color="auto" w:fill="auto"/>
            <w:noWrap/>
            <w:vAlign w:val="center"/>
            <w:hideMark/>
          </w:tcPr>
          <w:p w14:paraId="5719BBE7" w14:textId="6B5F1E2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5583</w:t>
            </w:r>
          </w:p>
        </w:tc>
        <w:tc>
          <w:tcPr>
            <w:tcW w:w="697" w:type="dxa"/>
            <w:shd w:val="clear" w:color="auto" w:fill="auto"/>
            <w:noWrap/>
            <w:vAlign w:val="center"/>
            <w:hideMark/>
          </w:tcPr>
          <w:p w14:paraId="114A821C" w14:textId="48060A9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0646</w:t>
            </w:r>
          </w:p>
        </w:tc>
        <w:tc>
          <w:tcPr>
            <w:tcW w:w="697" w:type="dxa"/>
            <w:shd w:val="clear" w:color="auto" w:fill="auto"/>
            <w:noWrap/>
            <w:vAlign w:val="center"/>
            <w:hideMark/>
          </w:tcPr>
          <w:p w14:paraId="726E22F1" w14:textId="344C3E9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7464</w:t>
            </w:r>
          </w:p>
        </w:tc>
        <w:tc>
          <w:tcPr>
            <w:tcW w:w="697" w:type="dxa"/>
            <w:shd w:val="clear" w:color="auto" w:fill="auto"/>
            <w:noWrap/>
            <w:vAlign w:val="center"/>
            <w:hideMark/>
          </w:tcPr>
          <w:p w14:paraId="063F6F4A" w14:textId="7549B34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2001</w:t>
            </w:r>
          </w:p>
        </w:tc>
        <w:tc>
          <w:tcPr>
            <w:tcW w:w="696" w:type="dxa"/>
            <w:shd w:val="clear" w:color="auto" w:fill="auto"/>
            <w:noWrap/>
            <w:vAlign w:val="center"/>
            <w:hideMark/>
          </w:tcPr>
          <w:p w14:paraId="4A9D278C" w14:textId="003C7EC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1998</w:t>
            </w:r>
          </w:p>
        </w:tc>
        <w:tc>
          <w:tcPr>
            <w:tcW w:w="697" w:type="dxa"/>
            <w:shd w:val="clear" w:color="auto" w:fill="auto"/>
            <w:noWrap/>
            <w:vAlign w:val="center"/>
            <w:hideMark/>
          </w:tcPr>
          <w:p w14:paraId="0A031282" w14:textId="13DF6E8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5788</w:t>
            </w:r>
          </w:p>
        </w:tc>
        <w:tc>
          <w:tcPr>
            <w:tcW w:w="697" w:type="dxa"/>
            <w:shd w:val="clear" w:color="auto" w:fill="auto"/>
            <w:noWrap/>
            <w:vAlign w:val="center"/>
            <w:hideMark/>
          </w:tcPr>
          <w:p w14:paraId="32E9C73D" w14:textId="025514A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4098</w:t>
            </w:r>
          </w:p>
        </w:tc>
        <w:tc>
          <w:tcPr>
            <w:tcW w:w="697" w:type="dxa"/>
            <w:shd w:val="clear" w:color="auto" w:fill="auto"/>
            <w:noWrap/>
            <w:vAlign w:val="center"/>
            <w:hideMark/>
          </w:tcPr>
          <w:p w14:paraId="4D8D49F9" w14:textId="49295F8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0271</w:t>
            </w:r>
          </w:p>
        </w:tc>
        <w:tc>
          <w:tcPr>
            <w:tcW w:w="697" w:type="dxa"/>
            <w:shd w:val="clear" w:color="auto" w:fill="auto"/>
            <w:noWrap/>
            <w:vAlign w:val="center"/>
            <w:hideMark/>
          </w:tcPr>
          <w:p w14:paraId="405BB4FE" w14:textId="22BF96A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1519</w:t>
            </w:r>
          </w:p>
        </w:tc>
        <w:tc>
          <w:tcPr>
            <w:tcW w:w="697" w:type="dxa"/>
            <w:shd w:val="clear" w:color="auto" w:fill="auto"/>
            <w:noWrap/>
            <w:vAlign w:val="center"/>
            <w:hideMark/>
          </w:tcPr>
          <w:p w14:paraId="193B3E75" w14:textId="641E3CC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0451</w:t>
            </w:r>
          </w:p>
        </w:tc>
      </w:tr>
      <w:tr w:rsidR="000F0FC4" w:rsidRPr="001F0359" w14:paraId="577F69A5" w14:textId="77777777" w:rsidTr="001F0359">
        <w:trPr>
          <w:trHeight w:val="284"/>
        </w:trPr>
        <w:tc>
          <w:tcPr>
            <w:tcW w:w="1418" w:type="dxa"/>
            <w:shd w:val="clear" w:color="auto" w:fill="auto"/>
            <w:noWrap/>
            <w:vAlign w:val="center"/>
            <w:hideMark/>
          </w:tcPr>
          <w:p w14:paraId="3F36D77F"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Meia Idade</w:t>
            </w:r>
          </w:p>
        </w:tc>
        <w:tc>
          <w:tcPr>
            <w:tcW w:w="696" w:type="dxa"/>
            <w:shd w:val="clear" w:color="auto" w:fill="auto"/>
            <w:noWrap/>
            <w:vAlign w:val="center"/>
            <w:hideMark/>
          </w:tcPr>
          <w:p w14:paraId="35F5EFCA" w14:textId="35845D8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0271</w:t>
            </w:r>
          </w:p>
        </w:tc>
        <w:tc>
          <w:tcPr>
            <w:tcW w:w="697" w:type="dxa"/>
            <w:shd w:val="clear" w:color="auto" w:fill="auto"/>
            <w:noWrap/>
            <w:vAlign w:val="center"/>
            <w:hideMark/>
          </w:tcPr>
          <w:p w14:paraId="36FCEB41" w14:textId="015EE62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2200</w:t>
            </w:r>
          </w:p>
        </w:tc>
        <w:tc>
          <w:tcPr>
            <w:tcW w:w="697" w:type="dxa"/>
            <w:shd w:val="clear" w:color="auto" w:fill="auto"/>
            <w:noWrap/>
            <w:vAlign w:val="center"/>
            <w:hideMark/>
          </w:tcPr>
          <w:p w14:paraId="1FD9F269" w14:textId="71D13E3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0791</w:t>
            </w:r>
          </w:p>
        </w:tc>
        <w:tc>
          <w:tcPr>
            <w:tcW w:w="697" w:type="dxa"/>
            <w:shd w:val="clear" w:color="auto" w:fill="auto"/>
            <w:noWrap/>
            <w:vAlign w:val="center"/>
            <w:hideMark/>
          </w:tcPr>
          <w:p w14:paraId="073558CD" w14:textId="2BAA360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8362</w:t>
            </w:r>
          </w:p>
        </w:tc>
        <w:tc>
          <w:tcPr>
            <w:tcW w:w="697" w:type="dxa"/>
            <w:shd w:val="clear" w:color="auto" w:fill="auto"/>
            <w:noWrap/>
            <w:vAlign w:val="center"/>
            <w:hideMark/>
          </w:tcPr>
          <w:p w14:paraId="249C5BDC" w14:textId="20D0753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0922</w:t>
            </w:r>
          </w:p>
        </w:tc>
        <w:tc>
          <w:tcPr>
            <w:tcW w:w="696" w:type="dxa"/>
            <w:shd w:val="clear" w:color="auto" w:fill="auto"/>
            <w:noWrap/>
            <w:vAlign w:val="center"/>
            <w:hideMark/>
          </w:tcPr>
          <w:p w14:paraId="1D7CC0EB" w14:textId="6B48D02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2491</w:t>
            </w:r>
          </w:p>
        </w:tc>
        <w:tc>
          <w:tcPr>
            <w:tcW w:w="697" w:type="dxa"/>
            <w:shd w:val="clear" w:color="auto" w:fill="auto"/>
            <w:noWrap/>
            <w:vAlign w:val="center"/>
            <w:hideMark/>
          </w:tcPr>
          <w:p w14:paraId="5601C179" w14:textId="51477B9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1179</w:t>
            </w:r>
          </w:p>
        </w:tc>
        <w:tc>
          <w:tcPr>
            <w:tcW w:w="697" w:type="dxa"/>
            <w:shd w:val="clear" w:color="auto" w:fill="auto"/>
            <w:noWrap/>
            <w:vAlign w:val="center"/>
            <w:hideMark/>
          </w:tcPr>
          <w:p w14:paraId="1C683173" w14:textId="79345B7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1708</w:t>
            </w:r>
          </w:p>
        </w:tc>
        <w:tc>
          <w:tcPr>
            <w:tcW w:w="697" w:type="dxa"/>
            <w:shd w:val="clear" w:color="auto" w:fill="auto"/>
            <w:noWrap/>
            <w:vAlign w:val="center"/>
            <w:hideMark/>
          </w:tcPr>
          <w:p w14:paraId="643DD13B" w14:textId="440A708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0107</w:t>
            </w:r>
          </w:p>
        </w:tc>
        <w:tc>
          <w:tcPr>
            <w:tcW w:w="697" w:type="dxa"/>
            <w:shd w:val="clear" w:color="auto" w:fill="auto"/>
            <w:noWrap/>
            <w:vAlign w:val="center"/>
            <w:hideMark/>
          </w:tcPr>
          <w:p w14:paraId="3290B713" w14:textId="7E40D0C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2417</w:t>
            </w:r>
          </w:p>
        </w:tc>
        <w:tc>
          <w:tcPr>
            <w:tcW w:w="697" w:type="dxa"/>
            <w:shd w:val="clear" w:color="auto" w:fill="auto"/>
            <w:noWrap/>
            <w:vAlign w:val="center"/>
            <w:hideMark/>
          </w:tcPr>
          <w:p w14:paraId="74CC2A4B" w14:textId="588212A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1375</w:t>
            </w:r>
          </w:p>
        </w:tc>
      </w:tr>
      <w:tr w:rsidR="000F0FC4" w:rsidRPr="001F0359" w14:paraId="336494FD" w14:textId="77777777" w:rsidTr="001F0359">
        <w:trPr>
          <w:trHeight w:val="284"/>
        </w:trPr>
        <w:tc>
          <w:tcPr>
            <w:tcW w:w="1418" w:type="dxa"/>
            <w:shd w:val="clear" w:color="auto" w:fill="auto"/>
            <w:noWrap/>
            <w:vAlign w:val="center"/>
            <w:hideMark/>
          </w:tcPr>
          <w:p w14:paraId="4E04B615"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Idoso</w:t>
            </w:r>
          </w:p>
        </w:tc>
        <w:tc>
          <w:tcPr>
            <w:tcW w:w="696" w:type="dxa"/>
            <w:shd w:val="clear" w:color="auto" w:fill="auto"/>
            <w:noWrap/>
            <w:vAlign w:val="center"/>
            <w:hideMark/>
          </w:tcPr>
          <w:p w14:paraId="25CA26FC" w14:textId="304C30D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6073</w:t>
            </w:r>
          </w:p>
        </w:tc>
        <w:tc>
          <w:tcPr>
            <w:tcW w:w="697" w:type="dxa"/>
            <w:shd w:val="clear" w:color="auto" w:fill="auto"/>
            <w:noWrap/>
            <w:vAlign w:val="center"/>
            <w:hideMark/>
          </w:tcPr>
          <w:p w14:paraId="574665D7" w14:textId="1FC93E1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5555</w:t>
            </w:r>
          </w:p>
        </w:tc>
        <w:tc>
          <w:tcPr>
            <w:tcW w:w="697" w:type="dxa"/>
            <w:shd w:val="clear" w:color="auto" w:fill="auto"/>
            <w:noWrap/>
            <w:vAlign w:val="center"/>
            <w:hideMark/>
          </w:tcPr>
          <w:p w14:paraId="42BDD035" w14:textId="45FB9EA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7756</w:t>
            </w:r>
          </w:p>
        </w:tc>
        <w:tc>
          <w:tcPr>
            <w:tcW w:w="697" w:type="dxa"/>
            <w:shd w:val="clear" w:color="auto" w:fill="auto"/>
            <w:noWrap/>
            <w:vAlign w:val="center"/>
            <w:hideMark/>
          </w:tcPr>
          <w:p w14:paraId="06E958B3" w14:textId="2F7FF91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1993</w:t>
            </w:r>
          </w:p>
        </w:tc>
        <w:tc>
          <w:tcPr>
            <w:tcW w:w="697" w:type="dxa"/>
            <w:shd w:val="clear" w:color="auto" w:fill="auto"/>
            <w:noWrap/>
            <w:vAlign w:val="center"/>
            <w:hideMark/>
          </w:tcPr>
          <w:p w14:paraId="40FC7D87" w14:textId="68CEF38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2102</w:t>
            </w:r>
          </w:p>
        </w:tc>
        <w:tc>
          <w:tcPr>
            <w:tcW w:w="696" w:type="dxa"/>
            <w:shd w:val="clear" w:color="auto" w:fill="auto"/>
            <w:noWrap/>
            <w:vAlign w:val="center"/>
            <w:hideMark/>
          </w:tcPr>
          <w:p w14:paraId="31688E38" w14:textId="391B6ED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0744</w:t>
            </w:r>
          </w:p>
        </w:tc>
        <w:tc>
          <w:tcPr>
            <w:tcW w:w="697" w:type="dxa"/>
            <w:shd w:val="clear" w:color="auto" w:fill="auto"/>
            <w:noWrap/>
            <w:vAlign w:val="center"/>
            <w:hideMark/>
          </w:tcPr>
          <w:p w14:paraId="1324BC95" w14:textId="3F9CA98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2876</w:t>
            </w:r>
          </w:p>
        </w:tc>
        <w:tc>
          <w:tcPr>
            <w:tcW w:w="697" w:type="dxa"/>
            <w:shd w:val="clear" w:color="auto" w:fill="auto"/>
            <w:noWrap/>
            <w:vAlign w:val="center"/>
            <w:hideMark/>
          </w:tcPr>
          <w:p w14:paraId="0363697D" w14:textId="6B53160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1308</w:t>
            </w:r>
          </w:p>
        </w:tc>
        <w:tc>
          <w:tcPr>
            <w:tcW w:w="697" w:type="dxa"/>
            <w:shd w:val="clear" w:color="auto" w:fill="auto"/>
            <w:noWrap/>
            <w:vAlign w:val="center"/>
            <w:hideMark/>
          </w:tcPr>
          <w:p w14:paraId="17D28D38" w14:textId="72ACA5D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0270</w:t>
            </w:r>
          </w:p>
        </w:tc>
        <w:tc>
          <w:tcPr>
            <w:tcW w:w="697" w:type="dxa"/>
            <w:shd w:val="clear" w:color="auto" w:fill="auto"/>
            <w:noWrap/>
            <w:vAlign w:val="center"/>
            <w:hideMark/>
          </w:tcPr>
          <w:p w14:paraId="038068A7" w14:textId="2AA4847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1001</w:t>
            </w:r>
          </w:p>
        </w:tc>
        <w:tc>
          <w:tcPr>
            <w:tcW w:w="697" w:type="dxa"/>
            <w:shd w:val="clear" w:color="auto" w:fill="auto"/>
            <w:noWrap/>
            <w:vAlign w:val="center"/>
            <w:hideMark/>
          </w:tcPr>
          <w:p w14:paraId="703B70D5" w14:textId="1649A00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1447</w:t>
            </w:r>
          </w:p>
        </w:tc>
      </w:tr>
      <w:tr w:rsidR="000F0FC4" w:rsidRPr="001F0359" w14:paraId="291D1AC4" w14:textId="77777777" w:rsidTr="001F0359">
        <w:trPr>
          <w:trHeight w:val="284"/>
        </w:trPr>
        <w:tc>
          <w:tcPr>
            <w:tcW w:w="1418" w:type="dxa"/>
            <w:shd w:val="clear" w:color="auto" w:fill="auto"/>
            <w:noWrap/>
            <w:vAlign w:val="center"/>
            <w:hideMark/>
          </w:tcPr>
          <w:p w14:paraId="34B48042"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Ans. Baixa</w:t>
            </w:r>
          </w:p>
        </w:tc>
        <w:tc>
          <w:tcPr>
            <w:tcW w:w="696" w:type="dxa"/>
            <w:shd w:val="clear" w:color="auto" w:fill="auto"/>
            <w:noWrap/>
            <w:vAlign w:val="center"/>
            <w:hideMark/>
          </w:tcPr>
          <w:p w14:paraId="0BA92F5C" w14:textId="65A08EF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5534</w:t>
            </w:r>
          </w:p>
        </w:tc>
        <w:tc>
          <w:tcPr>
            <w:tcW w:w="697" w:type="dxa"/>
            <w:shd w:val="clear" w:color="auto" w:fill="auto"/>
            <w:noWrap/>
            <w:vAlign w:val="center"/>
            <w:hideMark/>
          </w:tcPr>
          <w:p w14:paraId="748A858E" w14:textId="3C325C0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2137</w:t>
            </w:r>
          </w:p>
        </w:tc>
        <w:tc>
          <w:tcPr>
            <w:tcW w:w="697" w:type="dxa"/>
            <w:shd w:val="clear" w:color="auto" w:fill="auto"/>
            <w:noWrap/>
            <w:vAlign w:val="center"/>
            <w:hideMark/>
          </w:tcPr>
          <w:p w14:paraId="01328E14" w14:textId="30BD88F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2506</w:t>
            </w:r>
          </w:p>
        </w:tc>
        <w:tc>
          <w:tcPr>
            <w:tcW w:w="697" w:type="dxa"/>
            <w:shd w:val="clear" w:color="auto" w:fill="auto"/>
            <w:noWrap/>
            <w:vAlign w:val="center"/>
            <w:hideMark/>
          </w:tcPr>
          <w:p w14:paraId="0B81418D" w14:textId="3738E08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4180</w:t>
            </w:r>
          </w:p>
        </w:tc>
        <w:tc>
          <w:tcPr>
            <w:tcW w:w="697" w:type="dxa"/>
            <w:shd w:val="clear" w:color="auto" w:fill="auto"/>
            <w:noWrap/>
            <w:vAlign w:val="center"/>
            <w:hideMark/>
          </w:tcPr>
          <w:p w14:paraId="78BC7F1C" w14:textId="226421D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5077</w:t>
            </w:r>
          </w:p>
        </w:tc>
        <w:tc>
          <w:tcPr>
            <w:tcW w:w="696" w:type="dxa"/>
            <w:shd w:val="clear" w:color="auto" w:fill="auto"/>
            <w:noWrap/>
            <w:vAlign w:val="center"/>
            <w:hideMark/>
          </w:tcPr>
          <w:p w14:paraId="7265460C" w14:textId="2BD3CD0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2522</w:t>
            </w:r>
          </w:p>
        </w:tc>
        <w:tc>
          <w:tcPr>
            <w:tcW w:w="697" w:type="dxa"/>
            <w:shd w:val="clear" w:color="auto" w:fill="auto"/>
            <w:noWrap/>
            <w:vAlign w:val="center"/>
            <w:hideMark/>
          </w:tcPr>
          <w:p w14:paraId="323D401C" w14:textId="4E2CDB3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4978</w:t>
            </w:r>
          </w:p>
        </w:tc>
        <w:tc>
          <w:tcPr>
            <w:tcW w:w="697" w:type="dxa"/>
            <w:shd w:val="clear" w:color="auto" w:fill="auto"/>
            <w:noWrap/>
            <w:vAlign w:val="center"/>
            <w:hideMark/>
          </w:tcPr>
          <w:p w14:paraId="72D12E7D" w14:textId="0AC735E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3798</w:t>
            </w:r>
          </w:p>
        </w:tc>
        <w:tc>
          <w:tcPr>
            <w:tcW w:w="697" w:type="dxa"/>
            <w:shd w:val="clear" w:color="auto" w:fill="auto"/>
            <w:noWrap/>
            <w:vAlign w:val="center"/>
            <w:hideMark/>
          </w:tcPr>
          <w:p w14:paraId="5DF153B7" w14:textId="1618302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0999</w:t>
            </w:r>
          </w:p>
        </w:tc>
        <w:tc>
          <w:tcPr>
            <w:tcW w:w="697" w:type="dxa"/>
            <w:shd w:val="clear" w:color="auto" w:fill="auto"/>
            <w:noWrap/>
            <w:vAlign w:val="center"/>
            <w:hideMark/>
          </w:tcPr>
          <w:p w14:paraId="0E257950" w14:textId="25AF75E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2665</w:t>
            </w:r>
          </w:p>
        </w:tc>
        <w:tc>
          <w:tcPr>
            <w:tcW w:w="697" w:type="dxa"/>
            <w:shd w:val="clear" w:color="auto" w:fill="auto"/>
            <w:noWrap/>
            <w:vAlign w:val="center"/>
            <w:hideMark/>
          </w:tcPr>
          <w:p w14:paraId="4EAB9FC5" w14:textId="4D0B683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2843</w:t>
            </w:r>
          </w:p>
        </w:tc>
      </w:tr>
      <w:tr w:rsidR="000F0FC4" w:rsidRPr="001F0359" w14:paraId="6AAB505F" w14:textId="77777777" w:rsidTr="001F0359">
        <w:trPr>
          <w:trHeight w:val="284"/>
        </w:trPr>
        <w:tc>
          <w:tcPr>
            <w:tcW w:w="1418" w:type="dxa"/>
            <w:shd w:val="clear" w:color="auto" w:fill="auto"/>
            <w:noWrap/>
            <w:vAlign w:val="center"/>
            <w:hideMark/>
          </w:tcPr>
          <w:p w14:paraId="5C988EA5"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Ans. Média</w:t>
            </w:r>
          </w:p>
        </w:tc>
        <w:tc>
          <w:tcPr>
            <w:tcW w:w="696" w:type="dxa"/>
            <w:shd w:val="clear" w:color="auto" w:fill="auto"/>
            <w:noWrap/>
            <w:vAlign w:val="center"/>
            <w:hideMark/>
          </w:tcPr>
          <w:p w14:paraId="63A527AE" w14:textId="78C2DCB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1243</w:t>
            </w:r>
          </w:p>
        </w:tc>
        <w:tc>
          <w:tcPr>
            <w:tcW w:w="697" w:type="dxa"/>
            <w:shd w:val="clear" w:color="auto" w:fill="auto"/>
            <w:noWrap/>
            <w:vAlign w:val="center"/>
            <w:hideMark/>
          </w:tcPr>
          <w:p w14:paraId="51F032F3" w14:textId="5874A01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3059</w:t>
            </w:r>
          </w:p>
        </w:tc>
        <w:tc>
          <w:tcPr>
            <w:tcW w:w="697" w:type="dxa"/>
            <w:shd w:val="clear" w:color="auto" w:fill="auto"/>
            <w:noWrap/>
            <w:vAlign w:val="center"/>
            <w:hideMark/>
          </w:tcPr>
          <w:p w14:paraId="06DF6DF8" w14:textId="693078C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1109</w:t>
            </w:r>
          </w:p>
        </w:tc>
        <w:tc>
          <w:tcPr>
            <w:tcW w:w="697" w:type="dxa"/>
            <w:shd w:val="clear" w:color="auto" w:fill="auto"/>
            <w:noWrap/>
            <w:vAlign w:val="center"/>
            <w:hideMark/>
          </w:tcPr>
          <w:p w14:paraId="448A86D4" w14:textId="58113E5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0657</w:t>
            </w:r>
          </w:p>
        </w:tc>
        <w:tc>
          <w:tcPr>
            <w:tcW w:w="697" w:type="dxa"/>
            <w:shd w:val="clear" w:color="auto" w:fill="auto"/>
            <w:noWrap/>
            <w:vAlign w:val="center"/>
            <w:hideMark/>
          </w:tcPr>
          <w:p w14:paraId="116354A6" w14:textId="182CA83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0907</w:t>
            </w:r>
          </w:p>
        </w:tc>
        <w:tc>
          <w:tcPr>
            <w:tcW w:w="696" w:type="dxa"/>
            <w:shd w:val="clear" w:color="auto" w:fill="auto"/>
            <w:noWrap/>
            <w:vAlign w:val="center"/>
            <w:hideMark/>
          </w:tcPr>
          <w:p w14:paraId="2AB331C8" w14:textId="7819A44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1355</w:t>
            </w:r>
          </w:p>
        </w:tc>
        <w:tc>
          <w:tcPr>
            <w:tcW w:w="697" w:type="dxa"/>
            <w:shd w:val="clear" w:color="auto" w:fill="auto"/>
            <w:noWrap/>
            <w:vAlign w:val="center"/>
            <w:hideMark/>
          </w:tcPr>
          <w:p w14:paraId="37899874" w14:textId="142C9BE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3385</w:t>
            </w:r>
          </w:p>
        </w:tc>
        <w:tc>
          <w:tcPr>
            <w:tcW w:w="697" w:type="dxa"/>
            <w:shd w:val="clear" w:color="auto" w:fill="auto"/>
            <w:noWrap/>
            <w:vAlign w:val="center"/>
            <w:hideMark/>
          </w:tcPr>
          <w:p w14:paraId="34AA68F7" w14:textId="0F9B97B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2984</w:t>
            </w:r>
          </w:p>
        </w:tc>
        <w:tc>
          <w:tcPr>
            <w:tcW w:w="697" w:type="dxa"/>
            <w:shd w:val="clear" w:color="auto" w:fill="auto"/>
            <w:noWrap/>
            <w:vAlign w:val="center"/>
            <w:hideMark/>
          </w:tcPr>
          <w:p w14:paraId="0889A8DF" w14:textId="0EF2FC9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3179</w:t>
            </w:r>
          </w:p>
        </w:tc>
        <w:tc>
          <w:tcPr>
            <w:tcW w:w="697" w:type="dxa"/>
            <w:shd w:val="clear" w:color="auto" w:fill="auto"/>
            <w:noWrap/>
            <w:vAlign w:val="center"/>
            <w:hideMark/>
          </w:tcPr>
          <w:p w14:paraId="24201E06" w14:textId="6F8D98F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0865</w:t>
            </w:r>
          </w:p>
        </w:tc>
        <w:tc>
          <w:tcPr>
            <w:tcW w:w="697" w:type="dxa"/>
            <w:shd w:val="clear" w:color="auto" w:fill="auto"/>
            <w:noWrap/>
            <w:vAlign w:val="center"/>
            <w:hideMark/>
          </w:tcPr>
          <w:p w14:paraId="7F2C89B1" w14:textId="64A9F65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0317</w:t>
            </w:r>
          </w:p>
        </w:tc>
      </w:tr>
      <w:tr w:rsidR="000F0FC4" w:rsidRPr="001F0359" w14:paraId="466D65F1" w14:textId="77777777" w:rsidTr="001F0359">
        <w:trPr>
          <w:trHeight w:val="284"/>
        </w:trPr>
        <w:tc>
          <w:tcPr>
            <w:tcW w:w="1418" w:type="dxa"/>
            <w:shd w:val="clear" w:color="auto" w:fill="auto"/>
            <w:noWrap/>
            <w:vAlign w:val="center"/>
            <w:hideMark/>
          </w:tcPr>
          <w:p w14:paraId="49373D21"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Ans. Alta</w:t>
            </w:r>
          </w:p>
        </w:tc>
        <w:tc>
          <w:tcPr>
            <w:tcW w:w="696" w:type="dxa"/>
            <w:shd w:val="clear" w:color="auto" w:fill="auto"/>
            <w:noWrap/>
            <w:vAlign w:val="center"/>
            <w:hideMark/>
          </w:tcPr>
          <w:p w14:paraId="6730F50D" w14:textId="46D2A9D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3480</w:t>
            </w:r>
          </w:p>
        </w:tc>
        <w:tc>
          <w:tcPr>
            <w:tcW w:w="697" w:type="dxa"/>
            <w:shd w:val="clear" w:color="auto" w:fill="auto"/>
            <w:noWrap/>
            <w:vAlign w:val="center"/>
            <w:hideMark/>
          </w:tcPr>
          <w:p w14:paraId="5C35DA4C" w14:textId="13CF6FE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3345</w:t>
            </w:r>
          </w:p>
        </w:tc>
        <w:tc>
          <w:tcPr>
            <w:tcW w:w="697" w:type="dxa"/>
            <w:shd w:val="clear" w:color="auto" w:fill="auto"/>
            <w:noWrap/>
            <w:vAlign w:val="center"/>
            <w:hideMark/>
          </w:tcPr>
          <w:p w14:paraId="19048900" w14:textId="79F7690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0831</w:t>
            </w:r>
          </w:p>
        </w:tc>
        <w:tc>
          <w:tcPr>
            <w:tcW w:w="697" w:type="dxa"/>
            <w:shd w:val="clear" w:color="auto" w:fill="auto"/>
            <w:noWrap/>
            <w:vAlign w:val="center"/>
            <w:hideMark/>
          </w:tcPr>
          <w:p w14:paraId="5E089459" w14:textId="58569FF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4033</w:t>
            </w:r>
          </w:p>
        </w:tc>
        <w:tc>
          <w:tcPr>
            <w:tcW w:w="697" w:type="dxa"/>
            <w:shd w:val="clear" w:color="auto" w:fill="auto"/>
            <w:noWrap/>
            <w:vAlign w:val="center"/>
            <w:hideMark/>
          </w:tcPr>
          <w:p w14:paraId="0A3001E3" w14:textId="32D25F0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2257</w:t>
            </w:r>
          </w:p>
        </w:tc>
        <w:tc>
          <w:tcPr>
            <w:tcW w:w="696" w:type="dxa"/>
            <w:shd w:val="clear" w:color="auto" w:fill="auto"/>
            <w:noWrap/>
            <w:vAlign w:val="center"/>
            <w:hideMark/>
          </w:tcPr>
          <w:p w14:paraId="6EC515FD" w14:textId="17148C5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0911</w:t>
            </w:r>
          </w:p>
        </w:tc>
        <w:tc>
          <w:tcPr>
            <w:tcW w:w="697" w:type="dxa"/>
            <w:shd w:val="clear" w:color="auto" w:fill="auto"/>
            <w:noWrap/>
            <w:vAlign w:val="center"/>
            <w:hideMark/>
          </w:tcPr>
          <w:p w14:paraId="19E9716A" w14:textId="1B2B20F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0020</w:t>
            </w:r>
          </w:p>
        </w:tc>
        <w:tc>
          <w:tcPr>
            <w:tcW w:w="697" w:type="dxa"/>
            <w:shd w:val="clear" w:color="auto" w:fill="auto"/>
            <w:noWrap/>
            <w:vAlign w:val="center"/>
            <w:hideMark/>
          </w:tcPr>
          <w:p w14:paraId="2BB0B591" w14:textId="0AFB342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1655</w:t>
            </w:r>
          </w:p>
        </w:tc>
        <w:tc>
          <w:tcPr>
            <w:tcW w:w="697" w:type="dxa"/>
            <w:shd w:val="clear" w:color="auto" w:fill="auto"/>
            <w:noWrap/>
            <w:vAlign w:val="center"/>
            <w:hideMark/>
          </w:tcPr>
          <w:p w14:paraId="35324F26" w14:textId="74C1510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0754</w:t>
            </w:r>
          </w:p>
        </w:tc>
        <w:tc>
          <w:tcPr>
            <w:tcW w:w="697" w:type="dxa"/>
            <w:shd w:val="clear" w:color="auto" w:fill="auto"/>
            <w:noWrap/>
            <w:vAlign w:val="center"/>
            <w:hideMark/>
          </w:tcPr>
          <w:p w14:paraId="6613259E" w14:textId="01836F3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0274</w:t>
            </w:r>
          </w:p>
        </w:tc>
        <w:tc>
          <w:tcPr>
            <w:tcW w:w="697" w:type="dxa"/>
            <w:shd w:val="clear" w:color="auto" w:fill="auto"/>
            <w:noWrap/>
            <w:vAlign w:val="center"/>
            <w:hideMark/>
          </w:tcPr>
          <w:p w14:paraId="0796FCD0" w14:textId="6EA0869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0663</w:t>
            </w:r>
          </w:p>
        </w:tc>
      </w:tr>
      <w:tr w:rsidR="000F0FC4" w:rsidRPr="001F0359" w14:paraId="70263872" w14:textId="77777777" w:rsidTr="001F0359">
        <w:trPr>
          <w:trHeight w:val="284"/>
        </w:trPr>
        <w:tc>
          <w:tcPr>
            <w:tcW w:w="1418" w:type="dxa"/>
            <w:shd w:val="clear" w:color="auto" w:fill="auto"/>
            <w:noWrap/>
            <w:vAlign w:val="center"/>
            <w:hideMark/>
          </w:tcPr>
          <w:p w14:paraId="6DECB919"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Leve</w:t>
            </w:r>
          </w:p>
        </w:tc>
        <w:tc>
          <w:tcPr>
            <w:tcW w:w="696" w:type="dxa"/>
            <w:shd w:val="clear" w:color="auto" w:fill="auto"/>
            <w:noWrap/>
            <w:vAlign w:val="center"/>
            <w:hideMark/>
          </w:tcPr>
          <w:p w14:paraId="2D85D929" w14:textId="5B1F1A6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2726</w:t>
            </w:r>
          </w:p>
        </w:tc>
        <w:tc>
          <w:tcPr>
            <w:tcW w:w="697" w:type="dxa"/>
            <w:shd w:val="clear" w:color="auto" w:fill="auto"/>
            <w:noWrap/>
            <w:vAlign w:val="center"/>
            <w:hideMark/>
          </w:tcPr>
          <w:p w14:paraId="02E8D516" w14:textId="6FE168F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4628</w:t>
            </w:r>
          </w:p>
        </w:tc>
        <w:tc>
          <w:tcPr>
            <w:tcW w:w="697" w:type="dxa"/>
            <w:shd w:val="clear" w:color="auto" w:fill="auto"/>
            <w:noWrap/>
            <w:vAlign w:val="center"/>
            <w:hideMark/>
          </w:tcPr>
          <w:p w14:paraId="394362A4" w14:textId="19F3556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3469</w:t>
            </w:r>
          </w:p>
        </w:tc>
        <w:tc>
          <w:tcPr>
            <w:tcW w:w="697" w:type="dxa"/>
            <w:shd w:val="clear" w:color="auto" w:fill="auto"/>
            <w:noWrap/>
            <w:vAlign w:val="center"/>
            <w:hideMark/>
          </w:tcPr>
          <w:p w14:paraId="692C0984" w14:textId="2E6895A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3047</w:t>
            </w:r>
          </w:p>
        </w:tc>
        <w:tc>
          <w:tcPr>
            <w:tcW w:w="697" w:type="dxa"/>
            <w:shd w:val="clear" w:color="auto" w:fill="auto"/>
            <w:noWrap/>
            <w:vAlign w:val="center"/>
            <w:hideMark/>
          </w:tcPr>
          <w:p w14:paraId="5975F8EC" w14:textId="2963C15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1702</w:t>
            </w:r>
          </w:p>
        </w:tc>
        <w:tc>
          <w:tcPr>
            <w:tcW w:w="696" w:type="dxa"/>
            <w:shd w:val="clear" w:color="auto" w:fill="auto"/>
            <w:noWrap/>
            <w:vAlign w:val="center"/>
            <w:hideMark/>
          </w:tcPr>
          <w:p w14:paraId="1DDB6C20" w14:textId="14C9D42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0887</w:t>
            </w:r>
          </w:p>
        </w:tc>
        <w:tc>
          <w:tcPr>
            <w:tcW w:w="697" w:type="dxa"/>
            <w:shd w:val="clear" w:color="auto" w:fill="auto"/>
            <w:noWrap/>
            <w:vAlign w:val="center"/>
            <w:hideMark/>
          </w:tcPr>
          <w:p w14:paraId="05CFBACE" w14:textId="46F1C79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2787</w:t>
            </w:r>
          </w:p>
        </w:tc>
        <w:tc>
          <w:tcPr>
            <w:tcW w:w="697" w:type="dxa"/>
            <w:shd w:val="clear" w:color="auto" w:fill="auto"/>
            <w:noWrap/>
            <w:vAlign w:val="center"/>
            <w:hideMark/>
          </w:tcPr>
          <w:p w14:paraId="0D3E26A3" w14:textId="7812551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2064</w:t>
            </w:r>
          </w:p>
        </w:tc>
        <w:tc>
          <w:tcPr>
            <w:tcW w:w="697" w:type="dxa"/>
            <w:shd w:val="clear" w:color="auto" w:fill="auto"/>
            <w:noWrap/>
            <w:vAlign w:val="center"/>
            <w:hideMark/>
          </w:tcPr>
          <w:p w14:paraId="245CFEBA" w14:textId="2E274C2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0544</w:t>
            </w:r>
          </w:p>
        </w:tc>
        <w:tc>
          <w:tcPr>
            <w:tcW w:w="697" w:type="dxa"/>
            <w:shd w:val="clear" w:color="auto" w:fill="auto"/>
            <w:noWrap/>
            <w:vAlign w:val="center"/>
            <w:hideMark/>
          </w:tcPr>
          <w:p w14:paraId="1EA4F24D" w14:textId="121955D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0668</w:t>
            </w:r>
          </w:p>
        </w:tc>
        <w:tc>
          <w:tcPr>
            <w:tcW w:w="697" w:type="dxa"/>
            <w:shd w:val="clear" w:color="auto" w:fill="auto"/>
            <w:noWrap/>
            <w:vAlign w:val="center"/>
            <w:hideMark/>
          </w:tcPr>
          <w:p w14:paraId="38F02773" w14:textId="70C62BD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0211</w:t>
            </w:r>
          </w:p>
        </w:tc>
      </w:tr>
      <w:tr w:rsidR="000F0FC4" w:rsidRPr="001F0359" w14:paraId="41CE1C6F" w14:textId="77777777" w:rsidTr="001F0359">
        <w:trPr>
          <w:trHeight w:val="284"/>
        </w:trPr>
        <w:tc>
          <w:tcPr>
            <w:tcW w:w="1418" w:type="dxa"/>
            <w:shd w:val="clear" w:color="auto" w:fill="auto"/>
            <w:noWrap/>
            <w:vAlign w:val="center"/>
            <w:hideMark/>
          </w:tcPr>
          <w:p w14:paraId="05506D2C"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Peso Mediano</w:t>
            </w:r>
          </w:p>
        </w:tc>
        <w:tc>
          <w:tcPr>
            <w:tcW w:w="696" w:type="dxa"/>
            <w:shd w:val="clear" w:color="auto" w:fill="auto"/>
            <w:noWrap/>
            <w:vAlign w:val="center"/>
            <w:hideMark/>
          </w:tcPr>
          <w:p w14:paraId="7978D8EB" w14:textId="5AECA36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3227</w:t>
            </w:r>
          </w:p>
        </w:tc>
        <w:tc>
          <w:tcPr>
            <w:tcW w:w="697" w:type="dxa"/>
            <w:shd w:val="clear" w:color="auto" w:fill="auto"/>
            <w:noWrap/>
            <w:vAlign w:val="center"/>
            <w:hideMark/>
          </w:tcPr>
          <w:p w14:paraId="2C26A875" w14:textId="64F5D25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0096</w:t>
            </w:r>
          </w:p>
        </w:tc>
        <w:tc>
          <w:tcPr>
            <w:tcW w:w="697" w:type="dxa"/>
            <w:shd w:val="clear" w:color="auto" w:fill="auto"/>
            <w:noWrap/>
            <w:vAlign w:val="center"/>
            <w:hideMark/>
          </w:tcPr>
          <w:p w14:paraId="6219585C" w14:textId="2612E89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5385</w:t>
            </w:r>
          </w:p>
        </w:tc>
        <w:tc>
          <w:tcPr>
            <w:tcW w:w="697" w:type="dxa"/>
            <w:shd w:val="clear" w:color="auto" w:fill="auto"/>
            <w:noWrap/>
            <w:vAlign w:val="center"/>
            <w:hideMark/>
          </w:tcPr>
          <w:p w14:paraId="015FA2AF" w14:textId="5088E24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7675</w:t>
            </w:r>
          </w:p>
        </w:tc>
        <w:tc>
          <w:tcPr>
            <w:tcW w:w="697" w:type="dxa"/>
            <w:shd w:val="clear" w:color="auto" w:fill="auto"/>
            <w:noWrap/>
            <w:vAlign w:val="center"/>
            <w:hideMark/>
          </w:tcPr>
          <w:p w14:paraId="4CF0BE35" w14:textId="255F7C0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0426</w:t>
            </w:r>
          </w:p>
        </w:tc>
        <w:tc>
          <w:tcPr>
            <w:tcW w:w="696" w:type="dxa"/>
            <w:shd w:val="clear" w:color="auto" w:fill="auto"/>
            <w:noWrap/>
            <w:vAlign w:val="center"/>
            <w:hideMark/>
          </w:tcPr>
          <w:p w14:paraId="4ABDDEA8" w14:textId="071661D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0286</w:t>
            </w:r>
          </w:p>
        </w:tc>
        <w:tc>
          <w:tcPr>
            <w:tcW w:w="697" w:type="dxa"/>
            <w:shd w:val="clear" w:color="auto" w:fill="auto"/>
            <w:noWrap/>
            <w:vAlign w:val="center"/>
            <w:hideMark/>
          </w:tcPr>
          <w:p w14:paraId="7113AB72" w14:textId="13FCB91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5204</w:t>
            </w:r>
          </w:p>
        </w:tc>
        <w:tc>
          <w:tcPr>
            <w:tcW w:w="697" w:type="dxa"/>
            <w:shd w:val="clear" w:color="auto" w:fill="auto"/>
            <w:noWrap/>
            <w:vAlign w:val="center"/>
            <w:hideMark/>
          </w:tcPr>
          <w:p w14:paraId="1AA51B25" w14:textId="08B7240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1647</w:t>
            </w:r>
          </w:p>
        </w:tc>
        <w:tc>
          <w:tcPr>
            <w:tcW w:w="697" w:type="dxa"/>
            <w:shd w:val="clear" w:color="auto" w:fill="auto"/>
            <w:noWrap/>
            <w:vAlign w:val="center"/>
            <w:hideMark/>
          </w:tcPr>
          <w:p w14:paraId="4B0F0F1E" w14:textId="42F3E5A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2734</w:t>
            </w:r>
          </w:p>
        </w:tc>
        <w:tc>
          <w:tcPr>
            <w:tcW w:w="697" w:type="dxa"/>
            <w:shd w:val="clear" w:color="auto" w:fill="auto"/>
            <w:noWrap/>
            <w:vAlign w:val="center"/>
            <w:hideMark/>
          </w:tcPr>
          <w:p w14:paraId="1BC3BFFA" w14:textId="3AE8364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3251</w:t>
            </w:r>
          </w:p>
        </w:tc>
        <w:tc>
          <w:tcPr>
            <w:tcW w:w="697" w:type="dxa"/>
            <w:shd w:val="clear" w:color="auto" w:fill="auto"/>
            <w:noWrap/>
            <w:vAlign w:val="center"/>
            <w:hideMark/>
          </w:tcPr>
          <w:p w14:paraId="3FA897A3" w14:textId="7FAD273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0271</w:t>
            </w:r>
          </w:p>
        </w:tc>
      </w:tr>
      <w:tr w:rsidR="000F0FC4" w:rsidRPr="001F0359" w14:paraId="49EB9B4A" w14:textId="77777777" w:rsidTr="001F0359">
        <w:trPr>
          <w:trHeight w:val="284"/>
        </w:trPr>
        <w:tc>
          <w:tcPr>
            <w:tcW w:w="1418" w:type="dxa"/>
            <w:shd w:val="clear" w:color="auto" w:fill="auto"/>
            <w:noWrap/>
            <w:vAlign w:val="center"/>
            <w:hideMark/>
          </w:tcPr>
          <w:p w14:paraId="1B25AE76"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Pesado</w:t>
            </w:r>
          </w:p>
        </w:tc>
        <w:tc>
          <w:tcPr>
            <w:tcW w:w="696" w:type="dxa"/>
            <w:shd w:val="clear" w:color="auto" w:fill="auto"/>
            <w:noWrap/>
            <w:vAlign w:val="center"/>
            <w:hideMark/>
          </w:tcPr>
          <w:p w14:paraId="0FA29A12" w14:textId="333ED5C4"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4951</w:t>
            </w:r>
          </w:p>
        </w:tc>
        <w:tc>
          <w:tcPr>
            <w:tcW w:w="697" w:type="dxa"/>
            <w:shd w:val="clear" w:color="auto" w:fill="auto"/>
            <w:noWrap/>
            <w:vAlign w:val="center"/>
            <w:hideMark/>
          </w:tcPr>
          <w:p w14:paraId="6BFD56AA" w14:textId="44F0920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-1</w:t>
            </w:r>
            <w:r w:rsidR="001F0359">
              <w:rPr>
                <w:rFonts w:cs="Arial"/>
                <w:color w:val="000000"/>
                <w:sz w:val="16"/>
                <w:szCs w:val="16"/>
              </w:rPr>
              <w:t>,</w:t>
            </w:r>
            <w:r w:rsidRPr="001F0359">
              <w:rPr>
                <w:rFonts w:cs="Arial"/>
                <w:color w:val="000000"/>
                <w:sz w:val="16"/>
                <w:szCs w:val="16"/>
              </w:rPr>
              <w:t>3981</w:t>
            </w:r>
          </w:p>
        </w:tc>
        <w:tc>
          <w:tcPr>
            <w:tcW w:w="697" w:type="dxa"/>
            <w:shd w:val="clear" w:color="auto" w:fill="auto"/>
            <w:noWrap/>
            <w:vAlign w:val="center"/>
            <w:hideMark/>
          </w:tcPr>
          <w:p w14:paraId="70F2A573" w14:textId="1B9F168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5023</w:t>
            </w:r>
          </w:p>
        </w:tc>
        <w:tc>
          <w:tcPr>
            <w:tcW w:w="697" w:type="dxa"/>
            <w:shd w:val="clear" w:color="auto" w:fill="auto"/>
            <w:noWrap/>
            <w:vAlign w:val="center"/>
            <w:hideMark/>
          </w:tcPr>
          <w:p w14:paraId="27C229FC" w14:textId="10621A62"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8535</w:t>
            </w:r>
          </w:p>
        </w:tc>
        <w:tc>
          <w:tcPr>
            <w:tcW w:w="697" w:type="dxa"/>
            <w:shd w:val="clear" w:color="auto" w:fill="auto"/>
            <w:noWrap/>
            <w:vAlign w:val="center"/>
            <w:hideMark/>
          </w:tcPr>
          <w:p w14:paraId="5ED1701A" w14:textId="2A7247B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4679</w:t>
            </w:r>
          </w:p>
        </w:tc>
        <w:tc>
          <w:tcPr>
            <w:tcW w:w="696" w:type="dxa"/>
            <w:shd w:val="clear" w:color="auto" w:fill="auto"/>
            <w:noWrap/>
            <w:vAlign w:val="center"/>
            <w:hideMark/>
          </w:tcPr>
          <w:p w14:paraId="23C68132" w14:textId="2907EC7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2948</w:t>
            </w:r>
          </w:p>
        </w:tc>
        <w:tc>
          <w:tcPr>
            <w:tcW w:w="697" w:type="dxa"/>
            <w:shd w:val="clear" w:color="auto" w:fill="auto"/>
            <w:noWrap/>
            <w:vAlign w:val="center"/>
            <w:hideMark/>
          </w:tcPr>
          <w:p w14:paraId="11571649" w14:textId="7F3CF486"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3156</w:t>
            </w:r>
          </w:p>
        </w:tc>
        <w:tc>
          <w:tcPr>
            <w:tcW w:w="697" w:type="dxa"/>
            <w:shd w:val="clear" w:color="auto" w:fill="auto"/>
            <w:noWrap/>
            <w:vAlign w:val="center"/>
            <w:hideMark/>
          </w:tcPr>
          <w:p w14:paraId="54FEAE0F" w14:textId="4F3F297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4544</w:t>
            </w:r>
          </w:p>
        </w:tc>
        <w:tc>
          <w:tcPr>
            <w:tcW w:w="697" w:type="dxa"/>
            <w:shd w:val="clear" w:color="auto" w:fill="auto"/>
            <w:noWrap/>
            <w:vAlign w:val="center"/>
            <w:hideMark/>
          </w:tcPr>
          <w:p w14:paraId="4968507D" w14:textId="001D5D3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4367</w:t>
            </w:r>
          </w:p>
        </w:tc>
        <w:tc>
          <w:tcPr>
            <w:tcW w:w="697" w:type="dxa"/>
            <w:shd w:val="clear" w:color="auto" w:fill="auto"/>
            <w:noWrap/>
            <w:vAlign w:val="center"/>
            <w:hideMark/>
          </w:tcPr>
          <w:p w14:paraId="41E4997C" w14:textId="0FE6F9E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1248</w:t>
            </w:r>
          </w:p>
        </w:tc>
        <w:tc>
          <w:tcPr>
            <w:tcW w:w="697" w:type="dxa"/>
            <w:shd w:val="clear" w:color="auto" w:fill="auto"/>
            <w:noWrap/>
            <w:vAlign w:val="center"/>
            <w:hideMark/>
          </w:tcPr>
          <w:p w14:paraId="79E10E39" w14:textId="749E9EC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0361</w:t>
            </w:r>
          </w:p>
        </w:tc>
      </w:tr>
      <w:tr w:rsidR="000F0FC4" w:rsidRPr="001F0359" w14:paraId="4A80D018" w14:textId="77777777" w:rsidTr="001F0359">
        <w:trPr>
          <w:trHeight w:val="284"/>
        </w:trPr>
        <w:tc>
          <w:tcPr>
            <w:tcW w:w="1418" w:type="dxa"/>
            <w:shd w:val="clear" w:color="auto" w:fill="auto"/>
            <w:noWrap/>
            <w:vAlign w:val="center"/>
            <w:hideMark/>
          </w:tcPr>
          <w:p w14:paraId="6EB14603"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Baixo</w:t>
            </w:r>
          </w:p>
        </w:tc>
        <w:tc>
          <w:tcPr>
            <w:tcW w:w="696" w:type="dxa"/>
            <w:shd w:val="clear" w:color="auto" w:fill="auto"/>
            <w:noWrap/>
            <w:vAlign w:val="center"/>
            <w:hideMark/>
          </w:tcPr>
          <w:p w14:paraId="21D7E305" w14:textId="34A2754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5603</w:t>
            </w:r>
          </w:p>
        </w:tc>
        <w:tc>
          <w:tcPr>
            <w:tcW w:w="697" w:type="dxa"/>
            <w:shd w:val="clear" w:color="auto" w:fill="auto"/>
            <w:noWrap/>
            <w:vAlign w:val="center"/>
            <w:hideMark/>
          </w:tcPr>
          <w:p w14:paraId="722CE917" w14:textId="1F66DFB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6315</w:t>
            </w:r>
          </w:p>
        </w:tc>
        <w:tc>
          <w:tcPr>
            <w:tcW w:w="697" w:type="dxa"/>
            <w:shd w:val="clear" w:color="auto" w:fill="auto"/>
            <w:noWrap/>
            <w:vAlign w:val="center"/>
            <w:hideMark/>
          </w:tcPr>
          <w:p w14:paraId="3FF712FD" w14:textId="74631CF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0410</w:t>
            </w:r>
          </w:p>
        </w:tc>
        <w:tc>
          <w:tcPr>
            <w:tcW w:w="697" w:type="dxa"/>
            <w:shd w:val="clear" w:color="auto" w:fill="auto"/>
            <w:noWrap/>
            <w:vAlign w:val="center"/>
            <w:hideMark/>
          </w:tcPr>
          <w:p w14:paraId="04A042AA" w14:textId="42CD441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5471</w:t>
            </w:r>
          </w:p>
        </w:tc>
        <w:tc>
          <w:tcPr>
            <w:tcW w:w="697" w:type="dxa"/>
            <w:shd w:val="clear" w:color="auto" w:fill="auto"/>
            <w:noWrap/>
            <w:vAlign w:val="center"/>
            <w:hideMark/>
          </w:tcPr>
          <w:p w14:paraId="132A2391" w14:textId="6490F4B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5037</w:t>
            </w:r>
          </w:p>
        </w:tc>
        <w:tc>
          <w:tcPr>
            <w:tcW w:w="696" w:type="dxa"/>
            <w:shd w:val="clear" w:color="auto" w:fill="auto"/>
            <w:noWrap/>
            <w:vAlign w:val="center"/>
            <w:hideMark/>
          </w:tcPr>
          <w:p w14:paraId="52A320CE" w14:textId="72470BB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8263</w:t>
            </w:r>
          </w:p>
        </w:tc>
        <w:tc>
          <w:tcPr>
            <w:tcW w:w="697" w:type="dxa"/>
            <w:shd w:val="clear" w:color="auto" w:fill="auto"/>
            <w:noWrap/>
            <w:vAlign w:val="center"/>
            <w:hideMark/>
          </w:tcPr>
          <w:p w14:paraId="572E6257" w14:textId="43A6548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0086</w:t>
            </w:r>
          </w:p>
        </w:tc>
        <w:tc>
          <w:tcPr>
            <w:tcW w:w="697" w:type="dxa"/>
            <w:shd w:val="clear" w:color="auto" w:fill="auto"/>
            <w:noWrap/>
            <w:vAlign w:val="center"/>
            <w:hideMark/>
          </w:tcPr>
          <w:p w14:paraId="297F85D7" w14:textId="75C0FC8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0284</w:t>
            </w:r>
          </w:p>
        </w:tc>
        <w:tc>
          <w:tcPr>
            <w:tcW w:w="697" w:type="dxa"/>
            <w:shd w:val="clear" w:color="auto" w:fill="auto"/>
            <w:noWrap/>
            <w:vAlign w:val="center"/>
            <w:hideMark/>
          </w:tcPr>
          <w:p w14:paraId="1C3E419B" w14:textId="49EF09A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2099</w:t>
            </w:r>
          </w:p>
        </w:tc>
        <w:tc>
          <w:tcPr>
            <w:tcW w:w="697" w:type="dxa"/>
            <w:shd w:val="clear" w:color="auto" w:fill="auto"/>
            <w:noWrap/>
            <w:vAlign w:val="center"/>
            <w:hideMark/>
          </w:tcPr>
          <w:p w14:paraId="1B678923" w14:textId="582D331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0641</w:t>
            </w:r>
          </w:p>
        </w:tc>
        <w:tc>
          <w:tcPr>
            <w:tcW w:w="697" w:type="dxa"/>
            <w:shd w:val="clear" w:color="auto" w:fill="auto"/>
            <w:noWrap/>
            <w:vAlign w:val="center"/>
            <w:hideMark/>
          </w:tcPr>
          <w:p w14:paraId="6E04D589" w14:textId="04EA1A2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0263</w:t>
            </w:r>
          </w:p>
        </w:tc>
      </w:tr>
      <w:tr w:rsidR="000F0FC4" w:rsidRPr="001F0359" w14:paraId="77FEB158" w14:textId="77777777" w:rsidTr="001F0359">
        <w:trPr>
          <w:trHeight w:val="284"/>
        </w:trPr>
        <w:tc>
          <w:tcPr>
            <w:tcW w:w="1418" w:type="dxa"/>
            <w:shd w:val="clear" w:color="auto" w:fill="auto"/>
            <w:noWrap/>
            <w:vAlign w:val="center"/>
            <w:hideMark/>
          </w:tcPr>
          <w:p w14:paraId="4ABC1524"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Estatura Média</w:t>
            </w:r>
          </w:p>
        </w:tc>
        <w:tc>
          <w:tcPr>
            <w:tcW w:w="696" w:type="dxa"/>
            <w:shd w:val="clear" w:color="auto" w:fill="auto"/>
            <w:noWrap/>
            <w:vAlign w:val="center"/>
            <w:hideMark/>
          </w:tcPr>
          <w:p w14:paraId="2C83D98D" w14:textId="430BE4F9"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8335</w:t>
            </w:r>
          </w:p>
        </w:tc>
        <w:tc>
          <w:tcPr>
            <w:tcW w:w="697" w:type="dxa"/>
            <w:shd w:val="clear" w:color="auto" w:fill="auto"/>
            <w:noWrap/>
            <w:vAlign w:val="center"/>
            <w:hideMark/>
          </w:tcPr>
          <w:p w14:paraId="593DB709" w14:textId="7462F05C"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3468</w:t>
            </w:r>
          </w:p>
        </w:tc>
        <w:tc>
          <w:tcPr>
            <w:tcW w:w="697" w:type="dxa"/>
            <w:shd w:val="clear" w:color="auto" w:fill="auto"/>
            <w:noWrap/>
            <w:vAlign w:val="center"/>
            <w:hideMark/>
          </w:tcPr>
          <w:p w14:paraId="2FA3B2AE" w14:textId="67B1822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1149</w:t>
            </w:r>
          </w:p>
        </w:tc>
        <w:tc>
          <w:tcPr>
            <w:tcW w:w="697" w:type="dxa"/>
            <w:shd w:val="clear" w:color="auto" w:fill="auto"/>
            <w:noWrap/>
            <w:vAlign w:val="center"/>
            <w:hideMark/>
          </w:tcPr>
          <w:p w14:paraId="360A91F5" w14:textId="5A5E6B6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5708</w:t>
            </w:r>
          </w:p>
        </w:tc>
        <w:tc>
          <w:tcPr>
            <w:tcW w:w="697" w:type="dxa"/>
            <w:shd w:val="clear" w:color="auto" w:fill="auto"/>
            <w:noWrap/>
            <w:vAlign w:val="center"/>
            <w:hideMark/>
          </w:tcPr>
          <w:p w14:paraId="4E8E2830" w14:textId="26D4F89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8355</w:t>
            </w:r>
          </w:p>
        </w:tc>
        <w:tc>
          <w:tcPr>
            <w:tcW w:w="696" w:type="dxa"/>
            <w:shd w:val="clear" w:color="auto" w:fill="auto"/>
            <w:noWrap/>
            <w:vAlign w:val="center"/>
            <w:hideMark/>
          </w:tcPr>
          <w:p w14:paraId="3EA89E84" w14:textId="7CEB378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0621</w:t>
            </w:r>
          </w:p>
        </w:tc>
        <w:tc>
          <w:tcPr>
            <w:tcW w:w="697" w:type="dxa"/>
            <w:shd w:val="clear" w:color="auto" w:fill="auto"/>
            <w:noWrap/>
            <w:vAlign w:val="center"/>
            <w:hideMark/>
          </w:tcPr>
          <w:p w14:paraId="65D60910" w14:textId="1ED6E38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1989</w:t>
            </w:r>
          </w:p>
        </w:tc>
        <w:tc>
          <w:tcPr>
            <w:tcW w:w="697" w:type="dxa"/>
            <w:shd w:val="clear" w:color="auto" w:fill="auto"/>
            <w:noWrap/>
            <w:vAlign w:val="center"/>
            <w:hideMark/>
          </w:tcPr>
          <w:p w14:paraId="5F26A638" w14:textId="00CBDF87"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0273</w:t>
            </w:r>
          </w:p>
        </w:tc>
        <w:tc>
          <w:tcPr>
            <w:tcW w:w="697" w:type="dxa"/>
            <w:shd w:val="clear" w:color="auto" w:fill="auto"/>
            <w:noWrap/>
            <w:vAlign w:val="center"/>
            <w:hideMark/>
          </w:tcPr>
          <w:p w14:paraId="68C39266" w14:textId="5B7CCB61"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3177</w:t>
            </w:r>
          </w:p>
        </w:tc>
        <w:tc>
          <w:tcPr>
            <w:tcW w:w="697" w:type="dxa"/>
            <w:shd w:val="clear" w:color="auto" w:fill="auto"/>
            <w:noWrap/>
            <w:vAlign w:val="center"/>
            <w:hideMark/>
          </w:tcPr>
          <w:p w14:paraId="31D44E03" w14:textId="739E77A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0509</w:t>
            </w:r>
          </w:p>
        </w:tc>
        <w:tc>
          <w:tcPr>
            <w:tcW w:w="697" w:type="dxa"/>
            <w:shd w:val="clear" w:color="auto" w:fill="auto"/>
            <w:noWrap/>
            <w:vAlign w:val="center"/>
            <w:hideMark/>
          </w:tcPr>
          <w:p w14:paraId="38C1A5B4" w14:textId="2EC0B06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0155</w:t>
            </w:r>
          </w:p>
        </w:tc>
      </w:tr>
      <w:tr w:rsidR="000F0FC4" w:rsidRPr="001F0359" w14:paraId="3A6A5094" w14:textId="77777777" w:rsidTr="001F0359">
        <w:trPr>
          <w:trHeight w:val="284"/>
        </w:trPr>
        <w:tc>
          <w:tcPr>
            <w:tcW w:w="1418" w:type="dxa"/>
            <w:tcBorders>
              <w:bottom w:val="single" w:sz="12" w:space="0" w:color="auto"/>
            </w:tcBorders>
            <w:shd w:val="clear" w:color="auto" w:fill="auto"/>
            <w:noWrap/>
            <w:vAlign w:val="center"/>
            <w:hideMark/>
          </w:tcPr>
          <w:p w14:paraId="00E67DB3" w14:textId="77777777" w:rsidR="000F0FC4" w:rsidRPr="001F0359" w:rsidRDefault="000F0FC4" w:rsidP="000F0FC4">
            <w:pPr>
              <w:spacing w:line="240" w:lineRule="auto"/>
              <w:jc w:val="left"/>
              <w:rPr>
                <w:rFonts w:cs="Arial"/>
                <w:b/>
                <w:color w:val="000000"/>
                <w:sz w:val="16"/>
                <w:szCs w:val="16"/>
              </w:rPr>
            </w:pPr>
            <w:r w:rsidRPr="001F0359">
              <w:rPr>
                <w:rFonts w:cs="Arial"/>
                <w:b/>
                <w:color w:val="000000"/>
                <w:sz w:val="16"/>
                <w:szCs w:val="16"/>
              </w:rPr>
              <w:t>Alto</w:t>
            </w:r>
          </w:p>
        </w:tc>
        <w:tc>
          <w:tcPr>
            <w:tcW w:w="696" w:type="dxa"/>
            <w:tcBorders>
              <w:bottom w:val="single" w:sz="12" w:space="0" w:color="auto"/>
            </w:tcBorders>
            <w:shd w:val="clear" w:color="auto" w:fill="auto"/>
            <w:noWrap/>
            <w:vAlign w:val="center"/>
            <w:hideMark/>
          </w:tcPr>
          <w:p w14:paraId="2570F1E7" w14:textId="1B3C11EA"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2732</w:t>
            </w:r>
          </w:p>
        </w:tc>
        <w:tc>
          <w:tcPr>
            <w:tcW w:w="697" w:type="dxa"/>
            <w:tcBorders>
              <w:bottom w:val="single" w:sz="12" w:space="0" w:color="auto"/>
            </w:tcBorders>
            <w:shd w:val="clear" w:color="auto" w:fill="auto"/>
            <w:noWrap/>
            <w:vAlign w:val="center"/>
            <w:hideMark/>
          </w:tcPr>
          <w:p w14:paraId="78FCF565" w14:textId="7F83CE7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9782</w:t>
            </w:r>
          </w:p>
        </w:tc>
        <w:tc>
          <w:tcPr>
            <w:tcW w:w="697" w:type="dxa"/>
            <w:tcBorders>
              <w:bottom w:val="single" w:sz="12" w:space="0" w:color="auto"/>
            </w:tcBorders>
            <w:shd w:val="clear" w:color="auto" w:fill="auto"/>
            <w:noWrap/>
            <w:vAlign w:val="center"/>
            <w:hideMark/>
          </w:tcPr>
          <w:p w14:paraId="1B5F1E2A" w14:textId="2E8C0D7F"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0739</w:t>
            </w:r>
          </w:p>
        </w:tc>
        <w:tc>
          <w:tcPr>
            <w:tcW w:w="697" w:type="dxa"/>
            <w:tcBorders>
              <w:bottom w:val="single" w:sz="12" w:space="0" w:color="auto"/>
            </w:tcBorders>
            <w:shd w:val="clear" w:color="auto" w:fill="auto"/>
            <w:noWrap/>
            <w:vAlign w:val="center"/>
            <w:hideMark/>
          </w:tcPr>
          <w:p w14:paraId="2B14F3DF" w14:textId="522A239E"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0236</w:t>
            </w:r>
          </w:p>
        </w:tc>
        <w:tc>
          <w:tcPr>
            <w:tcW w:w="697" w:type="dxa"/>
            <w:tcBorders>
              <w:bottom w:val="single" w:sz="12" w:space="0" w:color="auto"/>
            </w:tcBorders>
            <w:shd w:val="clear" w:color="auto" w:fill="auto"/>
            <w:noWrap/>
            <w:vAlign w:val="center"/>
            <w:hideMark/>
          </w:tcPr>
          <w:p w14:paraId="5DDC77D8" w14:textId="450167BB"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3318</w:t>
            </w:r>
          </w:p>
        </w:tc>
        <w:tc>
          <w:tcPr>
            <w:tcW w:w="696" w:type="dxa"/>
            <w:tcBorders>
              <w:bottom w:val="single" w:sz="12" w:space="0" w:color="auto"/>
            </w:tcBorders>
            <w:shd w:val="clear" w:color="auto" w:fill="auto"/>
            <w:noWrap/>
            <w:vAlign w:val="center"/>
            <w:hideMark/>
          </w:tcPr>
          <w:p w14:paraId="6DEE7E65" w14:textId="1BCC2DE3"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8885</w:t>
            </w:r>
          </w:p>
        </w:tc>
        <w:tc>
          <w:tcPr>
            <w:tcW w:w="697" w:type="dxa"/>
            <w:tcBorders>
              <w:bottom w:val="single" w:sz="12" w:space="0" w:color="auto"/>
            </w:tcBorders>
            <w:shd w:val="clear" w:color="auto" w:fill="auto"/>
            <w:noWrap/>
            <w:vAlign w:val="center"/>
            <w:hideMark/>
          </w:tcPr>
          <w:p w14:paraId="7173DC3A" w14:textId="0F6B4D4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1904</w:t>
            </w:r>
          </w:p>
        </w:tc>
        <w:tc>
          <w:tcPr>
            <w:tcW w:w="697" w:type="dxa"/>
            <w:tcBorders>
              <w:bottom w:val="single" w:sz="12" w:space="0" w:color="auto"/>
            </w:tcBorders>
            <w:shd w:val="clear" w:color="auto" w:fill="auto"/>
            <w:noWrap/>
            <w:vAlign w:val="center"/>
            <w:hideMark/>
          </w:tcPr>
          <w:p w14:paraId="04D4A0E0" w14:textId="07A97B80"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0010</w:t>
            </w:r>
          </w:p>
        </w:tc>
        <w:tc>
          <w:tcPr>
            <w:tcW w:w="697" w:type="dxa"/>
            <w:tcBorders>
              <w:bottom w:val="single" w:sz="12" w:space="0" w:color="auto"/>
            </w:tcBorders>
            <w:shd w:val="clear" w:color="auto" w:fill="auto"/>
            <w:noWrap/>
            <w:vAlign w:val="center"/>
            <w:hideMark/>
          </w:tcPr>
          <w:p w14:paraId="6C2C51F7" w14:textId="17F6F08D"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1078</w:t>
            </w:r>
          </w:p>
        </w:tc>
        <w:tc>
          <w:tcPr>
            <w:tcW w:w="697" w:type="dxa"/>
            <w:tcBorders>
              <w:bottom w:val="single" w:sz="12" w:space="0" w:color="auto"/>
            </w:tcBorders>
            <w:shd w:val="clear" w:color="auto" w:fill="auto"/>
            <w:noWrap/>
            <w:vAlign w:val="center"/>
            <w:hideMark/>
          </w:tcPr>
          <w:p w14:paraId="7B517174" w14:textId="2BCE1AC5"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1151</w:t>
            </w:r>
          </w:p>
        </w:tc>
        <w:tc>
          <w:tcPr>
            <w:tcW w:w="697" w:type="dxa"/>
            <w:tcBorders>
              <w:bottom w:val="single" w:sz="12" w:space="0" w:color="auto"/>
            </w:tcBorders>
            <w:shd w:val="clear" w:color="auto" w:fill="auto"/>
            <w:noWrap/>
            <w:vAlign w:val="center"/>
            <w:hideMark/>
          </w:tcPr>
          <w:p w14:paraId="7E7A71BD" w14:textId="35F5E798" w:rsidR="000F0FC4" w:rsidRPr="001F0359" w:rsidRDefault="000F0FC4" w:rsidP="000F0FC4">
            <w:pPr>
              <w:spacing w:line="240" w:lineRule="auto"/>
              <w:jc w:val="right"/>
              <w:rPr>
                <w:rFonts w:cs="Arial"/>
                <w:color w:val="000000"/>
                <w:sz w:val="16"/>
                <w:szCs w:val="16"/>
              </w:rPr>
            </w:pPr>
            <w:r w:rsidRPr="001F0359">
              <w:rPr>
                <w:rFonts w:cs="Arial"/>
                <w:color w:val="000000"/>
                <w:sz w:val="16"/>
                <w:szCs w:val="16"/>
              </w:rPr>
              <w:t>-0</w:t>
            </w:r>
            <w:r w:rsidR="001F0359">
              <w:rPr>
                <w:rFonts w:cs="Arial"/>
                <w:color w:val="000000"/>
                <w:sz w:val="16"/>
                <w:szCs w:val="16"/>
              </w:rPr>
              <w:t>,</w:t>
            </w:r>
            <w:r w:rsidRPr="001F0359">
              <w:rPr>
                <w:rFonts w:cs="Arial"/>
                <w:color w:val="000000"/>
                <w:sz w:val="16"/>
                <w:szCs w:val="16"/>
              </w:rPr>
              <w:t>0419</w:t>
            </w:r>
          </w:p>
        </w:tc>
      </w:tr>
    </w:tbl>
    <w:p w14:paraId="72A92AA5" w14:textId="77777777" w:rsidR="00452775" w:rsidRDefault="00452775" w:rsidP="009D6BDC">
      <w:pPr>
        <w:ind w:firstLine="1134"/>
        <w:rPr>
          <w:rFonts w:cs="Arial"/>
          <w:szCs w:val="24"/>
        </w:rPr>
      </w:pPr>
    </w:p>
    <w:p w14:paraId="7DD5CED9" w14:textId="7D722F77" w:rsidR="006602E6" w:rsidDel="00063904" w:rsidRDefault="009D6BDC" w:rsidP="00C12929">
      <w:pPr>
        <w:ind w:firstLine="1134"/>
        <w:rPr>
          <w:del w:id="149" w:author="alto" w:date="2018-04-02T18:32:00Z"/>
          <w:rFonts w:cs="Arial"/>
          <w:szCs w:val="24"/>
        </w:rPr>
      </w:pPr>
      <w:del w:id="150" w:author="alto" w:date="2018-04-02T18:32:00Z">
        <w:r w:rsidDel="00063904">
          <w:rPr>
            <w:rFonts w:cs="Arial"/>
            <w:szCs w:val="24"/>
          </w:rPr>
          <w:delText xml:space="preserve">Através das coordenadas de cada item, é possível então </w:delText>
        </w:r>
        <w:commentRangeStart w:id="151"/>
        <w:r w:rsidDel="00063904">
          <w:rPr>
            <w:rFonts w:cs="Arial"/>
            <w:szCs w:val="24"/>
          </w:rPr>
          <w:delText>calcular</w:delText>
        </w:r>
      </w:del>
      <w:commentRangeEnd w:id="151"/>
      <w:r w:rsidR="00063904">
        <w:rPr>
          <w:rStyle w:val="Refdecomentrio"/>
        </w:rPr>
        <w:commentReference w:id="151"/>
      </w:r>
      <w:del w:id="153" w:author="alto" w:date="2018-04-02T18:32:00Z">
        <w:r w:rsidDel="00063904">
          <w:rPr>
            <w:rFonts w:cs="Arial"/>
            <w:szCs w:val="24"/>
          </w:rPr>
          <w:delText xml:space="preserve"> a matriz de distância </w:delText>
        </w:r>
        <w:r w:rsidR="005A2FE8" w:rsidDel="00063904">
          <w:rPr>
            <w:rFonts w:cs="Arial"/>
            <w:szCs w:val="24"/>
          </w:rPr>
          <w:delText xml:space="preserve">quadrada </w:delText>
        </w:r>
        <w:r w:rsidDel="00063904">
          <w:rPr>
            <w:rFonts w:cs="Arial"/>
            <w:szCs w:val="24"/>
          </w:rPr>
          <w:delText xml:space="preserve">entre </w:delText>
        </w:r>
        <w:r w:rsidR="003B7219" w:rsidDel="00063904">
          <w:rPr>
            <w:rFonts w:cs="Arial"/>
            <w:szCs w:val="24"/>
          </w:rPr>
          <w:delText>eles</w:delText>
        </w:r>
        <w:r w:rsidDel="00063904">
          <w:rPr>
            <w:rFonts w:cs="Arial"/>
            <w:szCs w:val="24"/>
          </w:rPr>
          <w:delText>.</w:delText>
        </w:r>
        <w:r w:rsidR="006C0CC2" w:rsidDel="00063904">
          <w:rPr>
            <w:rFonts w:cs="Arial"/>
            <w:szCs w:val="24"/>
          </w:rPr>
          <w:delText xml:space="preserve"> Essa matriz é de extrema importância para a análise, pois quanto menor a distância ente os itens, mais relacionados eles estão.</w:delText>
        </w:r>
        <w:r w:rsidR="005A2FE8" w:rsidDel="00063904">
          <w:rPr>
            <w:rFonts w:cs="Arial"/>
            <w:szCs w:val="24"/>
          </w:rPr>
          <w:delText xml:space="preserve"> Utilizando a equação </w:delText>
        </w:r>
        <w:r w:rsidR="005A2FE8" w:rsidDel="00063904">
          <w:rPr>
            <w:rFonts w:cs="Arial"/>
            <w:szCs w:val="24"/>
          </w:rPr>
          <w:fldChar w:fldCharType="begin"/>
        </w:r>
        <w:r w:rsidR="005A2FE8" w:rsidDel="00063904">
          <w:rPr>
            <w:rFonts w:cs="Arial"/>
            <w:szCs w:val="24"/>
          </w:rPr>
          <w:delInstrText xml:space="preserve"> REF _Ref509829859 \h </w:delInstrText>
        </w:r>
        <w:r w:rsidR="005A2FE8" w:rsidDel="00063904">
          <w:rPr>
            <w:rFonts w:cs="Arial"/>
            <w:szCs w:val="24"/>
          </w:rPr>
        </w:r>
        <w:r w:rsidR="005A2FE8" w:rsidDel="00063904">
          <w:rPr>
            <w:rFonts w:cs="Arial"/>
            <w:szCs w:val="24"/>
          </w:rPr>
          <w:fldChar w:fldCharType="separate"/>
        </w:r>
        <w:r w:rsidR="00D05DD2" w:rsidDel="00063904">
          <w:rPr>
            <w:rFonts w:cs="Arial"/>
            <w:szCs w:val="24"/>
          </w:rPr>
          <w:delText>(</w:delText>
        </w:r>
        <w:r w:rsidR="00D05DD2" w:rsidDel="00063904">
          <w:rPr>
            <w:noProof/>
          </w:rPr>
          <w:delText>13</w:delText>
        </w:r>
        <w:r w:rsidR="00D05DD2" w:rsidDel="00063904">
          <w:rPr>
            <w:rFonts w:cs="Arial"/>
            <w:szCs w:val="24"/>
          </w:rPr>
          <w:delText>)</w:delText>
        </w:r>
        <w:r w:rsidR="005A2FE8" w:rsidDel="00063904">
          <w:rPr>
            <w:rFonts w:cs="Arial"/>
            <w:szCs w:val="24"/>
          </w:rPr>
          <w:fldChar w:fldCharType="end"/>
        </w:r>
        <w:r w:rsidR="005A2FE8" w:rsidDel="00063904">
          <w:rPr>
            <w:rFonts w:cs="Arial"/>
            <w:szCs w:val="24"/>
          </w:rPr>
          <w:delText xml:space="preserve">, vamos exemplificar o cálculo da distância dos itens 3 (pressão </w:delText>
        </w:r>
        <w:r w:rsidR="003802AF" w:rsidDel="00063904">
          <w:rPr>
            <w:rFonts w:cs="Arial"/>
            <w:szCs w:val="24"/>
          </w:rPr>
          <w:delText>alta</w:delText>
        </w:r>
        <w:r w:rsidR="005A2FE8" w:rsidDel="00063904">
          <w:rPr>
            <w:rFonts w:cs="Arial"/>
            <w:szCs w:val="24"/>
          </w:rPr>
          <w:delText xml:space="preserve">) e 9 (idoso). </w:delText>
        </w:r>
        <w:r w:rsidR="006602E6" w:rsidDel="00063904">
          <w:rPr>
            <w:rFonts w:cs="Arial"/>
            <w:szCs w:val="24"/>
          </w:rPr>
          <w:delText>Temos</w:delText>
        </w:r>
        <w:r w:rsidR="005A2FE8" w:rsidDel="00063904">
          <w:rPr>
            <w:rFonts w:cs="Arial"/>
            <w:szCs w:val="24"/>
          </w:rPr>
          <w:delText xml:space="preserve"> então </w:delText>
        </w:r>
      </w:del>
    </w:p>
    <w:p w14:paraId="7EDA1C91" w14:textId="5F069074" w:rsidR="006602E6" w:rsidDel="00063904" w:rsidRDefault="002F22BA" w:rsidP="006602E6">
      <w:pPr>
        <w:jc w:val="center"/>
        <w:rPr>
          <w:del w:id="154" w:author="alto" w:date="2018-04-02T18:32:00Z"/>
          <w:rFonts w:cs="Arial"/>
          <w:szCs w:val="24"/>
        </w:rPr>
      </w:pPr>
      <m:oMath>
        <m:sSubSup>
          <m:sSubSupPr>
            <m:ctrlPr>
              <w:del w:id="155" w:author="alto" w:date="2018-04-02T18:32:00Z">
                <w:rPr>
                  <w:rFonts w:ascii="Cambria Math" w:hAnsi="Cambria Math" w:cs="Arial"/>
                  <w:i/>
                  <w:szCs w:val="24"/>
                </w:rPr>
              </w:del>
            </m:ctrlPr>
          </m:sSubSupPr>
          <m:e>
            <m:r>
              <w:del w:id="156" w:author="alto" w:date="2018-04-02T18:32:00Z">
                <w:rPr>
                  <w:rFonts w:ascii="Cambria Math" w:hAnsi="Cambria Math" w:cs="Arial"/>
                  <w:szCs w:val="24"/>
                </w:rPr>
                <m:t>d</m:t>
              </w:del>
            </m:r>
          </m:e>
          <m:sub>
            <m:r>
              <w:del w:id="157" w:author="alto" w:date="2018-04-02T18:32:00Z">
                <w:rPr>
                  <w:rFonts w:ascii="Cambria Math" w:hAnsi="Cambria Math" w:cs="Arial"/>
                  <w:szCs w:val="24"/>
                </w:rPr>
                <m:t>3,9</m:t>
              </w:del>
            </m:r>
          </m:sub>
          <m:sup>
            <m:r>
              <w:del w:id="158" w:author="alto" w:date="2018-04-02T18:32:00Z">
                <w:rPr>
                  <w:rFonts w:ascii="Cambria Math" w:hAnsi="Cambria Math" w:cs="Arial"/>
                  <w:szCs w:val="24"/>
                </w:rPr>
                <m:t>2</m:t>
              </w:del>
            </m:r>
          </m:sup>
        </m:sSubSup>
        <m:r>
          <w:del w:id="159" w:author="alto" w:date="2018-04-02T18:32:00Z">
            <w:rPr>
              <w:rFonts w:ascii="Cambria Math" w:hAnsi="Cambria Math" w:cs="Arial"/>
              <w:szCs w:val="24"/>
            </w:rPr>
            <m:t>=</m:t>
          </w:del>
        </m:r>
        <m:nary>
          <m:naryPr>
            <m:chr m:val="∑"/>
            <m:limLoc m:val="undOvr"/>
            <m:ctrlPr>
              <w:del w:id="160" w:author="alto" w:date="2018-04-02T18:32:00Z">
                <w:rPr>
                  <w:rFonts w:ascii="Cambria Math" w:hAnsi="Cambria Math" w:cs="Arial"/>
                  <w:i/>
                  <w:szCs w:val="24"/>
                </w:rPr>
              </w:del>
            </m:ctrlPr>
          </m:naryPr>
          <m:sub>
            <m:r>
              <w:del w:id="161" w:author="alto" w:date="2018-04-02T18:32:00Z">
                <w:rPr>
                  <w:rFonts w:ascii="Cambria Math" w:hAnsi="Cambria Math" w:cs="Arial"/>
                  <w:szCs w:val="24"/>
                </w:rPr>
                <m:t>k=1</m:t>
              </w:del>
            </m:r>
          </m:sub>
          <m:sup>
            <m:r>
              <w:del w:id="162" w:author="alto" w:date="2018-04-02T18:32:00Z">
                <w:rPr>
                  <w:rFonts w:ascii="Cambria Math" w:hAnsi="Cambria Math" w:cs="Arial"/>
                  <w:szCs w:val="24"/>
                </w:rPr>
                <m:t>11</m:t>
              </w:del>
            </m:r>
          </m:sup>
          <m:e>
            <m:sSub>
              <m:sSubPr>
                <m:ctrlPr>
                  <w:del w:id="163" w:author="alto" w:date="2018-04-02T18:32:00Z">
                    <w:rPr>
                      <w:rFonts w:ascii="Cambria Math" w:hAnsi="Cambria Math" w:cs="Arial"/>
                      <w:i/>
                      <w:szCs w:val="24"/>
                    </w:rPr>
                  </w:del>
                </m:ctrlPr>
              </m:sSubPr>
              <m:e>
                <m:r>
                  <w:del w:id="164" w:author="alto" w:date="2018-04-02T18:32:00Z">
                    <w:rPr>
                      <w:rFonts w:ascii="Cambria Math" w:hAnsi="Cambria Math" w:cs="Arial"/>
                      <w:szCs w:val="24"/>
                    </w:rPr>
                    <m:t>ρ</m:t>
                  </w:del>
                </m:r>
              </m:e>
              <m:sub>
                <m:r>
                  <w:del w:id="165" w:author="alto" w:date="2018-04-02T18:32:00Z">
                    <w:rPr>
                      <w:rFonts w:ascii="Cambria Math" w:hAnsi="Cambria Math" w:cs="Arial"/>
                      <w:szCs w:val="24"/>
                    </w:rPr>
                    <m:t>k</m:t>
                  </w:del>
                </m:r>
              </m:sub>
            </m:sSub>
            <m:d>
              <m:dPr>
                <m:ctrlPr>
                  <w:del w:id="166" w:author="alto" w:date="2018-04-02T18:32:00Z">
                    <w:rPr>
                      <w:rFonts w:ascii="Cambria Math" w:hAnsi="Cambria Math" w:cs="Arial"/>
                      <w:i/>
                      <w:szCs w:val="24"/>
                    </w:rPr>
                  </w:del>
                </m:ctrlPr>
              </m:dPr>
              <m:e>
                <m:sSup>
                  <m:sSupPr>
                    <m:ctrlPr>
                      <w:del w:id="167" w:author="alto" w:date="2018-04-02T18:32:00Z">
                        <w:rPr>
                          <w:rFonts w:ascii="Cambria Math" w:hAnsi="Cambria Math" w:cs="Arial"/>
                          <w:i/>
                          <w:szCs w:val="24"/>
                        </w:rPr>
                      </w:del>
                    </m:ctrlPr>
                  </m:sSupPr>
                  <m:e>
                    <m:d>
                      <m:dPr>
                        <m:ctrlPr>
                          <w:del w:id="168" w:author="alto" w:date="2018-04-02T18:32:00Z">
                            <w:rPr>
                              <w:rFonts w:ascii="Cambria Math" w:hAnsi="Cambria Math" w:cs="Arial"/>
                              <w:i/>
                              <w:szCs w:val="24"/>
                            </w:rPr>
                          </w:del>
                        </m:ctrlPr>
                      </m:dPr>
                      <m:e>
                        <m:f>
                          <m:fPr>
                            <m:ctrlPr>
                              <w:del w:id="169" w:author="alto" w:date="2018-04-02T18:32:00Z">
                                <w:rPr>
                                  <w:rFonts w:ascii="Cambria Math" w:hAnsi="Cambria Math" w:cs="Arial"/>
                                  <w:i/>
                                  <w:szCs w:val="24"/>
                                </w:rPr>
                              </w:del>
                            </m:ctrlPr>
                          </m:fPr>
                          <m:num>
                            <m:sSub>
                              <m:sSubPr>
                                <m:ctrlPr>
                                  <w:del w:id="170" w:author="alto" w:date="2018-04-02T18:32:00Z">
                                    <w:rPr>
                                      <w:rFonts w:ascii="Cambria Math" w:hAnsi="Cambria Math" w:cs="Arial"/>
                                      <w:i/>
                                      <w:szCs w:val="24"/>
                                    </w:rPr>
                                  </w:del>
                                </m:ctrlPr>
                              </m:sSubPr>
                              <m:e>
                                <m:r>
                                  <w:del w:id="171" w:author="alto" w:date="2018-04-02T18:32:00Z">
                                    <w:rPr>
                                      <w:rFonts w:ascii="Cambria Math" w:hAnsi="Cambria Math" w:cs="Arial"/>
                                      <w:szCs w:val="24"/>
                                    </w:rPr>
                                    <m:t>P</m:t>
                                  </w:del>
                                </m:r>
                              </m:e>
                              <m:sub>
                                <m:r>
                                  <w:del w:id="172" w:author="alto" w:date="2018-04-02T18:32:00Z">
                                    <w:rPr>
                                      <w:rFonts w:ascii="Cambria Math" w:hAnsi="Cambria Math" w:cs="Arial"/>
                                      <w:szCs w:val="24"/>
                                    </w:rPr>
                                    <m:t>3,k</m:t>
                                  </w:del>
                                </m:r>
                              </m:sub>
                            </m:sSub>
                          </m:num>
                          <m:den>
                            <m:rad>
                              <m:radPr>
                                <m:degHide m:val="1"/>
                                <m:ctrlPr>
                                  <w:del w:id="173" w:author="alto" w:date="2018-04-02T18:32:00Z">
                                    <w:rPr>
                                      <w:rFonts w:ascii="Cambria Math" w:hAnsi="Cambria Math" w:cs="Arial"/>
                                      <w:i/>
                                      <w:szCs w:val="24"/>
                                    </w:rPr>
                                  </w:del>
                                </m:ctrlPr>
                              </m:radPr>
                              <m:deg/>
                              <m:e>
                                <m:f>
                                  <m:fPr>
                                    <m:ctrlPr>
                                      <w:del w:id="174" w:author="alto" w:date="2018-04-02T18:32:00Z">
                                        <w:rPr>
                                          <w:rFonts w:ascii="Cambria Math" w:hAnsi="Cambria Math" w:cs="Arial"/>
                                          <w:i/>
                                          <w:szCs w:val="24"/>
                                        </w:rPr>
                                      </w:del>
                                    </m:ctrlPr>
                                  </m:fPr>
                                  <m:num>
                                    <m:sSub>
                                      <m:sSubPr>
                                        <m:ctrlPr>
                                          <w:del w:id="175" w:author="alto" w:date="2018-04-02T18:32:00Z">
                                            <w:rPr>
                                              <w:rFonts w:ascii="Cambria Math" w:hAnsi="Cambria Math" w:cs="Arial"/>
                                              <w:i/>
                                              <w:szCs w:val="24"/>
                                            </w:rPr>
                                          </w:del>
                                        </m:ctrlPr>
                                      </m:sSubPr>
                                      <m:e>
                                        <m:r>
                                          <w:del w:id="176" w:author="alto" w:date="2018-04-02T18:32:00Z">
                                            <w:rPr>
                                              <w:rFonts w:ascii="Cambria Math" w:hAnsi="Cambria Math" w:cs="Arial"/>
                                              <w:szCs w:val="24"/>
                                            </w:rPr>
                                            <m:t>fc</m:t>
                                          </w:del>
                                        </m:r>
                                      </m:e>
                                      <m:sub>
                                        <m:r>
                                          <w:del w:id="177" w:author="alto" w:date="2018-04-02T18:32:00Z">
                                            <w:rPr>
                                              <w:rFonts w:ascii="Cambria Math" w:hAnsi="Cambria Math" w:cs="Arial"/>
                                              <w:szCs w:val="24"/>
                                            </w:rPr>
                                            <m:t>3</m:t>
                                          </w:del>
                                        </m:r>
                                      </m:sub>
                                    </m:sSub>
                                  </m:num>
                                  <m:den>
                                    <m:r>
                                      <w:del w:id="178" w:author="alto" w:date="2018-04-02T18:32:00Z">
                                        <w:rPr>
                                          <w:rFonts w:ascii="Cambria Math" w:hAnsi="Cambria Math" w:cs="Arial"/>
                                          <w:szCs w:val="24"/>
                                        </w:rPr>
                                        <m:t>n</m:t>
                                      </w:del>
                                    </m:r>
                                  </m:den>
                                </m:f>
                              </m:e>
                            </m:rad>
                          </m:den>
                        </m:f>
                        <m:r>
                          <w:del w:id="179" w:author="alto" w:date="2018-04-02T18:32:00Z">
                            <w:rPr>
                              <w:rFonts w:ascii="Cambria Math" w:hAnsi="Cambria Math" w:cs="Arial"/>
                              <w:szCs w:val="24"/>
                            </w:rPr>
                            <m:t>-</m:t>
                          </w:del>
                        </m:r>
                        <m:f>
                          <m:fPr>
                            <m:ctrlPr>
                              <w:del w:id="180" w:author="alto" w:date="2018-04-02T18:32:00Z">
                                <w:rPr>
                                  <w:rFonts w:ascii="Cambria Math" w:hAnsi="Cambria Math" w:cs="Arial"/>
                                  <w:i/>
                                  <w:szCs w:val="24"/>
                                </w:rPr>
                              </w:del>
                            </m:ctrlPr>
                          </m:fPr>
                          <m:num>
                            <m:sSub>
                              <m:sSubPr>
                                <m:ctrlPr>
                                  <w:del w:id="181" w:author="alto" w:date="2018-04-02T18:32:00Z">
                                    <w:rPr>
                                      <w:rFonts w:ascii="Cambria Math" w:hAnsi="Cambria Math" w:cs="Arial"/>
                                      <w:i/>
                                      <w:szCs w:val="24"/>
                                    </w:rPr>
                                  </w:del>
                                </m:ctrlPr>
                              </m:sSubPr>
                              <m:e>
                                <m:r>
                                  <w:del w:id="182" w:author="alto" w:date="2018-04-02T18:32:00Z">
                                    <w:rPr>
                                      <w:rFonts w:ascii="Cambria Math" w:hAnsi="Cambria Math" w:cs="Arial"/>
                                      <w:szCs w:val="24"/>
                                    </w:rPr>
                                    <m:t>P</m:t>
                                  </w:del>
                                </m:r>
                              </m:e>
                              <m:sub>
                                <m:r>
                                  <w:del w:id="183" w:author="alto" w:date="2018-04-02T18:32:00Z">
                                    <w:rPr>
                                      <w:rFonts w:ascii="Cambria Math" w:hAnsi="Cambria Math" w:cs="Arial"/>
                                      <w:szCs w:val="24"/>
                                    </w:rPr>
                                    <m:t>9,k</m:t>
                                  </w:del>
                                </m:r>
                              </m:sub>
                            </m:sSub>
                          </m:num>
                          <m:den>
                            <m:rad>
                              <m:radPr>
                                <m:degHide m:val="1"/>
                                <m:ctrlPr>
                                  <w:del w:id="184" w:author="alto" w:date="2018-04-02T18:32:00Z">
                                    <w:rPr>
                                      <w:rFonts w:ascii="Cambria Math" w:hAnsi="Cambria Math" w:cs="Arial"/>
                                      <w:i/>
                                      <w:szCs w:val="24"/>
                                    </w:rPr>
                                  </w:del>
                                </m:ctrlPr>
                              </m:radPr>
                              <m:deg/>
                              <m:e>
                                <m:f>
                                  <m:fPr>
                                    <m:ctrlPr>
                                      <w:del w:id="185" w:author="alto" w:date="2018-04-02T18:32:00Z">
                                        <w:rPr>
                                          <w:rFonts w:ascii="Cambria Math" w:hAnsi="Cambria Math" w:cs="Arial"/>
                                          <w:i/>
                                          <w:szCs w:val="24"/>
                                        </w:rPr>
                                      </w:del>
                                    </m:ctrlPr>
                                  </m:fPr>
                                  <m:num>
                                    <m:sSub>
                                      <m:sSubPr>
                                        <m:ctrlPr>
                                          <w:del w:id="186" w:author="alto" w:date="2018-04-02T18:32:00Z">
                                            <w:rPr>
                                              <w:rFonts w:ascii="Cambria Math" w:hAnsi="Cambria Math" w:cs="Arial"/>
                                              <w:i/>
                                              <w:szCs w:val="24"/>
                                            </w:rPr>
                                          </w:del>
                                        </m:ctrlPr>
                                      </m:sSubPr>
                                      <m:e>
                                        <m:r>
                                          <w:del w:id="187" w:author="alto" w:date="2018-04-02T18:32:00Z">
                                            <w:rPr>
                                              <w:rFonts w:ascii="Cambria Math" w:hAnsi="Cambria Math" w:cs="Arial"/>
                                              <w:szCs w:val="24"/>
                                            </w:rPr>
                                            <m:t>fc</m:t>
                                          </w:del>
                                        </m:r>
                                      </m:e>
                                      <m:sub>
                                        <m:r>
                                          <w:del w:id="188" w:author="alto" w:date="2018-04-02T18:32:00Z">
                                            <w:rPr>
                                              <w:rFonts w:ascii="Cambria Math" w:hAnsi="Cambria Math" w:cs="Arial"/>
                                              <w:szCs w:val="24"/>
                                            </w:rPr>
                                            <m:t>9</m:t>
                                          </w:del>
                                        </m:r>
                                      </m:sub>
                                    </m:sSub>
                                  </m:num>
                                  <m:den>
                                    <m:r>
                                      <w:del w:id="189" w:author="alto" w:date="2018-04-02T18:32:00Z">
                                        <w:rPr>
                                          <w:rFonts w:ascii="Cambria Math" w:hAnsi="Cambria Math" w:cs="Arial"/>
                                          <w:szCs w:val="24"/>
                                        </w:rPr>
                                        <m:t>n</m:t>
                                      </w:del>
                                    </m:r>
                                  </m:den>
                                </m:f>
                              </m:e>
                            </m:rad>
                          </m:den>
                        </m:f>
                      </m:e>
                    </m:d>
                  </m:e>
                  <m:sup>
                    <m:r>
                      <w:del w:id="190" w:author="alto" w:date="2018-04-02T18:32:00Z">
                        <w:rPr>
                          <w:rFonts w:ascii="Cambria Math" w:hAnsi="Cambria Math" w:cs="Arial"/>
                          <w:szCs w:val="24"/>
                        </w:rPr>
                        <m:t>2</m:t>
                      </w:del>
                    </m:r>
                  </m:sup>
                </m:sSup>
              </m:e>
            </m:d>
          </m:e>
        </m:nary>
      </m:oMath>
      <w:del w:id="191" w:author="alto" w:date="2018-04-02T18:32:00Z">
        <w:r w:rsidR="00025413" w:rsidDel="00063904">
          <w:rPr>
            <w:rFonts w:cs="Arial"/>
            <w:szCs w:val="24"/>
          </w:rPr>
          <w:delText>.</w:delText>
        </w:r>
      </w:del>
    </w:p>
    <w:p w14:paraId="4765632E" w14:textId="4F07AB11" w:rsidR="00025413" w:rsidDel="00063904" w:rsidRDefault="00025413" w:rsidP="006602E6">
      <w:pPr>
        <w:rPr>
          <w:del w:id="192" w:author="alto" w:date="2018-04-02T18:32:00Z"/>
          <w:rFonts w:cs="Arial"/>
          <w:szCs w:val="24"/>
        </w:rPr>
      </w:pPr>
      <w:del w:id="193" w:author="alto" w:date="2018-04-02T18:32:00Z">
        <w:r w:rsidDel="00063904">
          <w:rPr>
            <w:rFonts w:cs="Arial"/>
            <w:szCs w:val="24"/>
          </w:rPr>
          <w:delText xml:space="preserve">Quebrando a equação nos valores de </w:delText>
        </w:r>
        <m:oMath>
          <m:r>
            <w:rPr>
              <w:rFonts w:ascii="Cambria Math" w:hAnsi="Cambria Math" w:cs="Arial"/>
              <w:szCs w:val="24"/>
            </w:rPr>
            <m:t>k</m:t>
          </m:r>
        </m:oMath>
        <w:r w:rsidDel="00063904">
          <w:rPr>
            <w:rFonts w:cs="Arial"/>
            <w:szCs w:val="24"/>
          </w:rPr>
          <w:delText xml:space="preserve">, </w:delText>
        </w:r>
        <w:r w:rsidR="00C93007" w:rsidDel="00063904">
          <w:rPr>
            <w:rFonts w:cs="Arial"/>
            <w:szCs w:val="24"/>
          </w:rPr>
          <w:delText xml:space="preserve">demostraremos </w:delText>
        </w:r>
        <w:r w:rsidR="006602E6" w:rsidDel="00063904">
          <w:rPr>
            <w:rFonts w:cs="Arial"/>
            <w:szCs w:val="24"/>
          </w:rPr>
          <w:delText>os cálculos</w:delText>
        </w:r>
        <w:r w:rsidR="003802AF" w:rsidDel="00063904">
          <w:rPr>
            <w:rFonts w:cs="Arial"/>
            <w:szCs w:val="24"/>
          </w:rPr>
          <w:delText xml:space="preserve"> de forma</w:delText>
        </w:r>
        <w:r w:rsidR="00C93007" w:rsidDel="00063904">
          <w:rPr>
            <w:rFonts w:cs="Arial"/>
            <w:szCs w:val="24"/>
          </w:rPr>
          <w:delText xml:space="preserve"> detalhada para </w:delText>
        </w:r>
        <m:oMath>
          <m:r>
            <w:rPr>
              <w:rFonts w:ascii="Cambria Math" w:hAnsi="Cambria Math" w:cs="Arial"/>
              <w:szCs w:val="24"/>
            </w:rPr>
            <m:t>k=1</m:t>
          </m:r>
        </m:oMath>
        <w:r w:rsidR="003802AF" w:rsidDel="00063904">
          <w:rPr>
            <w:rFonts w:cs="Arial"/>
            <w:szCs w:val="24"/>
          </w:rPr>
          <w:delText>,</w:delText>
        </w:r>
        <w:r w:rsidR="00C93007" w:rsidDel="00063904">
          <w:rPr>
            <w:rFonts w:cs="Arial"/>
            <w:szCs w:val="24"/>
          </w:rPr>
          <w:delText xml:space="preserve"> e apenas os resultados para os demais valores de k. Com isso, temos</w:delText>
        </w:r>
        <w:r w:rsidDel="00063904">
          <w:rPr>
            <w:rFonts w:cs="Arial"/>
            <w:szCs w:val="24"/>
          </w:rPr>
          <w:delText>:</w:delText>
        </w:r>
      </w:del>
    </w:p>
    <w:p w14:paraId="23EEE283" w14:textId="37058CAB" w:rsidR="00025413" w:rsidRPr="00DD0445" w:rsidDel="00063904" w:rsidRDefault="00025413" w:rsidP="00025413">
      <w:pPr>
        <w:rPr>
          <w:del w:id="194" w:author="alto" w:date="2018-04-02T18:32:00Z"/>
          <w:rFonts w:cs="Arial"/>
          <w:szCs w:val="24"/>
        </w:rPr>
      </w:pPr>
      <m:oMathPara>
        <m:oMathParaPr>
          <m:jc m:val="left"/>
        </m:oMathParaPr>
        <m:oMath>
          <m:r>
            <w:del w:id="195" w:author="alto" w:date="2018-04-02T18:32:00Z">
              <w:rPr>
                <w:rFonts w:ascii="Cambria Math" w:hAnsi="Cambria Math" w:cs="Arial"/>
                <w:szCs w:val="24"/>
              </w:rPr>
              <w:lastRenderedPageBreak/>
              <m:t>k=1→</m:t>
            </w:del>
          </m:r>
          <m:sSub>
            <m:sSubPr>
              <m:ctrlPr>
                <w:del w:id="196" w:author="alto" w:date="2018-04-02T18:32:00Z">
                  <w:rPr>
                    <w:rFonts w:ascii="Cambria Math" w:hAnsi="Cambria Math" w:cs="Arial"/>
                    <w:i/>
                    <w:szCs w:val="24"/>
                  </w:rPr>
                </w:del>
              </m:ctrlPr>
            </m:sSubPr>
            <m:e>
              <m:r>
                <w:del w:id="197" w:author="alto" w:date="2018-04-02T18:32:00Z">
                  <w:rPr>
                    <w:rFonts w:ascii="Cambria Math" w:hAnsi="Cambria Math" w:cs="Arial"/>
                    <w:szCs w:val="24"/>
                  </w:rPr>
                  <m:t>ρ</m:t>
                </w:del>
              </m:r>
            </m:e>
            <m:sub>
              <m:r>
                <w:del w:id="198" w:author="alto" w:date="2018-04-02T18:32:00Z">
                  <w:rPr>
                    <w:rFonts w:ascii="Cambria Math" w:hAnsi="Cambria Math" w:cs="Arial"/>
                    <w:szCs w:val="24"/>
                  </w:rPr>
                  <m:t>1</m:t>
                </w:del>
              </m:r>
            </m:sub>
          </m:sSub>
          <m:d>
            <m:dPr>
              <m:ctrlPr>
                <w:del w:id="199" w:author="alto" w:date="2018-04-02T18:32:00Z">
                  <w:rPr>
                    <w:rFonts w:ascii="Cambria Math" w:hAnsi="Cambria Math" w:cs="Arial"/>
                    <w:i/>
                    <w:szCs w:val="24"/>
                  </w:rPr>
                </w:del>
              </m:ctrlPr>
            </m:dPr>
            <m:e>
              <m:sSup>
                <m:sSupPr>
                  <m:ctrlPr>
                    <w:del w:id="200" w:author="alto" w:date="2018-04-02T18:32:00Z">
                      <w:rPr>
                        <w:rFonts w:ascii="Cambria Math" w:hAnsi="Cambria Math" w:cs="Arial"/>
                        <w:i/>
                        <w:szCs w:val="24"/>
                      </w:rPr>
                    </w:del>
                  </m:ctrlPr>
                </m:sSupPr>
                <m:e>
                  <m:d>
                    <m:dPr>
                      <m:ctrlPr>
                        <w:del w:id="201" w:author="alto" w:date="2018-04-02T18:32:00Z">
                          <w:rPr>
                            <w:rFonts w:ascii="Cambria Math" w:hAnsi="Cambria Math" w:cs="Arial"/>
                            <w:i/>
                            <w:szCs w:val="24"/>
                          </w:rPr>
                        </w:del>
                      </m:ctrlPr>
                    </m:dPr>
                    <m:e>
                      <m:f>
                        <m:fPr>
                          <m:ctrlPr>
                            <w:del w:id="202" w:author="alto" w:date="2018-04-02T18:32:00Z">
                              <w:rPr>
                                <w:rFonts w:ascii="Cambria Math" w:hAnsi="Cambria Math" w:cs="Arial"/>
                                <w:i/>
                                <w:szCs w:val="24"/>
                              </w:rPr>
                            </w:del>
                          </m:ctrlPr>
                        </m:fPr>
                        <m:num>
                          <m:sSub>
                            <m:sSubPr>
                              <m:ctrlPr>
                                <w:del w:id="203" w:author="alto" w:date="2018-04-02T18:32:00Z">
                                  <w:rPr>
                                    <w:rFonts w:ascii="Cambria Math" w:hAnsi="Cambria Math" w:cs="Arial"/>
                                    <w:i/>
                                    <w:szCs w:val="24"/>
                                  </w:rPr>
                                </w:del>
                              </m:ctrlPr>
                            </m:sSubPr>
                            <m:e>
                              <m:r>
                                <w:del w:id="204" w:author="alto" w:date="2018-04-02T18:32:00Z">
                                  <w:rPr>
                                    <w:rFonts w:ascii="Cambria Math" w:hAnsi="Cambria Math" w:cs="Arial"/>
                                    <w:szCs w:val="24"/>
                                  </w:rPr>
                                  <m:t>P</m:t>
                                </w:del>
                              </m:r>
                            </m:e>
                            <m:sub>
                              <m:r>
                                <w:del w:id="205" w:author="alto" w:date="2018-04-02T18:32:00Z">
                                  <w:rPr>
                                    <w:rFonts w:ascii="Cambria Math" w:hAnsi="Cambria Math" w:cs="Arial"/>
                                    <w:szCs w:val="24"/>
                                  </w:rPr>
                                  <m:t>3,1</m:t>
                                </w:del>
                              </m:r>
                            </m:sub>
                          </m:sSub>
                        </m:num>
                        <m:den>
                          <m:rad>
                            <m:radPr>
                              <m:degHide m:val="1"/>
                              <m:ctrlPr>
                                <w:del w:id="206" w:author="alto" w:date="2018-04-02T18:32:00Z">
                                  <w:rPr>
                                    <w:rFonts w:ascii="Cambria Math" w:hAnsi="Cambria Math" w:cs="Arial"/>
                                    <w:i/>
                                    <w:szCs w:val="24"/>
                                  </w:rPr>
                                </w:del>
                              </m:ctrlPr>
                            </m:radPr>
                            <m:deg/>
                            <m:e>
                              <m:f>
                                <m:fPr>
                                  <m:ctrlPr>
                                    <w:del w:id="207" w:author="alto" w:date="2018-04-02T18:32:00Z">
                                      <w:rPr>
                                        <w:rFonts w:ascii="Cambria Math" w:hAnsi="Cambria Math" w:cs="Arial"/>
                                        <w:i/>
                                        <w:szCs w:val="24"/>
                                      </w:rPr>
                                    </w:del>
                                  </m:ctrlPr>
                                </m:fPr>
                                <m:num>
                                  <m:sSub>
                                    <m:sSubPr>
                                      <m:ctrlPr>
                                        <w:del w:id="208" w:author="alto" w:date="2018-04-02T18:32:00Z">
                                          <w:rPr>
                                            <w:rFonts w:ascii="Cambria Math" w:hAnsi="Cambria Math" w:cs="Arial"/>
                                            <w:i/>
                                            <w:szCs w:val="24"/>
                                          </w:rPr>
                                        </w:del>
                                      </m:ctrlPr>
                                    </m:sSubPr>
                                    <m:e>
                                      <m:r>
                                        <w:del w:id="209" w:author="alto" w:date="2018-04-02T18:32:00Z">
                                          <w:rPr>
                                            <w:rFonts w:ascii="Cambria Math" w:hAnsi="Cambria Math" w:cs="Arial"/>
                                            <w:szCs w:val="24"/>
                                          </w:rPr>
                                          <m:t>fc</m:t>
                                        </w:del>
                                      </m:r>
                                    </m:e>
                                    <m:sub>
                                      <m:r>
                                        <w:del w:id="210" w:author="alto" w:date="2018-04-02T18:32:00Z">
                                          <w:rPr>
                                            <w:rFonts w:ascii="Cambria Math" w:hAnsi="Cambria Math" w:cs="Arial"/>
                                            <w:szCs w:val="24"/>
                                          </w:rPr>
                                          <m:t>3</m:t>
                                        </w:del>
                                      </m:r>
                                    </m:sub>
                                  </m:sSub>
                                </m:num>
                                <m:den>
                                  <m:r>
                                    <w:del w:id="211" w:author="alto" w:date="2018-04-02T18:32:00Z">
                                      <w:rPr>
                                        <w:rFonts w:ascii="Cambria Math" w:hAnsi="Cambria Math" w:cs="Arial"/>
                                        <w:szCs w:val="24"/>
                                      </w:rPr>
                                      <m:t>n</m:t>
                                    </w:del>
                                  </m:r>
                                </m:den>
                              </m:f>
                            </m:e>
                          </m:rad>
                        </m:den>
                      </m:f>
                      <m:r>
                        <w:del w:id="212" w:author="alto" w:date="2018-04-02T18:32:00Z">
                          <w:rPr>
                            <w:rFonts w:ascii="Cambria Math" w:hAnsi="Cambria Math" w:cs="Arial"/>
                            <w:szCs w:val="24"/>
                          </w:rPr>
                          <m:t>-</m:t>
                        </w:del>
                      </m:r>
                      <m:f>
                        <m:fPr>
                          <m:ctrlPr>
                            <w:del w:id="213" w:author="alto" w:date="2018-04-02T18:32:00Z">
                              <w:rPr>
                                <w:rFonts w:ascii="Cambria Math" w:hAnsi="Cambria Math" w:cs="Arial"/>
                                <w:i/>
                                <w:szCs w:val="24"/>
                              </w:rPr>
                            </w:del>
                          </m:ctrlPr>
                        </m:fPr>
                        <m:num>
                          <m:sSub>
                            <m:sSubPr>
                              <m:ctrlPr>
                                <w:del w:id="214" w:author="alto" w:date="2018-04-02T18:32:00Z">
                                  <w:rPr>
                                    <w:rFonts w:ascii="Cambria Math" w:hAnsi="Cambria Math" w:cs="Arial"/>
                                    <w:i/>
                                    <w:szCs w:val="24"/>
                                  </w:rPr>
                                </w:del>
                              </m:ctrlPr>
                            </m:sSubPr>
                            <m:e>
                              <m:r>
                                <w:del w:id="215" w:author="alto" w:date="2018-04-02T18:32:00Z">
                                  <w:rPr>
                                    <w:rFonts w:ascii="Cambria Math" w:hAnsi="Cambria Math" w:cs="Arial"/>
                                    <w:szCs w:val="24"/>
                                  </w:rPr>
                                  <m:t>P</m:t>
                                </w:del>
                              </m:r>
                            </m:e>
                            <m:sub>
                              <m:r>
                                <w:del w:id="216" w:author="alto" w:date="2018-04-02T18:32:00Z">
                                  <w:rPr>
                                    <w:rFonts w:ascii="Cambria Math" w:hAnsi="Cambria Math" w:cs="Arial"/>
                                    <w:szCs w:val="24"/>
                                  </w:rPr>
                                  <m:t>9,1</m:t>
                                </w:del>
                              </m:r>
                            </m:sub>
                          </m:sSub>
                        </m:num>
                        <m:den>
                          <m:rad>
                            <m:radPr>
                              <m:degHide m:val="1"/>
                              <m:ctrlPr>
                                <w:del w:id="217" w:author="alto" w:date="2018-04-02T18:32:00Z">
                                  <w:rPr>
                                    <w:rFonts w:ascii="Cambria Math" w:hAnsi="Cambria Math" w:cs="Arial"/>
                                    <w:i/>
                                    <w:szCs w:val="24"/>
                                  </w:rPr>
                                </w:del>
                              </m:ctrlPr>
                            </m:radPr>
                            <m:deg/>
                            <m:e>
                              <m:f>
                                <m:fPr>
                                  <m:ctrlPr>
                                    <w:del w:id="218" w:author="alto" w:date="2018-04-02T18:32:00Z">
                                      <w:rPr>
                                        <w:rFonts w:ascii="Cambria Math" w:hAnsi="Cambria Math" w:cs="Arial"/>
                                        <w:i/>
                                        <w:szCs w:val="24"/>
                                      </w:rPr>
                                    </w:del>
                                  </m:ctrlPr>
                                </m:fPr>
                                <m:num>
                                  <m:sSub>
                                    <m:sSubPr>
                                      <m:ctrlPr>
                                        <w:del w:id="219" w:author="alto" w:date="2018-04-02T18:32:00Z">
                                          <w:rPr>
                                            <w:rFonts w:ascii="Cambria Math" w:hAnsi="Cambria Math" w:cs="Arial"/>
                                            <w:i/>
                                            <w:szCs w:val="24"/>
                                          </w:rPr>
                                        </w:del>
                                      </m:ctrlPr>
                                    </m:sSubPr>
                                    <m:e>
                                      <m:r>
                                        <w:del w:id="220" w:author="alto" w:date="2018-04-02T18:32:00Z">
                                          <w:rPr>
                                            <w:rFonts w:ascii="Cambria Math" w:hAnsi="Cambria Math" w:cs="Arial"/>
                                            <w:szCs w:val="24"/>
                                          </w:rPr>
                                          <m:t>fc</m:t>
                                        </w:del>
                                      </m:r>
                                    </m:e>
                                    <m:sub>
                                      <m:r>
                                        <w:del w:id="221" w:author="alto" w:date="2018-04-02T18:32:00Z">
                                          <w:rPr>
                                            <w:rFonts w:ascii="Cambria Math" w:hAnsi="Cambria Math" w:cs="Arial"/>
                                            <w:szCs w:val="24"/>
                                          </w:rPr>
                                          <m:t>9</m:t>
                                        </w:del>
                                      </m:r>
                                    </m:sub>
                                  </m:sSub>
                                </m:num>
                                <m:den>
                                  <m:r>
                                    <w:del w:id="222" w:author="alto" w:date="2018-04-02T18:32:00Z">
                                      <w:rPr>
                                        <w:rFonts w:ascii="Cambria Math" w:hAnsi="Cambria Math" w:cs="Arial"/>
                                        <w:szCs w:val="24"/>
                                      </w:rPr>
                                      <m:t>n</m:t>
                                    </w:del>
                                  </m:r>
                                </m:den>
                              </m:f>
                            </m:e>
                          </m:rad>
                        </m:den>
                      </m:f>
                    </m:e>
                  </m:d>
                </m:e>
                <m:sup>
                  <m:r>
                    <w:del w:id="223" w:author="alto" w:date="2018-04-02T18:32:00Z">
                      <w:rPr>
                        <w:rFonts w:ascii="Cambria Math" w:hAnsi="Cambria Math" w:cs="Arial"/>
                        <w:szCs w:val="24"/>
                      </w:rPr>
                      <m:t>2</m:t>
                    </w:del>
                  </m:r>
                </m:sup>
              </m:sSup>
            </m:e>
          </m:d>
          <m:r>
            <w:del w:id="224" w:author="alto" w:date="2018-04-02T18:32:00Z">
              <w:rPr>
                <w:rFonts w:ascii="Cambria Math" w:hAnsi="Cambria Math" w:cs="Arial"/>
                <w:szCs w:val="24"/>
              </w:rPr>
              <m:t>=0,7376</m:t>
            </w:del>
          </m:r>
          <m:d>
            <m:dPr>
              <m:ctrlPr>
                <w:del w:id="225" w:author="alto" w:date="2018-04-02T18:32:00Z">
                  <w:rPr>
                    <w:rFonts w:ascii="Cambria Math" w:hAnsi="Cambria Math" w:cs="Arial"/>
                    <w:i/>
                    <w:szCs w:val="24"/>
                  </w:rPr>
                </w:del>
              </m:ctrlPr>
            </m:dPr>
            <m:e>
              <m:sSup>
                <m:sSupPr>
                  <m:ctrlPr>
                    <w:del w:id="226" w:author="alto" w:date="2018-04-02T18:32:00Z">
                      <w:rPr>
                        <w:rFonts w:ascii="Cambria Math" w:hAnsi="Cambria Math" w:cs="Arial"/>
                        <w:i/>
                        <w:szCs w:val="24"/>
                      </w:rPr>
                    </w:del>
                  </m:ctrlPr>
                </m:sSupPr>
                <m:e>
                  <m:d>
                    <m:dPr>
                      <m:ctrlPr>
                        <w:del w:id="227" w:author="alto" w:date="2018-04-02T18:32:00Z">
                          <w:rPr>
                            <w:rFonts w:ascii="Cambria Math" w:hAnsi="Cambria Math" w:cs="Arial"/>
                            <w:i/>
                            <w:szCs w:val="24"/>
                          </w:rPr>
                        </w:del>
                      </m:ctrlPr>
                    </m:dPr>
                    <m:e>
                      <m:f>
                        <m:fPr>
                          <m:ctrlPr>
                            <w:del w:id="228" w:author="alto" w:date="2018-04-02T18:32:00Z">
                              <w:rPr>
                                <w:rFonts w:ascii="Cambria Math" w:hAnsi="Cambria Math" w:cs="Arial"/>
                                <w:i/>
                                <w:szCs w:val="24"/>
                              </w:rPr>
                            </w:del>
                          </m:ctrlPr>
                        </m:fPr>
                        <m:num>
                          <m:r>
                            <w:del w:id="229" w:author="alto" w:date="2018-04-02T18:32:00Z">
                              <w:rPr>
                                <w:rFonts w:ascii="Cambria Math" w:hAnsi="Cambria Math" w:cs="Arial"/>
                                <w:szCs w:val="24"/>
                              </w:rPr>
                              <m:t>0,8648</m:t>
                            </w:del>
                          </m:r>
                        </m:num>
                        <m:den>
                          <m:rad>
                            <m:radPr>
                              <m:degHide m:val="1"/>
                              <m:ctrlPr>
                                <w:del w:id="230" w:author="alto" w:date="2018-04-02T18:32:00Z">
                                  <w:rPr>
                                    <w:rFonts w:ascii="Cambria Math" w:hAnsi="Cambria Math" w:cs="Arial"/>
                                    <w:i/>
                                    <w:szCs w:val="24"/>
                                  </w:rPr>
                                </w:del>
                              </m:ctrlPr>
                            </m:radPr>
                            <m:deg/>
                            <m:e>
                              <m:f>
                                <m:fPr>
                                  <m:ctrlPr>
                                    <w:del w:id="231" w:author="alto" w:date="2018-04-02T18:32:00Z">
                                      <w:rPr>
                                        <w:rFonts w:ascii="Cambria Math" w:hAnsi="Cambria Math" w:cs="Arial"/>
                                        <w:i/>
                                        <w:szCs w:val="24"/>
                                      </w:rPr>
                                    </w:del>
                                  </m:ctrlPr>
                                </m:fPr>
                                <m:num>
                                  <m:r>
                                    <w:del w:id="232" w:author="alto" w:date="2018-04-02T18:32:00Z">
                                      <w:rPr>
                                        <w:rFonts w:ascii="Cambria Math" w:hAnsi="Cambria Math" w:cs="Arial"/>
                                        <w:szCs w:val="24"/>
                                      </w:rPr>
                                      <m:t>4</m:t>
                                    </w:del>
                                  </m:r>
                                </m:num>
                                <m:den>
                                  <m:r>
                                    <w:del w:id="233" w:author="alto" w:date="2018-04-02T18:32:00Z">
                                      <w:rPr>
                                        <w:rFonts w:ascii="Cambria Math" w:hAnsi="Cambria Math" w:cs="Arial"/>
                                        <w:szCs w:val="24"/>
                                      </w:rPr>
                                      <m:t>15</m:t>
                                    </w:del>
                                  </m:r>
                                </m:den>
                              </m:f>
                            </m:e>
                          </m:rad>
                        </m:den>
                      </m:f>
                      <m:r>
                        <w:del w:id="234" w:author="alto" w:date="2018-04-02T18:32:00Z">
                          <w:rPr>
                            <w:rFonts w:ascii="Cambria Math" w:hAnsi="Cambria Math" w:cs="Arial"/>
                            <w:szCs w:val="24"/>
                          </w:rPr>
                          <m:t>-</m:t>
                        </w:del>
                      </m:r>
                      <m:f>
                        <m:fPr>
                          <m:ctrlPr>
                            <w:del w:id="235" w:author="alto" w:date="2018-04-02T18:32:00Z">
                              <w:rPr>
                                <w:rFonts w:ascii="Cambria Math" w:hAnsi="Cambria Math" w:cs="Arial"/>
                                <w:i/>
                                <w:szCs w:val="24"/>
                              </w:rPr>
                            </w:del>
                          </m:ctrlPr>
                        </m:fPr>
                        <m:num>
                          <m:r>
                            <w:del w:id="236" w:author="alto" w:date="2018-04-02T18:32:00Z">
                              <w:rPr>
                                <w:rFonts w:ascii="Cambria Math" w:hAnsi="Cambria Math" w:cs="Arial"/>
                                <w:szCs w:val="24"/>
                              </w:rPr>
                              <m:t>0,6073</m:t>
                            </w:del>
                          </m:r>
                        </m:num>
                        <m:den>
                          <m:rad>
                            <m:radPr>
                              <m:degHide m:val="1"/>
                              <m:ctrlPr>
                                <w:del w:id="237" w:author="alto" w:date="2018-04-02T18:32:00Z">
                                  <w:rPr>
                                    <w:rFonts w:ascii="Cambria Math" w:hAnsi="Cambria Math" w:cs="Arial"/>
                                    <w:i/>
                                    <w:szCs w:val="24"/>
                                  </w:rPr>
                                </w:del>
                              </m:ctrlPr>
                            </m:radPr>
                            <m:deg/>
                            <m:e>
                              <m:f>
                                <m:fPr>
                                  <m:ctrlPr>
                                    <w:del w:id="238" w:author="alto" w:date="2018-04-02T18:32:00Z">
                                      <w:rPr>
                                        <w:rFonts w:ascii="Cambria Math" w:hAnsi="Cambria Math" w:cs="Arial"/>
                                        <w:i/>
                                        <w:szCs w:val="24"/>
                                      </w:rPr>
                                    </w:del>
                                  </m:ctrlPr>
                                </m:fPr>
                                <m:num>
                                  <m:r>
                                    <w:del w:id="239" w:author="alto" w:date="2018-04-02T18:32:00Z">
                                      <w:rPr>
                                        <w:rFonts w:ascii="Cambria Math" w:hAnsi="Cambria Math" w:cs="Arial"/>
                                        <w:szCs w:val="24"/>
                                      </w:rPr>
                                      <m:t>6</m:t>
                                    </w:del>
                                  </m:r>
                                </m:num>
                                <m:den>
                                  <m:r>
                                    <w:del w:id="240" w:author="alto" w:date="2018-04-02T18:32:00Z">
                                      <w:rPr>
                                        <w:rFonts w:ascii="Cambria Math" w:hAnsi="Cambria Math" w:cs="Arial"/>
                                        <w:szCs w:val="24"/>
                                      </w:rPr>
                                      <m:t>15</m:t>
                                    </w:del>
                                  </m:r>
                                </m:den>
                              </m:f>
                            </m:e>
                          </m:rad>
                        </m:den>
                      </m:f>
                    </m:e>
                  </m:d>
                </m:e>
                <m:sup>
                  <m:r>
                    <w:del w:id="241" w:author="alto" w:date="2018-04-02T18:32:00Z">
                      <w:rPr>
                        <w:rFonts w:ascii="Cambria Math" w:hAnsi="Cambria Math" w:cs="Arial"/>
                        <w:szCs w:val="24"/>
                      </w:rPr>
                      <m:t>2</m:t>
                    </w:del>
                  </m:r>
                </m:sup>
              </m:sSup>
            </m:e>
          </m:d>
          <m:r>
            <w:del w:id="242" w:author="alto" w:date="2018-04-02T18:32:00Z">
              <w:rPr>
                <w:rFonts w:ascii="Cambria Math" w:hAnsi="Cambria Math" w:cs="Arial"/>
                <w:szCs w:val="24"/>
              </w:rPr>
              <m:t>=0,7376</m:t>
            </w:del>
          </m:r>
          <m:d>
            <m:dPr>
              <m:ctrlPr>
                <w:del w:id="243" w:author="alto" w:date="2018-04-02T18:32:00Z">
                  <w:rPr>
                    <w:rFonts w:ascii="Cambria Math" w:hAnsi="Cambria Math" w:cs="Arial"/>
                    <w:i/>
                    <w:szCs w:val="24"/>
                  </w:rPr>
                </w:del>
              </m:ctrlPr>
            </m:dPr>
            <m:e>
              <m:sSup>
                <m:sSupPr>
                  <m:ctrlPr>
                    <w:del w:id="244" w:author="alto" w:date="2018-04-02T18:32:00Z">
                      <w:rPr>
                        <w:rFonts w:ascii="Cambria Math" w:hAnsi="Cambria Math" w:cs="Arial"/>
                        <w:i/>
                        <w:szCs w:val="24"/>
                      </w:rPr>
                    </w:del>
                  </m:ctrlPr>
                </m:sSupPr>
                <m:e>
                  <m:d>
                    <m:dPr>
                      <m:ctrlPr>
                        <w:del w:id="245" w:author="alto" w:date="2018-04-02T18:32:00Z">
                          <w:rPr>
                            <w:rFonts w:ascii="Cambria Math" w:hAnsi="Cambria Math" w:cs="Arial"/>
                            <w:i/>
                            <w:szCs w:val="24"/>
                          </w:rPr>
                        </w:del>
                      </m:ctrlPr>
                    </m:dPr>
                    <m:e>
                      <m:f>
                        <m:fPr>
                          <m:ctrlPr>
                            <w:del w:id="246" w:author="alto" w:date="2018-04-02T18:32:00Z">
                              <w:rPr>
                                <w:rFonts w:ascii="Cambria Math" w:hAnsi="Cambria Math" w:cs="Arial"/>
                                <w:i/>
                                <w:szCs w:val="24"/>
                              </w:rPr>
                            </w:del>
                          </m:ctrlPr>
                        </m:fPr>
                        <m:num>
                          <m:r>
                            <w:del w:id="247" w:author="alto" w:date="2018-04-02T18:32:00Z">
                              <w:rPr>
                                <w:rFonts w:ascii="Cambria Math" w:hAnsi="Cambria Math" w:cs="Arial"/>
                                <w:szCs w:val="24"/>
                              </w:rPr>
                              <m:t>0,8648</m:t>
                            </w:del>
                          </m:r>
                        </m:num>
                        <m:den>
                          <m:r>
                            <w:del w:id="248" w:author="alto" w:date="2018-04-02T18:32:00Z">
                              <w:rPr>
                                <w:rFonts w:ascii="Cambria Math" w:hAnsi="Cambria Math" w:cs="Arial"/>
                                <w:szCs w:val="24"/>
                              </w:rPr>
                              <m:t>0,5164</m:t>
                            </w:del>
                          </m:r>
                        </m:den>
                      </m:f>
                      <m:r>
                        <w:del w:id="249" w:author="alto" w:date="2018-04-02T18:32:00Z">
                          <w:rPr>
                            <w:rFonts w:ascii="Cambria Math" w:hAnsi="Cambria Math" w:cs="Arial"/>
                            <w:szCs w:val="24"/>
                          </w:rPr>
                          <m:t>-</m:t>
                        </w:del>
                      </m:r>
                      <m:f>
                        <m:fPr>
                          <m:ctrlPr>
                            <w:del w:id="250" w:author="alto" w:date="2018-04-02T18:32:00Z">
                              <w:rPr>
                                <w:rFonts w:ascii="Cambria Math" w:hAnsi="Cambria Math" w:cs="Arial"/>
                                <w:i/>
                                <w:szCs w:val="24"/>
                              </w:rPr>
                            </w:del>
                          </m:ctrlPr>
                        </m:fPr>
                        <m:num>
                          <m:r>
                            <w:del w:id="251" w:author="alto" w:date="2018-04-02T18:32:00Z">
                              <w:rPr>
                                <w:rFonts w:ascii="Cambria Math" w:hAnsi="Cambria Math" w:cs="Arial"/>
                                <w:szCs w:val="24"/>
                              </w:rPr>
                              <m:t>0,6073</m:t>
                            </w:del>
                          </m:r>
                        </m:num>
                        <m:den>
                          <m:r>
                            <w:del w:id="252" w:author="alto" w:date="2018-04-02T18:32:00Z">
                              <w:rPr>
                                <w:rFonts w:ascii="Cambria Math" w:hAnsi="Cambria Math" w:cs="Arial"/>
                                <w:szCs w:val="24"/>
                              </w:rPr>
                              <m:t>0,6324</m:t>
                            </w:del>
                          </m:r>
                        </m:den>
                      </m:f>
                    </m:e>
                  </m:d>
                </m:e>
                <m:sup>
                  <m:r>
                    <w:del w:id="253" w:author="alto" w:date="2018-04-02T18:32:00Z">
                      <w:rPr>
                        <w:rFonts w:ascii="Cambria Math" w:hAnsi="Cambria Math" w:cs="Arial"/>
                        <w:szCs w:val="24"/>
                      </w:rPr>
                      <m:t>2</m:t>
                    </w:del>
                  </m:r>
                </m:sup>
              </m:sSup>
            </m:e>
          </m:d>
          <m:r>
            <w:del w:id="254" w:author="alto" w:date="2018-04-02T18:32:00Z">
              <w:rPr>
                <w:rFonts w:ascii="Cambria Math" w:hAnsi="Cambria Math" w:cs="Arial"/>
                <w:szCs w:val="24"/>
              </w:rPr>
              <m:t>=0,7376</m:t>
            </w:del>
          </m:r>
          <m:d>
            <m:dPr>
              <m:ctrlPr>
                <w:del w:id="255" w:author="alto" w:date="2018-04-02T18:32:00Z">
                  <w:rPr>
                    <w:rFonts w:ascii="Cambria Math" w:hAnsi="Cambria Math" w:cs="Arial"/>
                    <w:i/>
                    <w:szCs w:val="24"/>
                  </w:rPr>
                </w:del>
              </m:ctrlPr>
            </m:dPr>
            <m:e>
              <m:sSup>
                <m:sSupPr>
                  <m:ctrlPr>
                    <w:del w:id="256" w:author="alto" w:date="2018-04-02T18:32:00Z">
                      <w:rPr>
                        <w:rFonts w:ascii="Cambria Math" w:hAnsi="Cambria Math" w:cs="Arial"/>
                        <w:i/>
                        <w:szCs w:val="24"/>
                      </w:rPr>
                    </w:del>
                  </m:ctrlPr>
                </m:sSupPr>
                <m:e>
                  <m:d>
                    <m:dPr>
                      <m:ctrlPr>
                        <w:del w:id="257" w:author="alto" w:date="2018-04-02T18:32:00Z">
                          <w:rPr>
                            <w:rFonts w:ascii="Cambria Math" w:hAnsi="Cambria Math" w:cs="Arial"/>
                            <w:i/>
                            <w:szCs w:val="24"/>
                          </w:rPr>
                        </w:del>
                      </m:ctrlPr>
                    </m:dPr>
                    <m:e>
                      <m:r>
                        <w:del w:id="258" w:author="alto" w:date="2018-04-02T18:32:00Z">
                          <w:rPr>
                            <w:rFonts w:ascii="Cambria Math" w:hAnsi="Cambria Math" w:cs="Arial"/>
                            <w:szCs w:val="24"/>
                          </w:rPr>
                          <m:t>1,6747-0,9603</m:t>
                        </w:del>
                      </m:r>
                    </m:e>
                  </m:d>
                </m:e>
                <m:sup>
                  <m:r>
                    <w:del w:id="259" w:author="alto" w:date="2018-04-02T18:32:00Z">
                      <w:rPr>
                        <w:rFonts w:ascii="Cambria Math" w:hAnsi="Cambria Math" w:cs="Arial"/>
                        <w:szCs w:val="24"/>
                      </w:rPr>
                      <m:t>2</m:t>
                    </w:del>
                  </m:r>
                </m:sup>
              </m:sSup>
            </m:e>
          </m:d>
          <m:r>
            <w:del w:id="260" w:author="alto" w:date="2018-04-02T18:32:00Z">
              <w:rPr>
                <w:rFonts w:ascii="Cambria Math" w:hAnsi="Cambria Math" w:cs="Arial"/>
                <w:szCs w:val="24"/>
              </w:rPr>
              <m:t>=0,7376</m:t>
            </w:del>
          </m:r>
          <m:d>
            <m:dPr>
              <m:ctrlPr>
                <w:del w:id="261" w:author="alto" w:date="2018-04-02T18:32:00Z">
                  <w:rPr>
                    <w:rFonts w:ascii="Cambria Math" w:hAnsi="Cambria Math" w:cs="Arial"/>
                    <w:i/>
                    <w:szCs w:val="24"/>
                  </w:rPr>
                </w:del>
              </m:ctrlPr>
            </m:dPr>
            <m:e>
              <m:sSup>
                <m:sSupPr>
                  <m:ctrlPr>
                    <w:del w:id="262" w:author="alto" w:date="2018-04-02T18:32:00Z">
                      <w:rPr>
                        <w:rFonts w:ascii="Cambria Math" w:hAnsi="Cambria Math" w:cs="Arial"/>
                        <w:i/>
                        <w:szCs w:val="24"/>
                      </w:rPr>
                    </w:del>
                  </m:ctrlPr>
                </m:sSupPr>
                <m:e>
                  <m:d>
                    <m:dPr>
                      <m:ctrlPr>
                        <w:del w:id="263" w:author="alto" w:date="2018-04-02T18:32:00Z">
                          <w:rPr>
                            <w:rFonts w:ascii="Cambria Math" w:hAnsi="Cambria Math" w:cs="Arial"/>
                            <w:i/>
                            <w:szCs w:val="24"/>
                          </w:rPr>
                        </w:del>
                      </m:ctrlPr>
                    </m:dPr>
                    <m:e>
                      <m:r>
                        <w:del w:id="264" w:author="alto" w:date="2018-04-02T18:32:00Z">
                          <w:rPr>
                            <w:rFonts w:ascii="Cambria Math" w:hAnsi="Cambria Math" w:cs="Arial"/>
                            <w:szCs w:val="24"/>
                          </w:rPr>
                          <m:t>0,7144</m:t>
                        </w:del>
                      </m:r>
                    </m:e>
                  </m:d>
                </m:e>
                <m:sup>
                  <m:r>
                    <w:del w:id="265" w:author="alto" w:date="2018-04-02T18:32:00Z">
                      <w:rPr>
                        <w:rFonts w:ascii="Cambria Math" w:hAnsi="Cambria Math" w:cs="Arial"/>
                        <w:szCs w:val="24"/>
                      </w:rPr>
                      <m:t>2</m:t>
                    </w:del>
                  </m:r>
                </m:sup>
              </m:sSup>
            </m:e>
          </m:d>
          <m:r>
            <w:del w:id="266" w:author="alto" w:date="2018-04-02T18:32:00Z">
              <w:rPr>
                <w:rFonts w:ascii="Cambria Math" w:hAnsi="Cambria Math" w:cs="Arial"/>
                <w:szCs w:val="24"/>
              </w:rPr>
              <m:t>=0,7376 ×0,5104≅0,3765</m:t>
            </w:del>
          </m:r>
        </m:oMath>
      </m:oMathPara>
    </w:p>
    <w:p w14:paraId="497CEF7F" w14:textId="2633C51C" w:rsidR="00C93007" w:rsidRPr="00DD0445" w:rsidDel="00063904" w:rsidRDefault="00DD0445" w:rsidP="00025413">
      <w:pPr>
        <w:rPr>
          <w:del w:id="267" w:author="alto" w:date="2018-04-02T18:32:00Z"/>
          <w:rFonts w:cs="Arial"/>
          <w:szCs w:val="24"/>
        </w:rPr>
      </w:pPr>
      <m:oMathPara>
        <m:oMathParaPr>
          <m:jc m:val="left"/>
        </m:oMathParaPr>
        <m:oMath>
          <m:r>
            <w:del w:id="268" w:author="alto" w:date="2018-04-02T18:32:00Z">
              <w:rPr>
                <w:rFonts w:ascii="Cambria Math" w:hAnsi="Cambria Math" w:cs="Arial"/>
                <w:szCs w:val="24"/>
              </w:rPr>
              <m:t>k=2≅0,1901</m:t>
            </w:del>
          </m:r>
        </m:oMath>
      </m:oMathPara>
    </w:p>
    <w:p w14:paraId="479D8F6E" w14:textId="0087D36A" w:rsidR="00DD0445" w:rsidRPr="00DD0445" w:rsidDel="00063904" w:rsidRDefault="00DD0445" w:rsidP="00DD0445">
      <w:pPr>
        <w:rPr>
          <w:del w:id="269" w:author="alto" w:date="2018-04-02T18:32:00Z"/>
          <w:rFonts w:cs="Arial"/>
          <w:szCs w:val="24"/>
        </w:rPr>
      </w:pPr>
      <m:oMathPara>
        <m:oMathParaPr>
          <m:jc m:val="left"/>
        </m:oMathParaPr>
        <m:oMath>
          <m:r>
            <w:del w:id="270" w:author="alto" w:date="2018-04-02T18:32:00Z">
              <w:rPr>
                <w:rFonts w:ascii="Cambria Math" w:hAnsi="Cambria Math" w:cs="Arial"/>
                <w:szCs w:val="24"/>
              </w:rPr>
              <m:t>k=3≅0,1922</m:t>
            </w:del>
          </m:r>
        </m:oMath>
      </m:oMathPara>
    </w:p>
    <w:p w14:paraId="02943A92" w14:textId="26FFE23F" w:rsidR="00DD0445" w:rsidRPr="00DD0445" w:rsidDel="00063904" w:rsidRDefault="00DD0445" w:rsidP="00DD0445">
      <w:pPr>
        <w:rPr>
          <w:del w:id="271" w:author="alto" w:date="2018-04-02T18:32:00Z"/>
          <w:rFonts w:cs="Arial"/>
          <w:szCs w:val="24"/>
        </w:rPr>
      </w:pPr>
      <m:oMathPara>
        <m:oMathParaPr>
          <m:jc m:val="left"/>
        </m:oMathParaPr>
        <m:oMath>
          <m:r>
            <w:del w:id="272" w:author="alto" w:date="2018-04-02T18:32:00Z">
              <w:rPr>
                <w:rFonts w:ascii="Cambria Math" w:hAnsi="Cambria Math" w:cs="Arial"/>
                <w:szCs w:val="24"/>
              </w:rPr>
              <m:t>k=4≅0,1490</m:t>
            </w:del>
          </m:r>
        </m:oMath>
      </m:oMathPara>
    </w:p>
    <w:p w14:paraId="0B97A1B9" w14:textId="457EF6F9" w:rsidR="00DD0445" w:rsidRPr="00DD0445" w:rsidDel="00063904" w:rsidRDefault="00DD0445" w:rsidP="00DD0445">
      <w:pPr>
        <w:rPr>
          <w:del w:id="273" w:author="alto" w:date="2018-04-02T18:32:00Z"/>
          <w:rFonts w:cs="Arial"/>
          <w:szCs w:val="24"/>
        </w:rPr>
      </w:pPr>
      <m:oMathPara>
        <m:oMathParaPr>
          <m:jc m:val="left"/>
        </m:oMathParaPr>
        <m:oMath>
          <m:r>
            <w:del w:id="274" w:author="alto" w:date="2018-04-02T18:32:00Z">
              <w:rPr>
                <w:rFonts w:ascii="Cambria Math" w:hAnsi="Cambria Math" w:cs="Arial"/>
                <w:szCs w:val="24"/>
              </w:rPr>
              <m:t>k=5≅0,0062</m:t>
            </w:del>
          </m:r>
        </m:oMath>
      </m:oMathPara>
    </w:p>
    <w:p w14:paraId="5323EFE7" w14:textId="60337821" w:rsidR="00DD0445" w:rsidRPr="00DD0445" w:rsidDel="00063904" w:rsidRDefault="00DD0445" w:rsidP="00DD0445">
      <w:pPr>
        <w:rPr>
          <w:del w:id="275" w:author="alto" w:date="2018-04-02T18:32:00Z"/>
          <w:rFonts w:cs="Arial"/>
          <w:szCs w:val="24"/>
        </w:rPr>
      </w:pPr>
      <m:oMathPara>
        <m:oMathParaPr>
          <m:jc m:val="left"/>
        </m:oMathParaPr>
        <m:oMath>
          <m:r>
            <w:del w:id="276" w:author="alto" w:date="2018-04-02T18:32:00Z">
              <w:rPr>
                <w:rFonts w:ascii="Cambria Math" w:hAnsi="Cambria Math" w:cs="Arial"/>
                <w:szCs w:val="24"/>
              </w:rPr>
              <m:t>k=6≅0,3975</m:t>
            </w:del>
          </m:r>
        </m:oMath>
      </m:oMathPara>
    </w:p>
    <w:p w14:paraId="24B75C82" w14:textId="26AE8730" w:rsidR="00DD0445" w:rsidRPr="00DD0445" w:rsidDel="00063904" w:rsidRDefault="00DD0445" w:rsidP="00DD0445">
      <w:pPr>
        <w:rPr>
          <w:del w:id="277" w:author="alto" w:date="2018-04-02T18:32:00Z"/>
          <w:rFonts w:cs="Arial"/>
          <w:szCs w:val="24"/>
        </w:rPr>
      </w:pPr>
      <m:oMathPara>
        <m:oMathParaPr>
          <m:jc m:val="left"/>
        </m:oMathParaPr>
        <m:oMath>
          <m:r>
            <w:del w:id="278" w:author="alto" w:date="2018-04-02T18:32:00Z">
              <w:rPr>
                <w:rFonts w:ascii="Cambria Math" w:hAnsi="Cambria Math" w:cs="Arial"/>
                <w:szCs w:val="24"/>
              </w:rPr>
              <m:t>k=7≅0,2844</m:t>
            </w:del>
          </m:r>
        </m:oMath>
      </m:oMathPara>
    </w:p>
    <w:p w14:paraId="2964AB7D" w14:textId="2A25A0C7" w:rsidR="00DD0445" w:rsidRPr="00DD0445" w:rsidDel="00063904" w:rsidRDefault="00DD0445" w:rsidP="00DD0445">
      <w:pPr>
        <w:rPr>
          <w:del w:id="279" w:author="alto" w:date="2018-04-02T18:32:00Z"/>
          <w:rFonts w:cs="Arial"/>
          <w:szCs w:val="24"/>
        </w:rPr>
      </w:pPr>
      <m:oMathPara>
        <m:oMathParaPr>
          <m:jc m:val="left"/>
        </m:oMathParaPr>
        <m:oMath>
          <m:r>
            <w:del w:id="280" w:author="alto" w:date="2018-04-02T18:32:00Z">
              <w:rPr>
                <w:rFonts w:ascii="Cambria Math" w:hAnsi="Cambria Math" w:cs="Arial"/>
                <w:szCs w:val="24"/>
              </w:rPr>
              <m:t>k=8≅0,1932</m:t>
            </w:del>
          </m:r>
        </m:oMath>
      </m:oMathPara>
    </w:p>
    <w:p w14:paraId="1613A019" w14:textId="4335C860" w:rsidR="00DD0445" w:rsidRPr="00DD0445" w:rsidDel="00063904" w:rsidRDefault="00DD0445" w:rsidP="00DD0445">
      <w:pPr>
        <w:rPr>
          <w:del w:id="281" w:author="alto" w:date="2018-04-02T18:32:00Z"/>
          <w:rFonts w:cs="Arial"/>
          <w:szCs w:val="24"/>
        </w:rPr>
      </w:pPr>
      <m:oMathPara>
        <m:oMathParaPr>
          <m:jc m:val="left"/>
        </m:oMathParaPr>
        <m:oMath>
          <m:r>
            <w:del w:id="282" w:author="alto" w:date="2018-04-02T18:32:00Z">
              <w:rPr>
                <w:rFonts w:ascii="Cambria Math" w:hAnsi="Cambria Math" w:cs="Arial"/>
                <w:szCs w:val="24"/>
              </w:rPr>
              <m:t>k=9≅0,0165</m:t>
            </w:del>
          </m:r>
        </m:oMath>
      </m:oMathPara>
    </w:p>
    <w:p w14:paraId="09F18FB7" w14:textId="459102DB" w:rsidR="00DD0445" w:rsidRPr="00DD0445" w:rsidDel="00063904" w:rsidRDefault="00DD0445" w:rsidP="00DD0445">
      <w:pPr>
        <w:rPr>
          <w:del w:id="283" w:author="alto" w:date="2018-04-02T18:32:00Z"/>
          <w:rFonts w:cs="Arial"/>
          <w:szCs w:val="24"/>
        </w:rPr>
      </w:pPr>
      <m:oMathPara>
        <m:oMathParaPr>
          <m:jc m:val="left"/>
        </m:oMathParaPr>
        <m:oMath>
          <m:r>
            <w:del w:id="284" w:author="alto" w:date="2018-04-02T18:32:00Z">
              <w:rPr>
                <w:rFonts w:ascii="Cambria Math" w:hAnsi="Cambria Math" w:cs="Arial"/>
                <w:szCs w:val="24"/>
              </w:rPr>
              <m:t>k=10≅0,0195</m:t>
            </w:del>
          </m:r>
        </m:oMath>
      </m:oMathPara>
    </w:p>
    <w:p w14:paraId="13230E8A" w14:textId="6D1C3150" w:rsidR="00DD0445" w:rsidRPr="00DD0445" w:rsidDel="00063904" w:rsidRDefault="00DD0445" w:rsidP="00DD0445">
      <w:pPr>
        <w:rPr>
          <w:del w:id="285" w:author="alto" w:date="2018-04-02T18:32:00Z"/>
          <w:rFonts w:cs="Arial"/>
          <w:szCs w:val="24"/>
        </w:rPr>
      </w:pPr>
      <m:oMathPara>
        <m:oMathParaPr>
          <m:jc m:val="left"/>
        </m:oMathParaPr>
        <m:oMath>
          <m:r>
            <w:del w:id="286" w:author="alto" w:date="2018-04-02T18:32:00Z">
              <w:rPr>
                <w:rFonts w:ascii="Cambria Math" w:hAnsi="Cambria Math" w:cs="Arial"/>
                <w:szCs w:val="24"/>
              </w:rPr>
              <m:t>k=11≅0,0104</m:t>
            </w:del>
          </m:r>
        </m:oMath>
      </m:oMathPara>
    </w:p>
    <w:p w14:paraId="09979AF6" w14:textId="6C669E87" w:rsidR="00DD0445" w:rsidRPr="00B94E13" w:rsidDel="00063904" w:rsidRDefault="002F22BA" w:rsidP="00DD0445">
      <w:pPr>
        <w:rPr>
          <w:del w:id="287" w:author="alto" w:date="2018-04-02T18:32:00Z"/>
          <w:rFonts w:cs="Arial"/>
          <w:szCs w:val="24"/>
        </w:rPr>
      </w:pPr>
      <m:oMathPara>
        <m:oMathParaPr>
          <m:jc m:val="left"/>
        </m:oMathParaPr>
        <m:oMath>
          <m:nary>
            <m:naryPr>
              <m:chr m:val="∑"/>
              <m:limLoc m:val="undOvr"/>
              <m:subHide m:val="1"/>
              <m:supHide m:val="1"/>
              <m:ctrlPr>
                <w:del w:id="288" w:author="alto" w:date="2018-04-02T18:32:00Z">
                  <w:rPr>
                    <w:rFonts w:ascii="Cambria Math" w:hAnsi="Cambria Math" w:cs="Arial"/>
                    <w:i/>
                    <w:szCs w:val="24"/>
                  </w:rPr>
                </w:del>
              </m:ctrlPr>
            </m:naryPr>
            <m:sub/>
            <m:sup/>
            <m:e>
              <m:r>
                <w:del w:id="289" w:author="alto" w:date="2018-04-02T18:32:00Z">
                  <w:rPr>
                    <w:rFonts w:ascii="Cambria Math" w:hAnsi="Cambria Math" w:cs="Arial"/>
                    <w:szCs w:val="24"/>
                  </w:rPr>
                  <m:t>k</m:t>
                </w:del>
              </m:r>
            </m:e>
          </m:nary>
          <m:r>
            <w:del w:id="290" w:author="alto" w:date="2018-04-02T18:32:00Z">
              <w:rPr>
                <w:rFonts w:ascii="Cambria Math" w:hAnsi="Cambria Math" w:cs="Arial"/>
                <w:szCs w:val="24"/>
              </w:rPr>
              <m:t>={0,3765+0,1901+0,1922+0,1490+0,0062+0,3975+0,2844+0,1932+0,0165+0,0195+0,0104}≅1.8356</m:t>
            </w:del>
          </m:r>
        </m:oMath>
      </m:oMathPara>
    </w:p>
    <w:p w14:paraId="3FD30A28" w14:textId="37DC805A" w:rsidR="00B94E13" w:rsidRPr="00DD0445" w:rsidDel="00063904" w:rsidRDefault="00B94E13" w:rsidP="00DD0445">
      <w:pPr>
        <w:rPr>
          <w:del w:id="291" w:author="alto" w:date="2018-04-02T18:32:00Z"/>
          <w:rFonts w:cs="Arial"/>
          <w:szCs w:val="24"/>
        </w:rPr>
      </w:pPr>
    </w:p>
    <w:p w14:paraId="643549C6" w14:textId="6421B064" w:rsidR="003D4037" w:rsidDel="00063904" w:rsidRDefault="00DD0445" w:rsidP="00025413">
      <w:pPr>
        <w:rPr>
          <w:del w:id="292" w:author="alto" w:date="2018-04-02T18:32:00Z"/>
          <w:rFonts w:cs="Arial"/>
          <w:szCs w:val="24"/>
        </w:rPr>
      </w:pPr>
      <w:del w:id="293" w:author="alto" w:date="2018-04-02T18:32:00Z">
        <w:r w:rsidDel="00063904">
          <w:rPr>
            <w:rFonts w:cs="Arial"/>
            <w:szCs w:val="24"/>
          </w:rPr>
          <w:delText xml:space="preserve">A distância final então entre os itens 3 e 9 é </w:delText>
        </w:r>
        <m:oMath>
          <m:sSubSup>
            <m:sSubSupPr>
              <m:ctrlPr>
                <w:rPr>
                  <w:rFonts w:ascii="Cambria Math" w:hAnsi="Cambria Math" w:cs="Arial"/>
                  <w:i/>
                  <w:szCs w:val="24"/>
                </w:rPr>
              </m:ctrlPr>
            </m:sSubSupPr>
            <m:e>
              <m:r>
                <w:rPr>
                  <w:rFonts w:ascii="Cambria Math" w:hAnsi="Cambria Math" w:cs="Arial"/>
                  <w:szCs w:val="24"/>
                </w:rPr>
                <m:t>d</m:t>
              </m:r>
            </m:e>
            <m:sub>
              <m:r>
                <w:rPr>
                  <w:rFonts w:ascii="Cambria Math" w:hAnsi="Cambria Math" w:cs="Arial"/>
                  <w:szCs w:val="24"/>
                </w:rPr>
                <m:t>3,9</m:t>
              </m:r>
            </m:sub>
            <m:sup>
              <m:r>
                <w:rPr>
                  <w:rFonts w:ascii="Cambria Math" w:hAnsi="Cambria Math" w:cs="Arial"/>
                  <w:szCs w:val="24"/>
                </w:rPr>
                <m:t>2</m:t>
              </m:r>
            </m:sup>
          </m:sSubSup>
          <m:r>
            <w:rPr>
              <w:rFonts w:ascii="Cambria Math" w:hAnsi="Cambria Math" w:cs="Arial"/>
              <w:szCs w:val="24"/>
            </w:rPr>
            <m:t>≅1.84</m:t>
          </m:r>
        </m:oMath>
        <w:r w:rsidR="006602E6" w:rsidDel="00063904">
          <w:rPr>
            <w:rFonts w:cs="Arial"/>
            <w:szCs w:val="24"/>
          </w:rPr>
          <w:delText xml:space="preserve">. </w:delText>
        </w:r>
        <w:r w:rsidR="004049CE" w:rsidDel="00063904">
          <w:rPr>
            <w:rFonts w:cs="Arial"/>
            <w:szCs w:val="24"/>
          </w:rPr>
          <w:delText xml:space="preserve">A matriz </w:delText>
        </w:r>
        <w:r w:rsidR="00B94E13" w:rsidDel="00063904">
          <w:rPr>
            <w:rFonts w:cs="Arial"/>
            <w:szCs w:val="24"/>
          </w:rPr>
          <w:delText xml:space="preserve">completa da </w:delText>
        </w:r>
        <w:r w:rsidR="004049CE" w:rsidDel="00063904">
          <w:rPr>
            <w:rFonts w:cs="Arial"/>
            <w:szCs w:val="24"/>
          </w:rPr>
          <w:delText xml:space="preserve">distância </w:delText>
        </w:r>
        <w:r w:rsidR="00B94E13" w:rsidDel="00063904">
          <w:rPr>
            <w:rFonts w:cs="Arial"/>
            <w:szCs w:val="24"/>
          </w:rPr>
          <w:delText>quadrada entre os</w:delText>
        </w:r>
        <w:r w:rsidR="004049CE" w:rsidDel="00063904">
          <w:rPr>
            <w:rFonts w:cs="Arial"/>
            <w:szCs w:val="24"/>
          </w:rPr>
          <w:delText xml:space="preserve"> itens pode ser visualizada na</w:delText>
        </w:r>
        <w:r w:rsidR="005A2FE8" w:rsidDel="00063904">
          <w:rPr>
            <w:rFonts w:cs="Arial"/>
            <w:szCs w:val="24"/>
          </w:rPr>
          <w:delText xml:space="preserve"> </w:delText>
        </w:r>
        <w:r w:rsidR="005A2FE8" w:rsidDel="00063904">
          <w:rPr>
            <w:rFonts w:cs="Arial"/>
            <w:szCs w:val="24"/>
          </w:rPr>
          <w:fldChar w:fldCharType="begin"/>
        </w:r>
        <w:r w:rsidR="005A2FE8" w:rsidDel="00063904">
          <w:rPr>
            <w:rFonts w:cs="Arial"/>
            <w:szCs w:val="24"/>
          </w:rPr>
          <w:delInstrText xml:space="preserve"> REF _Ref509829745 \h </w:delInstrText>
        </w:r>
        <w:r w:rsidR="005A2FE8" w:rsidDel="00063904">
          <w:rPr>
            <w:rFonts w:cs="Arial"/>
            <w:szCs w:val="24"/>
          </w:rPr>
        </w:r>
        <w:r w:rsidR="005A2FE8" w:rsidDel="00063904">
          <w:rPr>
            <w:rFonts w:cs="Arial"/>
            <w:szCs w:val="24"/>
          </w:rPr>
          <w:fldChar w:fldCharType="separate"/>
        </w:r>
        <w:r w:rsidR="003802AF" w:rsidDel="00063904">
          <w:delText>t</w:delText>
        </w:r>
        <w:r w:rsidR="00D05DD2" w:rsidDel="00063904">
          <w:delText xml:space="preserve">abela </w:delText>
        </w:r>
        <w:r w:rsidR="00D05DD2" w:rsidDel="00063904">
          <w:rPr>
            <w:noProof/>
          </w:rPr>
          <w:delText>17</w:delText>
        </w:r>
        <w:r w:rsidR="005A2FE8" w:rsidDel="00063904">
          <w:rPr>
            <w:rFonts w:cs="Arial"/>
            <w:szCs w:val="24"/>
          </w:rPr>
          <w:fldChar w:fldCharType="end"/>
        </w:r>
        <w:r w:rsidR="004049CE" w:rsidDel="00063904">
          <w:rPr>
            <w:rFonts w:cs="Arial"/>
            <w:szCs w:val="24"/>
          </w:rPr>
          <w:delText>.</w:delText>
        </w:r>
      </w:del>
    </w:p>
    <w:p w14:paraId="51B3D15C" w14:textId="5AFADC4A" w:rsidR="00C12929" w:rsidDel="00063904" w:rsidRDefault="00C12929" w:rsidP="00C12929">
      <w:pPr>
        <w:pStyle w:val="Legenda"/>
        <w:keepNext/>
        <w:rPr>
          <w:del w:id="294" w:author="alto" w:date="2018-04-02T18:32:00Z"/>
        </w:rPr>
      </w:pPr>
      <w:bookmarkStart w:id="295" w:name="_Ref509829745"/>
      <w:bookmarkStart w:id="296" w:name="_Toc509838605"/>
      <w:del w:id="297" w:author="alto" w:date="2018-04-02T18:32:00Z">
        <w:r w:rsidDel="00063904">
          <w:delText xml:space="preserve">Tabela </w:delText>
        </w:r>
        <w:r w:rsidR="002F22BA" w:rsidDel="00063904">
          <w:fldChar w:fldCharType="begin"/>
        </w:r>
        <w:r w:rsidR="002F22BA" w:rsidDel="00063904">
          <w:delInstrText xml:space="preserve"> SEQ Tabela \* ARABIC </w:delInstrText>
        </w:r>
        <w:r w:rsidR="002F22BA" w:rsidDel="00063904">
          <w:fldChar w:fldCharType="separate"/>
        </w:r>
        <w:r w:rsidR="00D05DD2" w:rsidDel="00063904">
          <w:rPr>
            <w:noProof/>
          </w:rPr>
          <w:delText>17</w:delText>
        </w:r>
        <w:r w:rsidR="002F22BA" w:rsidDel="00063904">
          <w:rPr>
            <w:noProof/>
          </w:rPr>
          <w:fldChar w:fldCharType="end"/>
        </w:r>
        <w:bookmarkEnd w:id="295"/>
        <w:r w:rsidDel="00063904">
          <w:delText xml:space="preserve"> -</w:delText>
        </w:r>
        <w:r w:rsidRPr="00C12929" w:rsidDel="00063904">
          <w:delText xml:space="preserve"> </w:delText>
        </w:r>
        <w:r w:rsidRPr="00855257" w:rsidDel="00063904">
          <w:delText>Valores aproximados das distâncias entre os Itens no espaço-solução</w:delText>
        </w:r>
        <w:r w:rsidDel="00063904">
          <w:delText>.</w:delText>
        </w:r>
        <w:bookmarkEnd w:id="296"/>
      </w:del>
    </w:p>
    <w:tbl>
      <w:tblPr>
        <w:tblStyle w:val="Tabelacomgrade"/>
        <w:tblW w:w="90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72"/>
        <w:gridCol w:w="445"/>
        <w:gridCol w:w="445"/>
        <w:gridCol w:w="444"/>
        <w:gridCol w:w="445"/>
        <w:gridCol w:w="444"/>
        <w:gridCol w:w="445"/>
        <w:gridCol w:w="444"/>
        <w:gridCol w:w="445"/>
        <w:gridCol w:w="445"/>
        <w:gridCol w:w="445"/>
        <w:gridCol w:w="444"/>
        <w:gridCol w:w="445"/>
        <w:gridCol w:w="444"/>
        <w:gridCol w:w="445"/>
        <w:gridCol w:w="444"/>
        <w:gridCol w:w="445"/>
        <w:gridCol w:w="444"/>
        <w:gridCol w:w="446"/>
      </w:tblGrid>
      <w:tr w:rsidR="005A43A6" w:rsidDel="00063904" w14:paraId="0D3E3427" w14:textId="598CAD63" w:rsidTr="00024A5F">
        <w:trPr>
          <w:trHeight w:val="284"/>
          <w:del w:id="298" w:author="alto" w:date="2018-04-02T18:32:00Z"/>
        </w:trPr>
        <w:tc>
          <w:tcPr>
            <w:tcW w:w="9076" w:type="dxa"/>
            <w:gridSpan w:val="19"/>
            <w:tcBorders>
              <w:top w:val="single" w:sz="12" w:space="0" w:color="auto"/>
            </w:tcBorders>
            <w:vAlign w:val="center"/>
          </w:tcPr>
          <w:p w14:paraId="5BA69DB2" w14:textId="0B47B8E4" w:rsidR="005A43A6" w:rsidRPr="00690FF1" w:rsidDel="00063904" w:rsidRDefault="005A43A6" w:rsidP="00690FF1">
            <w:pPr>
              <w:spacing w:line="240" w:lineRule="auto"/>
              <w:jc w:val="center"/>
              <w:rPr>
                <w:del w:id="299" w:author="alto" w:date="2018-04-02T18:32:00Z"/>
                <w:rFonts w:cs="Arial"/>
                <w:b/>
                <w:bCs/>
                <w:color w:val="000000"/>
                <w:sz w:val="16"/>
                <w:szCs w:val="16"/>
              </w:rPr>
            </w:pPr>
            <w:del w:id="300" w:author="alto" w:date="2018-04-02T18:32:00Z">
              <w:r w:rsidRPr="00690FF1" w:rsidDel="00063904">
                <w:rPr>
                  <w:rFonts w:cs="Arial"/>
                  <w:b/>
                  <w:bCs/>
                  <w:color w:val="000000"/>
                  <w:sz w:val="16"/>
                  <w:szCs w:val="16"/>
                </w:rPr>
                <w:delText xml:space="preserve">Matriz de Distância </w:delText>
              </w:r>
              <w:r w:rsidR="00690FF1" w:rsidDel="00063904">
                <w:rPr>
                  <w:rFonts w:cs="Arial"/>
                  <w:b/>
                  <w:bCs/>
                  <w:color w:val="000000"/>
                  <w:sz w:val="16"/>
                  <w:szCs w:val="16"/>
                </w:rPr>
                <w:delText>E</w:delText>
              </w:r>
              <w:r w:rsidRPr="00690FF1" w:rsidDel="00063904">
                <w:rPr>
                  <w:rFonts w:cs="Arial"/>
                  <w:b/>
                  <w:bCs/>
                  <w:color w:val="000000"/>
                  <w:sz w:val="16"/>
                  <w:szCs w:val="16"/>
                </w:rPr>
                <w:delText xml:space="preserve">ntre os </w:delText>
              </w:r>
              <w:r w:rsidR="00690FF1" w:rsidDel="00063904">
                <w:rPr>
                  <w:rFonts w:cs="Arial"/>
                  <w:b/>
                  <w:bCs/>
                  <w:color w:val="000000"/>
                  <w:sz w:val="16"/>
                  <w:szCs w:val="16"/>
                </w:rPr>
                <w:delText>I</w:delText>
              </w:r>
              <w:r w:rsidRPr="00690FF1" w:rsidDel="00063904">
                <w:rPr>
                  <w:rFonts w:cs="Arial"/>
                  <w:b/>
                  <w:bCs/>
                  <w:color w:val="000000"/>
                  <w:sz w:val="16"/>
                  <w:szCs w:val="16"/>
                </w:rPr>
                <w:delText>tens</w:delText>
              </w:r>
            </w:del>
          </w:p>
        </w:tc>
      </w:tr>
      <w:tr w:rsidR="00024A5F" w:rsidDel="00063904" w14:paraId="11F22D85" w14:textId="36BF9C30" w:rsidTr="00B94E13">
        <w:trPr>
          <w:trHeight w:val="284"/>
          <w:del w:id="301" w:author="alto" w:date="2018-04-02T18:32:00Z"/>
        </w:trPr>
        <w:tc>
          <w:tcPr>
            <w:tcW w:w="1039" w:type="dxa"/>
            <w:vMerge w:val="restart"/>
            <w:tcBorders>
              <w:top w:val="single" w:sz="4" w:space="0" w:color="auto"/>
            </w:tcBorders>
            <w:vAlign w:val="center"/>
          </w:tcPr>
          <w:p w14:paraId="23BCA9C4" w14:textId="04E48F67" w:rsidR="00024A5F" w:rsidRPr="00690FF1" w:rsidDel="00063904" w:rsidRDefault="00024A5F" w:rsidP="00024A5F">
            <w:pPr>
              <w:spacing w:line="240" w:lineRule="auto"/>
              <w:jc w:val="center"/>
              <w:rPr>
                <w:del w:id="302" w:author="alto" w:date="2018-04-02T18:32:00Z"/>
                <w:rFonts w:cs="Arial"/>
                <w:b/>
                <w:color w:val="000000"/>
                <w:sz w:val="12"/>
                <w:szCs w:val="12"/>
              </w:rPr>
            </w:pPr>
            <w:del w:id="303" w:author="alto" w:date="2018-04-02T18:32:00Z">
              <w:r w:rsidRPr="00690FF1" w:rsidDel="00063904">
                <w:rPr>
                  <w:rFonts w:cs="Arial"/>
                  <w:b/>
                  <w:color w:val="000000"/>
                  <w:sz w:val="12"/>
                  <w:szCs w:val="12"/>
                </w:rPr>
                <w:delText>Itens</w:delText>
              </w:r>
            </w:del>
          </w:p>
        </w:tc>
        <w:tc>
          <w:tcPr>
            <w:tcW w:w="1339" w:type="dxa"/>
            <w:gridSpan w:val="3"/>
            <w:tcBorders>
              <w:top w:val="single" w:sz="4" w:space="0" w:color="auto"/>
            </w:tcBorders>
            <w:vAlign w:val="center"/>
          </w:tcPr>
          <w:p w14:paraId="63452C82" w14:textId="4F5E0D20" w:rsidR="00024A5F" w:rsidRPr="00690FF1" w:rsidDel="00063904" w:rsidRDefault="00024A5F" w:rsidP="00024A5F">
            <w:pPr>
              <w:spacing w:line="240" w:lineRule="auto"/>
              <w:jc w:val="center"/>
              <w:rPr>
                <w:del w:id="304" w:author="alto" w:date="2018-04-02T18:32:00Z"/>
                <w:rFonts w:cs="Arial"/>
                <w:b/>
                <w:bCs/>
                <w:color w:val="000000"/>
                <w:sz w:val="12"/>
                <w:szCs w:val="12"/>
              </w:rPr>
            </w:pPr>
            <w:del w:id="305" w:author="alto" w:date="2018-04-02T18:32:00Z">
              <w:r w:rsidRPr="00690FF1" w:rsidDel="00063904">
                <w:rPr>
                  <w:rFonts w:cs="Arial"/>
                  <w:b/>
                  <w:bCs/>
                  <w:color w:val="000000"/>
                  <w:sz w:val="12"/>
                  <w:szCs w:val="12"/>
                </w:rPr>
                <w:delText>Pressão</w:delText>
              </w:r>
            </w:del>
          </w:p>
        </w:tc>
        <w:tc>
          <w:tcPr>
            <w:tcW w:w="1339" w:type="dxa"/>
            <w:gridSpan w:val="3"/>
            <w:tcBorders>
              <w:top w:val="single" w:sz="4" w:space="0" w:color="auto"/>
            </w:tcBorders>
            <w:vAlign w:val="center"/>
          </w:tcPr>
          <w:p w14:paraId="02309D44" w14:textId="058A6979" w:rsidR="00024A5F" w:rsidRPr="00690FF1" w:rsidDel="00063904" w:rsidRDefault="00024A5F" w:rsidP="00024A5F">
            <w:pPr>
              <w:spacing w:line="240" w:lineRule="auto"/>
              <w:jc w:val="center"/>
              <w:rPr>
                <w:del w:id="306" w:author="alto" w:date="2018-04-02T18:32:00Z"/>
                <w:rFonts w:cs="Arial"/>
                <w:b/>
                <w:bCs/>
                <w:color w:val="000000"/>
                <w:sz w:val="12"/>
                <w:szCs w:val="12"/>
              </w:rPr>
            </w:pPr>
            <w:del w:id="307" w:author="alto" w:date="2018-04-02T18:32:00Z">
              <w:r w:rsidRPr="00690FF1" w:rsidDel="00063904">
                <w:rPr>
                  <w:rFonts w:cs="Arial"/>
                  <w:b/>
                  <w:bCs/>
                  <w:color w:val="000000"/>
                  <w:sz w:val="12"/>
                  <w:szCs w:val="12"/>
                </w:rPr>
                <w:delText>Enxaquecas</w:delText>
              </w:r>
            </w:del>
          </w:p>
        </w:tc>
        <w:tc>
          <w:tcPr>
            <w:tcW w:w="1340" w:type="dxa"/>
            <w:gridSpan w:val="3"/>
            <w:tcBorders>
              <w:top w:val="single" w:sz="4" w:space="0" w:color="auto"/>
            </w:tcBorders>
            <w:vAlign w:val="center"/>
          </w:tcPr>
          <w:p w14:paraId="00B5771A" w14:textId="29FCE95A" w:rsidR="00024A5F" w:rsidRPr="00690FF1" w:rsidDel="00063904" w:rsidRDefault="00024A5F" w:rsidP="00024A5F">
            <w:pPr>
              <w:spacing w:line="240" w:lineRule="auto"/>
              <w:jc w:val="center"/>
              <w:rPr>
                <w:del w:id="308" w:author="alto" w:date="2018-04-02T18:32:00Z"/>
                <w:rFonts w:cs="Arial"/>
                <w:b/>
                <w:bCs/>
                <w:color w:val="000000"/>
                <w:sz w:val="12"/>
                <w:szCs w:val="12"/>
              </w:rPr>
            </w:pPr>
            <w:del w:id="309" w:author="alto" w:date="2018-04-02T18:32:00Z">
              <w:r w:rsidRPr="00690FF1" w:rsidDel="00063904">
                <w:rPr>
                  <w:rFonts w:cs="Arial"/>
                  <w:b/>
                  <w:bCs/>
                  <w:color w:val="000000"/>
                  <w:sz w:val="12"/>
                  <w:szCs w:val="12"/>
                </w:rPr>
                <w:delText>Idade</w:delText>
              </w:r>
            </w:del>
          </w:p>
        </w:tc>
        <w:tc>
          <w:tcPr>
            <w:tcW w:w="1339" w:type="dxa"/>
            <w:gridSpan w:val="3"/>
            <w:tcBorders>
              <w:top w:val="single" w:sz="4" w:space="0" w:color="auto"/>
            </w:tcBorders>
            <w:vAlign w:val="center"/>
          </w:tcPr>
          <w:p w14:paraId="46AED35F" w14:textId="6690E37B" w:rsidR="00024A5F" w:rsidRPr="00690FF1" w:rsidDel="00063904" w:rsidRDefault="00024A5F" w:rsidP="00024A5F">
            <w:pPr>
              <w:spacing w:line="240" w:lineRule="auto"/>
              <w:jc w:val="center"/>
              <w:rPr>
                <w:del w:id="310" w:author="alto" w:date="2018-04-02T18:32:00Z"/>
                <w:rFonts w:cs="Arial"/>
                <w:b/>
                <w:bCs/>
                <w:color w:val="000000"/>
                <w:sz w:val="12"/>
                <w:szCs w:val="12"/>
              </w:rPr>
            </w:pPr>
            <w:del w:id="311" w:author="alto" w:date="2018-04-02T18:32:00Z">
              <w:r w:rsidRPr="00690FF1" w:rsidDel="00063904">
                <w:rPr>
                  <w:rFonts w:cs="Arial"/>
                  <w:b/>
                  <w:bCs/>
                  <w:color w:val="000000"/>
                  <w:sz w:val="12"/>
                  <w:szCs w:val="12"/>
                </w:rPr>
                <w:delText>Ansiedade</w:delText>
              </w:r>
            </w:del>
          </w:p>
        </w:tc>
        <w:tc>
          <w:tcPr>
            <w:tcW w:w="1339" w:type="dxa"/>
            <w:gridSpan w:val="3"/>
            <w:tcBorders>
              <w:top w:val="single" w:sz="4" w:space="0" w:color="auto"/>
            </w:tcBorders>
            <w:vAlign w:val="center"/>
          </w:tcPr>
          <w:p w14:paraId="679850E0" w14:textId="5F73D1F4" w:rsidR="00024A5F" w:rsidRPr="00690FF1" w:rsidDel="00063904" w:rsidRDefault="00024A5F" w:rsidP="00024A5F">
            <w:pPr>
              <w:spacing w:line="240" w:lineRule="auto"/>
              <w:jc w:val="center"/>
              <w:rPr>
                <w:del w:id="312" w:author="alto" w:date="2018-04-02T18:32:00Z"/>
                <w:rFonts w:cs="Arial"/>
                <w:b/>
                <w:bCs/>
                <w:color w:val="000000"/>
                <w:sz w:val="12"/>
                <w:szCs w:val="12"/>
              </w:rPr>
            </w:pPr>
            <w:del w:id="313" w:author="alto" w:date="2018-04-02T18:32:00Z">
              <w:r w:rsidRPr="00690FF1" w:rsidDel="00063904">
                <w:rPr>
                  <w:rFonts w:cs="Arial"/>
                  <w:b/>
                  <w:bCs/>
                  <w:color w:val="000000"/>
                  <w:sz w:val="12"/>
                  <w:szCs w:val="12"/>
                </w:rPr>
                <w:delText>Peso</w:delText>
              </w:r>
            </w:del>
          </w:p>
        </w:tc>
        <w:tc>
          <w:tcPr>
            <w:tcW w:w="1341" w:type="dxa"/>
            <w:gridSpan w:val="3"/>
            <w:tcBorders>
              <w:top w:val="single" w:sz="4" w:space="0" w:color="auto"/>
            </w:tcBorders>
            <w:vAlign w:val="center"/>
          </w:tcPr>
          <w:p w14:paraId="60254C6F" w14:textId="794A6989" w:rsidR="00024A5F" w:rsidRPr="00690FF1" w:rsidDel="00063904" w:rsidRDefault="00024A5F" w:rsidP="00024A5F">
            <w:pPr>
              <w:spacing w:line="240" w:lineRule="auto"/>
              <w:jc w:val="center"/>
              <w:rPr>
                <w:del w:id="314" w:author="alto" w:date="2018-04-02T18:32:00Z"/>
                <w:rFonts w:cs="Arial"/>
                <w:b/>
                <w:bCs/>
                <w:color w:val="000000"/>
                <w:sz w:val="12"/>
                <w:szCs w:val="12"/>
              </w:rPr>
            </w:pPr>
            <w:del w:id="315" w:author="alto" w:date="2018-04-02T18:32:00Z">
              <w:r w:rsidRPr="00690FF1" w:rsidDel="00063904">
                <w:rPr>
                  <w:rFonts w:cs="Arial"/>
                  <w:b/>
                  <w:bCs/>
                  <w:color w:val="000000"/>
                  <w:sz w:val="12"/>
                  <w:szCs w:val="12"/>
                </w:rPr>
                <w:delText>Altura</w:delText>
              </w:r>
            </w:del>
          </w:p>
        </w:tc>
      </w:tr>
      <w:tr w:rsidR="00024A5F" w:rsidDel="00063904" w14:paraId="0A99C38B" w14:textId="71A6F02B" w:rsidTr="00B94E13">
        <w:trPr>
          <w:trHeight w:val="284"/>
          <w:del w:id="316" w:author="alto" w:date="2018-04-02T18:32:00Z"/>
        </w:trPr>
        <w:tc>
          <w:tcPr>
            <w:tcW w:w="1039" w:type="dxa"/>
            <w:vMerge/>
            <w:tcBorders>
              <w:bottom w:val="single" w:sz="4" w:space="0" w:color="auto"/>
            </w:tcBorders>
            <w:vAlign w:val="center"/>
          </w:tcPr>
          <w:p w14:paraId="65989574" w14:textId="6FD7BB2C" w:rsidR="00024A5F" w:rsidRPr="00690FF1" w:rsidDel="00063904" w:rsidRDefault="00024A5F" w:rsidP="00024A5F">
            <w:pPr>
              <w:spacing w:line="240" w:lineRule="auto"/>
              <w:jc w:val="center"/>
              <w:rPr>
                <w:del w:id="317" w:author="alto" w:date="2018-04-02T18:32:00Z"/>
                <w:rFonts w:cs="Arial"/>
                <w:b/>
                <w:color w:val="000000"/>
                <w:sz w:val="12"/>
                <w:szCs w:val="12"/>
              </w:rPr>
            </w:pPr>
          </w:p>
        </w:tc>
        <w:tc>
          <w:tcPr>
            <w:tcW w:w="446" w:type="dxa"/>
            <w:tcBorders>
              <w:bottom w:val="single" w:sz="4" w:space="0" w:color="auto"/>
            </w:tcBorders>
            <w:vAlign w:val="center"/>
          </w:tcPr>
          <w:p w14:paraId="29AA82F8" w14:textId="423469BD" w:rsidR="00024A5F" w:rsidRPr="00690FF1" w:rsidDel="00063904" w:rsidRDefault="00024A5F" w:rsidP="00024A5F">
            <w:pPr>
              <w:spacing w:line="240" w:lineRule="auto"/>
              <w:jc w:val="center"/>
              <w:rPr>
                <w:del w:id="318" w:author="alto" w:date="2018-04-02T18:32:00Z"/>
                <w:rFonts w:cs="Arial"/>
                <w:b/>
                <w:bCs/>
                <w:color w:val="000000"/>
                <w:sz w:val="12"/>
                <w:szCs w:val="12"/>
              </w:rPr>
            </w:pPr>
            <w:del w:id="319" w:author="alto" w:date="2018-04-02T18:32:00Z">
              <w:r w:rsidRPr="00690FF1" w:rsidDel="00063904">
                <w:rPr>
                  <w:rFonts w:cs="Arial"/>
                  <w:b/>
                  <w:bCs/>
                  <w:color w:val="000000"/>
                  <w:sz w:val="12"/>
                  <w:szCs w:val="12"/>
                </w:rPr>
                <w:delText>Baixa</w:delText>
              </w:r>
            </w:del>
          </w:p>
        </w:tc>
        <w:tc>
          <w:tcPr>
            <w:tcW w:w="447" w:type="dxa"/>
            <w:tcBorders>
              <w:bottom w:val="single" w:sz="4" w:space="0" w:color="auto"/>
            </w:tcBorders>
            <w:vAlign w:val="center"/>
          </w:tcPr>
          <w:p w14:paraId="0D6F394A" w14:textId="6FC96115" w:rsidR="00024A5F" w:rsidRPr="00690FF1" w:rsidDel="00063904" w:rsidRDefault="00024A5F" w:rsidP="00024A5F">
            <w:pPr>
              <w:spacing w:line="240" w:lineRule="auto"/>
              <w:jc w:val="center"/>
              <w:rPr>
                <w:del w:id="320" w:author="alto" w:date="2018-04-02T18:32:00Z"/>
                <w:rFonts w:cs="Arial"/>
                <w:b/>
                <w:bCs/>
                <w:color w:val="000000"/>
                <w:sz w:val="12"/>
                <w:szCs w:val="12"/>
              </w:rPr>
            </w:pPr>
            <w:del w:id="321" w:author="alto" w:date="2018-04-02T18:32:00Z">
              <w:r w:rsidRPr="00690FF1" w:rsidDel="00063904">
                <w:rPr>
                  <w:rFonts w:cs="Arial"/>
                  <w:b/>
                  <w:bCs/>
                  <w:color w:val="000000"/>
                  <w:sz w:val="12"/>
                  <w:szCs w:val="12"/>
                </w:rPr>
                <w:delText>Média</w:delText>
              </w:r>
            </w:del>
          </w:p>
        </w:tc>
        <w:tc>
          <w:tcPr>
            <w:tcW w:w="446" w:type="dxa"/>
            <w:tcBorders>
              <w:bottom w:val="single" w:sz="4" w:space="0" w:color="auto"/>
            </w:tcBorders>
            <w:vAlign w:val="center"/>
          </w:tcPr>
          <w:p w14:paraId="7EF59383" w14:textId="1B9E5246" w:rsidR="00024A5F" w:rsidRPr="00690FF1" w:rsidDel="00063904" w:rsidRDefault="00024A5F" w:rsidP="00024A5F">
            <w:pPr>
              <w:spacing w:line="240" w:lineRule="auto"/>
              <w:jc w:val="center"/>
              <w:rPr>
                <w:del w:id="322" w:author="alto" w:date="2018-04-02T18:32:00Z"/>
                <w:rFonts w:cs="Arial"/>
                <w:b/>
                <w:bCs/>
                <w:color w:val="000000"/>
                <w:sz w:val="12"/>
                <w:szCs w:val="12"/>
              </w:rPr>
            </w:pPr>
            <w:del w:id="323" w:author="alto" w:date="2018-04-02T18:32:00Z">
              <w:r w:rsidRPr="00690FF1" w:rsidDel="00063904">
                <w:rPr>
                  <w:rFonts w:cs="Arial"/>
                  <w:b/>
                  <w:bCs/>
                  <w:color w:val="000000"/>
                  <w:sz w:val="12"/>
                  <w:szCs w:val="12"/>
                </w:rPr>
                <w:delText>Alta</w:delText>
              </w:r>
            </w:del>
          </w:p>
        </w:tc>
        <w:tc>
          <w:tcPr>
            <w:tcW w:w="447" w:type="dxa"/>
            <w:tcBorders>
              <w:bottom w:val="single" w:sz="4" w:space="0" w:color="auto"/>
            </w:tcBorders>
            <w:vAlign w:val="center"/>
          </w:tcPr>
          <w:p w14:paraId="2E28FB4E" w14:textId="23C713C9" w:rsidR="00024A5F" w:rsidRPr="00690FF1" w:rsidDel="00063904" w:rsidRDefault="00024A5F" w:rsidP="00024A5F">
            <w:pPr>
              <w:spacing w:line="240" w:lineRule="auto"/>
              <w:jc w:val="center"/>
              <w:rPr>
                <w:del w:id="324" w:author="alto" w:date="2018-04-02T18:32:00Z"/>
                <w:rFonts w:cs="Arial"/>
                <w:b/>
                <w:bCs/>
                <w:color w:val="000000"/>
                <w:sz w:val="12"/>
                <w:szCs w:val="12"/>
              </w:rPr>
            </w:pPr>
            <w:del w:id="325" w:author="alto" w:date="2018-04-02T18:32:00Z">
              <w:r w:rsidRPr="00690FF1" w:rsidDel="00063904">
                <w:rPr>
                  <w:rFonts w:cs="Arial"/>
                  <w:b/>
                  <w:bCs/>
                  <w:color w:val="000000"/>
                  <w:sz w:val="12"/>
                  <w:szCs w:val="12"/>
                </w:rPr>
                <w:delText>Raras</w:delText>
              </w:r>
            </w:del>
          </w:p>
        </w:tc>
        <w:tc>
          <w:tcPr>
            <w:tcW w:w="446" w:type="dxa"/>
            <w:tcBorders>
              <w:bottom w:val="single" w:sz="4" w:space="0" w:color="auto"/>
            </w:tcBorders>
            <w:vAlign w:val="center"/>
          </w:tcPr>
          <w:p w14:paraId="753DBCC5" w14:textId="274EBD05" w:rsidR="00024A5F" w:rsidRPr="00690FF1" w:rsidDel="00063904" w:rsidRDefault="00024A5F" w:rsidP="00024A5F">
            <w:pPr>
              <w:spacing w:line="240" w:lineRule="auto"/>
              <w:jc w:val="center"/>
              <w:rPr>
                <w:del w:id="326" w:author="alto" w:date="2018-04-02T18:32:00Z"/>
                <w:rFonts w:cs="Arial"/>
                <w:b/>
                <w:bCs/>
                <w:color w:val="000000"/>
                <w:sz w:val="12"/>
                <w:szCs w:val="12"/>
              </w:rPr>
            </w:pPr>
            <w:del w:id="327" w:author="alto" w:date="2018-04-02T18:32:00Z">
              <w:r w:rsidRPr="00690FF1" w:rsidDel="00063904">
                <w:rPr>
                  <w:rFonts w:cs="Arial"/>
                  <w:b/>
                  <w:bCs/>
                  <w:color w:val="000000"/>
                  <w:sz w:val="12"/>
                  <w:szCs w:val="12"/>
                </w:rPr>
                <w:delText>Esporádicas</w:delText>
              </w:r>
            </w:del>
          </w:p>
        </w:tc>
        <w:tc>
          <w:tcPr>
            <w:tcW w:w="447" w:type="dxa"/>
            <w:tcBorders>
              <w:bottom w:val="single" w:sz="4" w:space="0" w:color="auto"/>
            </w:tcBorders>
            <w:vAlign w:val="center"/>
          </w:tcPr>
          <w:p w14:paraId="5C7FBECF" w14:textId="12B628BC" w:rsidR="00024A5F" w:rsidRPr="00690FF1" w:rsidDel="00063904" w:rsidRDefault="00024A5F" w:rsidP="00024A5F">
            <w:pPr>
              <w:spacing w:line="240" w:lineRule="auto"/>
              <w:jc w:val="center"/>
              <w:rPr>
                <w:del w:id="328" w:author="alto" w:date="2018-04-02T18:32:00Z"/>
                <w:rFonts w:cs="Arial"/>
                <w:b/>
                <w:bCs/>
                <w:color w:val="000000"/>
                <w:sz w:val="12"/>
                <w:szCs w:val="12"/>
              </w:rPr>
            </w:pPr>
            <w:del w:id="329" w:author="alto" w:date="2018-04-02T18:32:00Z">
              <w:r w:rsidRPr="00690FF1" w:rsidDel="00063904">
                <w:rPr>
                  <w:rFonts w:cs="Arial"/>
                  <w:b/>
                  <w:bCs/>
                  <w:color w:val="000000"/>
                  <w:sz w:val="12"/>
                  <w:szCs w:val="12"/>
                </w:rPr>
                <w:delText>Frequentes.</w:delText>
              </w:r>
            </w:del>
          </w:p>
        </w:tc>
        <w:tc>
          <w:tcPr>
            <w:tcW w:w="446" w:type="dxa"/>
            <w:tcBorders>
              <w:bottom w:val="single" w:sz="4" w:space="0" w:color="auto"/>
            </w:tcBorders>
            <w:vAlign w:val="center"/>
          </w:tcPr>
          <w:p w14:paraId="2BC8051C" w14:textId="71456572" w:rsidR="00024A5F" w:rsidRPr="00690FF1" w:rsidDel="00063904" w:rsidRDefault="00024A5F" w:rsidP="00024A5F">
            <w:pPr>
              <w:spacing w:line="240" w:lineRule="auto"/>
              <w:jc w:val="center"/>
              <w:rPr>
                <w:del w:id="330" w:author="alto" w:date="2018-04-02T18:32:00Z"/>
                <w:rFonts w:cs="Arial"/>
                <w:b/>
                <w:bCs/>
                <w:color w:val="000000"/>
                <w:sz w:val="12"/>
                <w:szCs w:val="12"/>
              </w:rPr>
            </w:pPr>
            <w:del w:id="331" w:author="alto" w:date="2018-04-02T18:32:00Z">
              <w:r w:rsidRPr="00690FF1" w:rsidDel="00063904">
                <w:rPr>
                  <w:rFonts w:cs="Arial"/>
                  <w:b/>
                  <w:bCs/>
                  <w:color w:val="000000"/>
                  <w:sz w:val="12"/>
                  <w:szCs w:val="12"/>
                </w:rPr>
                <w:delText>Jovem</w:delText>
              </w:r>
            </w:del>
          </w:p>
        </w:tc>
        <w:tc>
          <w:tcPr>
            <w:tcW w:w="447" w:type="dxa"/>
            <w:tcBorders>
              <w:bottom w:val="single" w:sz="4" w:space="0" w:color="auto"/>
            </w:tcBorders>
            <w:vAlign w:val="center"/>
          </w:tcPr>
          <w:p w14:paraId="3378CAF4" w14:textId="0E51CC9D" w:rsidR="00024A5F" w:rsidRPr="00690FF1" w:rsidDel="00063904" w:rsidRDefault="00024A5F" w:rsidP="00024A5F">
            <w:pPr>
              <w:spacing w:line="240" w:lineRule="auto"/>
              <w:jc w:val="center"/>
              <w:rPr>
                <w:del w:id="332" w:author="alto" w:date="2018-04-02T18:32:00Z"/>
                <w:rFonts w:cs="Arial"/>
                <w:b/>
                <w:bCs/>
                <w:color w:val="000000"/>
                <w:sz w:val="12"/>
                <w:szCs w:val="12"/>
              </w:rPr>
            </w:pPr>
            <w:del w:id="333" w:author="alto" w:date="2018-04-02T18:32:00Z">
              <w:r w:rsidRPr="00690FF1" w:rsidDel="00063904">
                <w:rPr>
                  <w:rFonts w:cs="Arial"/>
                  <w:b/>
                  <w:bCs/>
                  <w:color w:val="000000"/>
                  <w:sz w:val="12"/>
                  <w:szCs w:val="12"/>
                </w:rPr>
                <w:delText>Meia Idade</w:delText>
              </w:r>
            </w:del>
          </w:p>
        </w:tc>
        <w:tc>
          <w:tcPr>
            <w:tcW w:w="446" w:type="dxa"/>
            <w:tcBorders>
              <w:bottom w:val="single" w:sz="4" w:space="0" w:color="auto"/>
            </w:tcBorders>
            <w:vAlign w:val="center"/>
          </w:tcPr>
          <w:p w14:paraId="3C0ECCEE" w14:textId="732362CC" w:rsidR="00024A5F" w:rsidRPr="00690FF1" w:rsidDel="00063904" w:rsidRDefault="00024A5F" w:rsidP="00024A5F">
            <w:pPr>
              <w:spacing w:line="240" w:lineRule="auto"/>
              <w:jc w:val="center"/>
              <w:rPr>
                <w:del w:id="334" w:author="alto" w:date="2018-04-02T18:32:00Z"/>
                <w:rFonts w:cs="Arial"/>
                <w:b/>
                <w:bCs/>
                <w:color w:val="000000"/>
                <w:sz w:val="12"/>
                <w:szCs w:val="12"/>
              </w:rPr>
            </w:pPr>
            <w:del w:id="335" w:author="alto" w:date="2018-04-02T18:32:00Z">
              <w:r w:rsidRPr="00690FF1" w:rsidDel="00063904">
                <w:rPr>
                  <w:rFonts w:cs="Arial"/>
                  <w:b/>
                  <w:bCs/>
                  <w:color w:val="000000"/>
                  <w:sz w:val="12"/>
                  <w:szCs w:val="12"/>
                </w:rPr>
                <w:delText>Idoso</w:delText>
              </w:r>
            </w:del>
          </w:p>
        </w:tc>
        <w:tc>
          <w:tcPr>
            <w:tcW w:w="447" w:type="dxa"/>
            <w:tcBorders>
              <w:bottom w:val="single" w:sz="4" w:space="0" w:color="auto"/>
            </w:tcBorders>
            <w:vAlign w:val="center"/>
          </w:tcPr>
          <w:p w14:paraId="1ED89B95" w14:textId="2F921C0E" w:rsidR="00024A5F" w:rsidRPr="00690FF1" w:rsidDel="00063904" w:rsidRDefault="00024A5F" w:rsidP="00024A5F">
            <w:pPr>
              <w:spacing w:line="240" w:lineRule="auto"/>
              <w:jc w:val="center"/>
              <w:rPr>
                <w:del w:id="336" w:author="alto" w:date="2018-04-02T18:32:00Z"/>
                <w:rFonts w:cs="Arial"/>
                <w:b/>
                <w:bCs/>
                <w:color w:val="000000"/>
                <w:sz w:val="12"/>
                <w:szCs w:val="12"/>
              </w:rPr>
            </w:pPr>
            <w:del w:id="337" w:author="alto" w:date="2018-04-02T18:32:00Z">
              <w:r w:rsidRPr="00690FF1" w:rsidDel="00063904">
                <w:rPr>
                  <w:rFonts w:cs="Arial"/>
                  <w:b/>
                  <w:bCs/>
                  <w:color w:val="000000"/>
                  <w:sz w:val="12"/>
                  <w:szCs w:val="12"/>
                </w:rPr>
                <w:delText>Baixa</w:delText>
              </w:r>
            </w:del>
          </w:p>
        </w:tc>
        <w:tc>
          <w:tcPr>
            <w:tcW w:w="446" w:type="dxa"/>
            <w:tcBorders>
              <w:bottom w:val="single" w:sz="4" w:space="0" w:color="auto"/>
            </w:tcBorders>
            <w:vAlign w:val="center"/>
          </w:tcPr>
          <w:p w14:paraId="76D563CA" w14:textId="134B06F3" w:rsidR="00024A5F" w:rsidRPr="00690FF1" w:rsidDel="00063904" w:rsidRDefault="00024A5F" w:rsidP="00024A5F">
            <w:pPr>
              <w:spacing w:line="240" w:lineRule="auto"/>
              <w:jc w:val="center"/>
              <w:rPr>
                <w:del w:id="338" w:author="alto" w:date="2018-04-02T18:32:00Z"/>
                <w:rFonts w:cs="Arial"/>
                <w:b/>
                <w:bCs/>
                <w:color w:val="000000"/>
                <w:sz w:val="12"/>
                <w:szCs w:val="12"/>
              </w:rPr>
            </w:pPr>
            <w:del w:id="339" w:author="alto" w:date="2018-04-02T18:32:00Z">
              <w:r w:rsidRPr="00690FF1" w:rsidDel="00063904">
                <w:rPr>
                  <w:rFonts w:cs="Arial"/>
                  <w:b/>
                  <w:bCs/>
                  <w:color w:val="000000"/>
                  <w:sz w:val="12"/>
                  <w:szCs w:val="12"/>
                </w:rPr>
                <w:delText>Média</w:delText>
              </w:r>
            </w:del>
          </w:p>
        </w:tc>
        <w:tc>
          <w:tcPr>
            <w:tcW w:w="447" w:type="dxa"/>
            <w:tcBorders>
              <w:bottom w:val="single" w:sz="4" w:space="0" w:color="auto"/>
            </w:tcBorders>
            <w:vAlign w:val="center"/>
          </w:tcPr>
          <w:p w14:paraId="73623337" w14:textId="40566527" w:rsidR="00024A5F" w:rsidRPr="00690FF1" w:rsidDel="00063904" w:rsidRDefault="00024A5F" w:rsidP="00024A5F">
            <w:pPr>
              <w:spacing w:line="240" w:lineRule="auto"/>
              <w:jc w:val="center"/>
              <w:rPr>
                <w:del w:id="340" w:author="alto" w:date="2018-04-02T18:32:00Z"/>
                <w:rFonts w:cs="Arial"/>
                <w:b/>
                <w:bCs/>
                <w:color w:val="000000"/>
                <w:sz w:val="12"/>
                <w:szCs w:val="12"/>
              </w:rPr>
            </w:pPr>
            <w:del w:id="341" w:author="alto" w:date="2018-04-02T18:32:00Z">
              <w:r w:rsidRPr="00690FF1" w:rsidDel="00063904">
                <w:rPr>
                  <w:rFonts w:cs="Arial"/>
                  <w:b/>
                  <w:bCs/>
                  <w:color w:val="000000"/>
                  <w:sz w:val="12"/>
                  <w:szCs w:val="12"/>
                </w:rPr>
                <w:delText>Alta</w:delText>
              </w:r>
            </w:del>
          </w:p>
        </w:tc>
        <w:tc>
          <w:tcPr>
            <w:tcW w:w="446" w:type="dxa"/>
            <w:tcBorders>
              <w:bottom w:val="single" w:sz="4" w:space="0" w:color="auto"/>
            </w:tcBorders>
            <w:vAlign w:val="center"/>
          </w:tcPr>
          <w:p w14:paraId="1953C87B" w14:textId="4D7370F1" w:rsidR="00024A5F" w:rsidRPr="00690FF1" w:rsidDel="00063904" w:rsidRDefault="00024A5F" w:rsidP="00024A5F">
            <w:pPr>
              <w:spacing w:line="240" w:lineRule="auto"/>
              <w:jc w:val="center"/>
              <w:rPr>
                <w:del w:id="342" w:author="alto" w:date="2018-04-02T18:32:00Z"/>
                <w:rFonts w:cs="Arial"/>
                <w:b/>
                <w:bCs/>
                <w:color w:val="000000"/>
                <w:sz w:val="12"/>
                <w:szCs w:val="12"/>
              </w:rPr>
            </w:pPr>
            <w:del w:id="343" w:author="alto" w:date="2018-04-02T18:32:00Z">
              <w:r w:rsidRPr="00690FF1" w:rsidDel="00063904">
                <w:rPr>
                  <w:rFonts w:cs="Arial"/>
                  <w:b/>
                  <w:bCs/>
                  <w:color w:val="000000"/>
                  <w:sz w:val="12"/>
                  <w:szCs w:val="12"/>
                </w:rPr>
                <w:delText>Leve</w:delText>
              </w:r>
            </w:del>
          </w:p>
        </w:tc>
        <w:tc>
          <w:tcPr>
            <w:tcW w:w="447" w:type="dxa"/>
            <w:tcBorders>
              <w:bottom w:val="single" w:sz="4" w:space="0" w:color="auto"/>
            </w:tcBorders>
            <w:vAlign w:val="center"/>
          </w:tcPr>
          <w:p w14:paraId="3E3EE822" w14:textId="60C0BD58" w:rsidR="00024A5F" w:rsidRPr="00690FF1" w:rsidDel="00063904" w:rsidRDefault="00024A5F" w:rsidP="00024A5F">
            <w:pPr>
              <w:spacing w:line="240" w:lineRule="auto"/>
              <w:jc w:val="center"/>
              <w:rPr>
                <w:del w:id="344" w:author="alto" w:date="2018-04-02T18:32:00Z"/>
                <w:rFonts w:cs="Arial"/>
                <w:b/>
                <w:bCs/>
                <w:color w:val="000000"/>
                <w:sz w:val="12"/>
                <w:szCs w:val="12"/>
              </w:rPr>
            </w:pPr>
            <w:del w:id="345" w:author="alto" w:date="2018-04-02T18:32:00Z">
              <w:r w:rsidRPr="00690FF1" w:rsidDel="00063904">
                <w:rPr>
                  <w:rFonts w:cs="Arial"/>
                  <w:b/>
                  <w:bCs/>
                  <w:color w:val="000000"/>
                  <w:sz w:val="12"/>
                  <w:szCs w:val="12"/>
                </w:rPr>
                <w:delText>Mediano</w:delText>
              </w:r>
            </w:del>
          </w:p>
        </w:tc>
        <w:tc>
          <w:tcPr>
            <w:tcW w:w="446" w:type="dxa"/>
            <w:tcBorders>
              <w:bottom w:val="single" w:sz="4" w:space="0" w:color="auto"/>
            </w:tcBorders>
            <w:vAlign w:val="center"/>
          </w:tcPr>
          <w:p w14:paraId="0E5C24D7" w14:textId="5D2CB31B" w:rsidR="00024A5F" w:rsidRPr="00690FF1" w:rsidDel="00063904" w:rsidRDefault="00024A5F" w:rsidP="00024A5F">
            <w:pPr>
              <w:spacing w:line="240" w:lineRule="auto"/>
              <w:jc w:val="center"/>
              <w:rPr>
                <w:del w:id="346" w:author="alto" w:date="2018-04-02T18:32:00Z"/>
                <w:rFonts w:cs="Arial"/>
                <w:b/>
                <w:bCs/>
                <w:color w:val="000000"/>
                <w:sz w:val="12"/>
                <w:szCs w:val="12"/>
              </w:rPr>
            </w:pPr>
            <w:del w:id="347" w:author="alto" w:date="2018-04-02T18:32:00Z">
              <w:r w:rsidRPr="00690FF1" w:rsidDel="00063904">
                <w:rPr>
                  <w:rFonts w:cs="Arial"/>
                  <w:b/>
                  <w:bCs/>
                  <w:color w:val="000000"/>
                  <w:sz w:val="12"/>
                  <w:szCs w:val="12"/>
                </w:rPr>
                <w:delText>Pesado</w:delText>
              </w:r>
            </w:del>
          </w:p>
        </w:tc>
        <w:tc>
          <w:tcPr>
            <w:tcW w:w="447" w:type="dxa"/>
            <w:tcBorders>
              <w:bottom w:val="single" w:sz="4" w:space="0" w:color="auto"/>
            </w:tcBorders>
            <w:vAlign w:val="center"/>
          </w:tcPr>
          <w:p w14:paraId="7FFE0054" w14:textId="16E0005B" w:rsidR="00024A5F" w:rsidRPr="00690FF1" w:rsidDel="00063904" w:rsidRDefault="00024A5F" w:rsidP="00024A5F">
            <w:pPr>
              <w:spacing w:line="240" w:lineRule="auto"/>
              <w:jc w:val="center"/>
              <w:rPr>
                <w:del w:id="348" w:author="alto" w:date="2018-04-02T18:32:00Z"/>
                <w:rFonts w:cs="Arial"/>
                <w:b/>
                <w:bCs/>
                <w:color w:val="000000"/>
                <w:sz w:val="12"/>
                <w:szCs w:val="12"/>
              </w:rPr>
            </w:pPr>
            <w:del w:id="349" w:author="alto" w:date="2018-04-02T18:32:00Z">
              <w:r w:rsidRPr="00690FF1" w:rsidDel="00063904">
                <w:rPr>
                  <w:rFonts w:cs="Arial"/>
                  <w:b/>
                  <w:bCs/>
                  <w:color w:val="000000"/>
                  <w:sz w:val="12"/>
                  <w:szCs w:val="12"/>
                </w:rPr>
                <w:delText>Baixo</w:delText>
              </w:r>
            </w:del>
          </w:p>
        </w:tc>
        <w:tc>
          <w:tcPr>
            <w:tcW w:w="446" w:type="dxa"/>
            <w:tcBorders>
              <w:bottom w:val="single" w:sz="4" w:space="0" w:color="auto"/>
            </w:tcBorders>
            <w:vAlign w:val="center"/>
          </w:tcPr>
          <w:p w14:paraId="4E5F8782" w14:textId="2A7A6BF7" w:rsidR="00024A5F" w:rsidRPr="00690FF1" w:rsidDel="00063904" w:rsidRDefault="00024A5F" w:rsidP="00024A5F">
            <w:pPr>
              <w:spacing w:line="240" w:lineRule="auto"/>
              <w:jc w:val="center"/>
              <w:rPr>
                <w:del w:id="350" w:author="alto" w:date="2018-04-02T18:32:00Z"/>
                <w:rFonts w:cs="Arial"/>
                <w:b/>
                <w:bCs/>
                <w:color w:val="000000"/>
                <w:sz w:val="12"/>
                <w:szCs w:val="12"/>
              </w:rPr>
            </w:pPr>
            <w:del w:id="351" w:author="alto" w:date="2018-04-02T18:32:00Z">
              <w:r w:rsidRPr="00690FF1" w:rsidDel="00063904">
                <w:rPr>
                  <w:rFonts w:cs="Arial"/>
                  <w:b/>
                  <w:bCs/>
                  <w:color w:val="000000"/>
                  <w:sz w:val="12"/>
                  <w:szCs w:val="12"/>
                </w:rPr>
                <w:delText>Média</w:delText>
              </w:r>
            </w:del>
          </w:p>
        </w:tc>
        <w:tc>
          <w:tcPr>
            <w:tcW w:w="447" w:type="dxa"/>
            <w:tcBorders>
              <w:bottom w:val="single" w:sz="4" w:space="0" w:color="auto"/>
            </w:tcBorders>
            <w:vAlign w:val="center"/>
          </w:tcPr>
          <w:p w14:paraId="41DE5CC5" w14:textId="358CB275" w:rsidR="00024A5F" w:rsidRPr="00690FF1" w:rsidDel="00063904" w:rsidRDefault="00024A5F" w:rsidP="00024A5F">
            <w:pPr>
              <w:spacing w:line="240" w:lineRule="auto"/>
              <w:jc w:val="center"/>
              <w:rPr>
                <w:del w:id="352" w:author="alto" w:date="2018-04-02T18:32:00Z"/>
                <w:rFonts w:cs="Arial"/>
                <w:b/>
                <w:bCs/>
                <w:color w:val="000000"/>
                <w:sz w:val="12"/>
                <w:szCs w:val="12"/>
              </w:rPr>
            </w:pPr>
            <w:del w:id="353" w:author="alto" w:date="2018-04-02T18:32:00Z">
              <w:r w:rsidRPr="00690FF1" w:rsidDel="00063904">
                <w:rPr>
                  <w:rFonts w:cs="Arial"/>
                  <w:b/>
                  <w:bCs/>
                  <w:color w:val="000000"/>
                  <w:sz w:val="12"/>
                  <w:szCs w:val="12"/>
                </w:rPr>
                <w:delText>Alto</w:delText>
              </w:r>
            </w:del>
          </w:p>
        </w:tc>
      </w:tr>
      <w:tr w:rsidR="00690FF1" w:rsidDel="00063904" w14:paraId="3FC62ED9" w14:textId="5B26B0B7" w:rsidTr="00B94E13">
        <w:trPr>
          <w:trHeight w:val="284"/>
          <w:del w:id="354" w:author="alto" w:date="2018-04-02T18:32:00Z"/>
        </w:trPr>
        <w:tc>
          <w:tcPr>
            <w:tcW w:w="1039" w:type="dxa"/>
            <w:tcBorders>
              <w:top w:val="single" w:sz="4" w:space="0" w:color="auto"/>
            </w:tcBorders>
            <w:vAlign w:val="center"/>
          </w:tcPr>
          <w:p w14:paraId="2CB4DFDC" w14:textId="2C588E45" w:rsidR="00690FF1" w:rsidRPr="00B94E13" w:rsidDel="00063904" w:rsidRDefault="00690FF1" w:rsidP="00690FF1">
            <w:pPr>
              <w:spacing w:line="240" w:lineRule="auto"/>
              <w:jc w:val="left"/>
              <w:rPr>
                <w:del w:id="355" w:author="alto" w:date="2018-04-02T18:32:00Z"/>
                <w:rFonts w:cs="Arial"/>
                <w:b/>
                <w:color w:val="000000"/>
                <w:sz w:val="14"/>
                <w:szCs w:val="14"/>
              </w:rPr>
            </w:pPr>
            <w:del w:id="356" w:author="alto" w:date="2018-04-02T18:32:00Z">
              <w:r w:rsidRPr="00B94E13" w:rsidDel="00063904">
                <w:rPr>
                  <w:rFonts w:cs="Arial"/>
                  <w:b/>
                  <w:color w:val="000000"/>
                  <w:sz w:val="14"/>
                  <w:szCs w:val="14"/>
                </w:rPr>
                <w:delText>Pr. Baixa</w:delText>
              </w:r>
            </w:del>
          </w:p>
        </w:tc>
        <w:tc>
          <w:tcPr>
            <w:tcW w:w="446" w:type="dxa"/>
            <w:tcBorders>
              <w:top w:val="single" w:sz="4" w:space="0" w:color="auto"/>
            </w:tcBorders>
            <w:vAlign w:val="center"/>
          </w:tcPr>
          <w:p w14:paraId="31FCBC43" w14:textId="048D2CD3" w:rsidR="00690FF1" w:rsidRPr="00690FF1" w:rsidDel="00063904" w:rsidRDefault="00690FF1" w:rsidP="00690FF1">
            <w:pPr>
              <w:spacing w:line="240" w:lineRule="auto"/>
              <w:jc w:val="right"/>
              <w:rPr>
                <w:del w:id="357" w:author="alto" w:date="2018-04-02T18:32:00Z"/>
                <w:rFonts w:cs="Arial"/>
                <w:sz w:val="15"/>
                <w:szCs w:val="15"/>
              </w:rPr>
            </w:pPr>
            <w:del w:id="358" w:author="alto" w:date="2018-04-02T18:32:00Z">
              <w:r w:rsidRPr="00690FF1" w:rsidDel="00063904">
                <w:rPr>
                  <w:rFonts w:cs="Arial"/>
                  <w:color w:val="000000"/>
                  <w:sz w:val="15"/>
                  <w:szCs w:val="15"/>
                </w:rPr>
                <w:delText>-</w:delText>
              </w:r>
            </w:del>
          </w:p>
        </w:tc>
        <w:tc>
          <w:tcPr>
            <w:tcW w:w="447" w:type="dxa"/>
            <w:tcBorders>
              <w:top w:val="single" w:sz="4" w:space="0" w:color="auto"/>
            </w:tcBorders>
            <w:vAlign w:val="center"/>
          </w:tcPr>
          <w:p w14:paraId="47CF18CD" w14:textId="2E495E0F" w:rsidR="00690FF1" w:rsidRPr="00690FF1" w:rsidDel="00063904" w:rsidRDefault="00690FF1" w:rsidP="00690FF1">
            <w:pPr>
              <w:spacing w:line="240" w:lineRule="auto"/>
              <w:jc w:val="right"/>
              <w:rPr>
                <w:del w:id="359" w:author="alto" w:date="2018-04-02T18:32:00Z"/>
                <w:rFonts w:cs="Arial"/>
                <w:sz w:val="15"/>
                <w:szCs w:val="15"/>
              </w:rPr>
            </w:pPr>
            <w:del w:id="360" w:author="alto" w:date="2018-04-02T18:32:00Z">
              <w:r w:rsidRPr="00690FF1" w:rsidDel="00063904">
                <w:rPr>
                  <w:rFonts w:cs="Arial"/>
                  <w:color w:val="000000"/>
                  <w:sz w:val="15"/>
                  <w:szCs w:val="15"/>
                </w:rPr>
                <w:delText>10,09</w:delText>
              </w:r>
            </w:del>
          </w:p>
        </w:tc>
        <w:tc>
          <w:tcPr>
            <w:tcW w:w="446" w:type="dxa"/>
            <w:tcBorders>
              <w:top w:val="single" w:sz="4" w:space="0" w:color="auto"/>
            </w:tcBorders>
            <w:vAlign w:val="center"/>
          </w:tcPr>
          <w:p w14:paraId="6EF74EBB" w14:textId="4F39E35A" w:rsidR="00690FF1" w:rsidRPr="00690FF1" w:rsidDel="00063904" w:rsidRDefault="00690FF1" w:rsidP="00690FF1">
            <w:pPr>
              <w:spacing w:line="240" w:lineRule="auto"/>
              <w:jc w:val="right"/>
              <w:rPr>
                <w:del w:id="361" w:author="alto" w:date="2018-04-02T18:32:00Z"/>
                <w:rFonts w:cs="Arial"/>
                <w:sz w:val="15"/>
                <w:szCs w:val="15"/>
              </w:rPr>
            </w:pPr>
            <w:del w:id="362" w:author="alto" w:date="2018-04-02T18:32:00Z">
              <w:r w:rsidRPr="00690FF1" w:rsidDel="00063904">
                <w:rPr>
                  <w:rFonts w:cs="Arial"/>
                  <w:color w:val="000000"/>
                  <w:sz w:val="15"/>
                  <w:szCs w:val="15"/>
                </w:rPr>
                <w:delText>12,09</w:delText>
              </w:r>
            </w:del>
          </w:p>
        </w:tc>
        <w:tc>
          <w:tcPr>
            <w:tcW w:w="447" w:type="dxa"/>
            <w:tcBorders>
              <w:top w:val="single" w:sz="4" w:space="0" w:color="auto"/>
            </w:tcBorders>
            <w:vAlign w:val="center"/>
          </w:tcPr>
          <w:p w14:paraId="2094491B" w14:textId="2916A2BD" w:rsidR="00690FF1" w:rsidRPr="00690FF1" w:rsidDel="00063904" w:rsidRDefault="00690FF1" w:rsidP="00690FF1">
            <w:pPr>
              <w:spacing w:line="240" w:lineRule="auto"/>
              <w:jc w:val="right"/>
              <w:rPr>
                <w:del w:id="363" w:author="alto" w:date="2018-04-02T18:32:00Z"/>
                <w:rFonts w:cs="Arial"/>
                <w:sz w:val="15"/>
                <w:szCs w:val="15"/>
              </w:rPr>
            </w:pPr>
            <w:del w:id="364" w:author="alto" w:date="2018-04-02T18:32:00Z">
              <w:r w:rsidRPr="00690FF1" w:rsidDel="00063904">
                <w:rPr>
                  <w:rFonts w:cs="Arial"/>
                  <w:color w:val="000000"/>
                  <w:sz w:val="15"/>
                  <w:szCs w:val="15"/>
                </w:rPr>
                <w:delText>20,56</w:delText>
              </w:r>
            </w:del>
          </w:p>
        </w:tc>
        <w:tc>
          <w:tcPr>
            <w:tcW w:w="446" w:type="dxa"/>
            <w:tcBorders>
              <w:top w:val="single" w:sz="4" w:space="0" w:color="auto"/>
            </w:tcBorders>
            <w:vAlign w:val="center"/>
          </w:tcPr>
          <w:p w14:paraId="73C55D4F" w14:textId="693ECDBA" w:rsidR="00690FF1" w:rsidRPr="00690FF1" w:rsidDel="00063904" w:rsidRDefault="00690FF1" w:rsidP="00690FF1">
            <w:pPr>
              <w:spacing w:line="240" w:lineRule="auto"/>
              <w:jc w:val="right"/>
              <w:rPr>
                <w:del w:id="365" w:author="alto" w:date="2018-04-02T18:32:00Z"/>
                <w:rFonts w:cs="Arial"/>
                <w:sz w:val="15"/>
                <w:szCs w:val="15"/>
              </w:rPr>
            </w:pPr>
            <w:del w:id="366" w:author="alto" w:date="2018-04-02T18:32:00Z">
              <w:r w:rsidRPr="00690FF1" w:rsidDel="00063904">
                <w:rPr>
                  <w:rFonts w:cs="Arial"/>
                  <w:color w:val="000000"/>
                  <w:sz w:val="15"/>
                  <w:szCs w:val="15"/>
                </w:rPr>
                <w:delText>21,61</w:delText>
              </w:r>
            </w:del>
          </w:p>
        </w:tc>
        <w:tc>
          <w:tcPr>
            <w:tcW w:w="447" w:type="dxa"/>
            <w:tcBorders>
              <w:top w:val="single" w:sz="4" w:space="0" w:color="auto"/>
            </w:tcBorders>
            <w:vAlign w:val="center"/>
          </w:tcPr>
          <w:p w14:paraId="75998AFE" w14:textId="782AEA9F" w:rsidR="00690FF1" w:rsidRPr="00690FF1" w:rsidDel="00063904" w:rsidRDefault="00690FF1" w:rsidP="00690FF1">
            <w:pPr>
              <w:spacing w:line="240" w:lineRule="auto"/>
              <w:jc w:val="right"/>
              <w:rPr>
                <w:del w:id="367" w:author="alto" w:date="2018-04-02T18:32:00Z"/>
                <w:rFonts w:cs="Arial"/>
                <w:sz w:val="15"/>
                <w:szCs w:val="15"/>
              </w:rPr>
            </w:pPr>
            <w:del w:id="368" w:author="alto" w:date="2018-04-02T18:32:00Z">
              <w:r w:rsidRPr="00690FF1" w:rsidDel="00063904">
                <w:rPr>
                  <w:rFonts w:cs="Arial"/>
                  <w:color w:val="000000"/>
                  <w:sz w:val="15"/>
                  <w:szCs w:val="15"/>
                </w:rPr>
                <w:delText>2,19</w:delText>
              </w:r>
            </w:del>
          </w:p>
        </w:tc>
        <w:tc>
          <w:tcPr>
            <w:tcW w:w="446" w:type="dxa"/>
            <w:tcBorders>
              <w:top w:val="single" w:sz="4" w:space="0" w:color="auto"/>
            </w:tcBorders>
            <w:vAlign w:val="center"/>
          </w:tcPr>
          <w:p w14:paraId="1E7636AD" w14:textId="0D863469" w:rsidR="00690FF1" w:rsidRPr="00690FF1" w:rsidDel="00063904" w:rsidRDefault="00690FF1" w:rsidP="00690FF1">
            <w:pPr>
              <w:spacing w:line="240" w:lineRule="auto"/>
              <w:jc w:val="right"/>
              <w:rPr>
                <w:del w:id="369" w:author="alto" w:date="2018-04-02T18:32:00Z"/>
                <w:rFonts w:cs="Arial"/>
                <w:sz w:val="15"/>
                <w:szCs w:val="15"/>
              </w:rPr>
            </w:pPr>
            <w:del w:id="370" w:author="alto" w:date="2018-04-02T18:32:00Z">
              <w:r w:rsidRPr="00690FF1" w:rsidDel="00063904">
                <w:rPr>
                  <w:rFonts w:cs="Arial"/>
                  <w:color w:val="000000"/>
                  <w:sz w:val="15"/>
                  <w:szCs w:val="15"/>
                </w:rPr>
                <w:delText>3,19</w:delText>
              </w:r>
            </w:del>
          </w:p>
        </w:tc>
        <w:tc>
          <w:tcPr>
            <w:tcW w:w="447" w:type="dxa"/>
            <w:tcBorders>
              <w:top w:val="single" w:sz="4" w:space="0" w:color="auto"/>
            </w:tcBorders>
            <w:vAlign w:val="center"/>
          </w:tcPr>
          <w:p w14:paraId="381C3CD3" w14:textId="2E4DCE90" w:rsidR="00690FF1" w:rsidRPr="00690FF1" w:rsidDel="00063904" w:rsidRDefault="00690FF1" w:rsidP="00690FF1">
            <w:pPr>
              <w:spacing w:line="240" w:lineRule="auto"/>
              <w:jc w:val="right"/>
              <w:rPr>
                <w:del w:id="371" w:author="alto" w:date="2018-04-02T18:32:00Z"/>
                <w:rFonts w:cs="Arial"/>
                <w:sz w:val="15"/>
                <w:szCs w:val="15"/>
              </w:rPr>
            </w:pPr>
            <w:del w:id="372" w:author="alto" w:date="2018-04-02T18:32:00Z">
              <w:r w:rsidRPr="00690FF1" w:rsidDel="00063904">
                <w:rPr>
                  <w:rFonts w:cs="Arial"/>
                  <w:color w:val="000000"/>
                  <w:sz w:val="15"/>
                  <w:szCs w:val="15"/>
                </w:rPr>
                <w:delText>9,37</w:delText>
              </w:r>
            </w:del>
          </w:p>
        </w:tc>
        <w:tc>
          <w:tcPr>
            <w:tcW w:w="446" w:type="dxa"/>
            <w:tcBorders>
              <w:top w:val="single" w:sz="4" w:space="0" w:color="auto"/>
            </w:tcBorders>
            <w:vAlign w:val="center"/>
          </w:tcPr>
          <w:p w14:paraId="2E564A69" w14:textId="0C58546B" w:rsidR="00690FF1" w:rsidRPr="00690FF1" w:rsidDel="00063904" w:rsidRDefault="00690FF1" w:rsidP="00690FF1">
            <w:pPr>
              <w:spacing w:line="240" w:lineRule="auto"/>
              <w:jc w:val="right"/>
              <w:rPr>
                <w:del w:id="373" w:author="alto" w:date="2018-04-02T18:32:00Z"/>
                <w:rFonts w:cs="Arial"/>
                <w:sz w:val="15"/>
                <w:szCs w:val="15"/>
              </w:rPr>
            </w:pPr>
            <w:del w:id="374" w:author="alto" w:date="2018-04-02T18:32:00Z">
              <w:r w:rsidRPr="00690FF1" w:rsidDel="00063904">
                <w:rPr>
                  <w:rFonts w:cs="Arial"/>
                  <w:color w:val="000000"/>
                  <w:sz w:val="15"/>
                  <w:szCs w:val="15"/>
                </w:rPr>
                <w:delText>7,22</w:delText>
              </w:r>
            </w:del>
          </w:p>
        </w:tc>
        <w:tc>
          <w:tcPr>
            <w:tcW w:w="447" w:type="dxa"/>
            <w:tcBorders>
              <w:top w:val="single" w:sz="4" w:space="0" w:color="auto"/>
            </w:tcBorders>
            <w:vAlign w:val="center"/>
          </w:tcPr>
          <w:p w14:paraId="3F717D3B" w14:textId="4DA7D2CB" w:rsidR="00690FF1" w:rsidRPr="00690FF1" w:rsidDel="00063904" w:rsidRDefault="00690FF1" w:rsidP="00690FF1">
            <w:pPr>
              <w:spacing w:line="240" w:lineRule="auto"/>
              <w:jc w:val="right"/>
              <w:rPr>
                <w:del w:id="375" w:author="alto" w:date="2018-04-02T18:32:00Z"/>
                <w:rFonts w:cs="Arial"/>
                <w:sz w:val="15"/>
                <w:szCs w:val="15"/>
              </w:rPr>
            </w:pPr>
            <w:del w:id="376" w:author="alto" w:date="2018-04-02T18:32:00Z">
              <w:r w:rsidRPr="00690FF1" w:rsidDel="00063904">
                <w:rPr>
                  <w:rFonts w:cs="Arial"/>
                  <w:color w:val="000000"/>
                  <w:sz w:val="15"/>
                  <w:szCs w:val="15"/>
                </w:rPr>
                <w:delText>39,82</w:delText>
              </w:r>
            </w:del>
          </w:p>
        </w:tc>
        <w:tc>
          <w:tcPr>
            <w:tcW w:w="446" w:type="dxa"/>
            <w:tcBorders>
              <w:top w:val="single" w:sz="4" w:space="0" w:color="auto"/>
            </w:tcBorders>
            <w:vAlign w:val="center"/>
          </w:tcPr>
          <w:p w14:paraId="7FDE072A" w14:textId="75096697" w:rsidR="00690FF1" w:rsidRPr="00690FF1" w:rsidDel="00063904" w:rsidRDefault="00690FF1" w:rsidP="00690FF1">
            <w:pPr>
              <w:spacing w:line="240" w:lineRule="auto"/>
              <w:jc w:val="right"/>
              <w:rPr>
                <w:del w:id="377" w:author="alto" w:date="2018-04-02T18:32:00Z"/>
                <w:rFonts w:cs="Arial"/>
                <w:sz w:val="15"/>
                <w:szCs w:val="15"/>
              </w:rPr>
            </w:pPr>
            <w:del w:id="378" w:author="alto" w:date="2018-04-02T18:32:00Z">
              <w:r w:rsidRPr="00690FF1" w:rsidDel="00063904">
                <w:rPr>
                  <w:rFonts w:cs="Arial"/>
                  <w:color w:val="000000"/>
                  <w:sz w:val="15"/>
                  <w:szCs w:val="15"/>
                </w:rPr>
                <w:delText>8,41</w:delText>
              </w:r>
            </w:del>
          </w:p>
        </w:tc>
        <w:tc>
          <w:tcPr>
            <w:tcW w:w="447" w:type="dxa"/>
            <w:tcBorders>
              <w:top w:val="single" w:sz="4" w:space="0" w:color="auto"/>
            </w:tcBorders>
            <w:vAlign w:val="center"/>
          </w:tcPr>
          <w:p w14:paraId="03C5C215" w14:textId="2D28C022" w:rsidR="00690FF1" w:rsidRPr="00690FF1" w:rsidDel="00063904" w:rsidRDefault="00690FF1" w:rsidP="00690FF1">
            <w:pPr>
              <w:spacing w:line="240" w:lineRule="auto"/>
              <w:jc w:val="right"/>
              <w:rPr>
                <w:del w:id="379" w:author="alto" w:date="2018-04-02T18:32:00Z"/>
                <w:rFonts w:cs="Arial"/>
                <w:sz w:val="15"/>
                <w:szCs w:val="15"/>
              </w:rPr>
            </w:pPr>
            <w:del w:id="380" w:author="alto" w:date="2018-04-02T18:32:00Z">
              <w:r w:rsidRPr="00690FF1" w:rsidDel="00063904">
                <w:rPr>
                  <w:rFonts w:cs="Arial"/>
                  <w:color w:val="000000"/>
                  <w:sz w:val="15"/>
                  <w:szCs w:val="15"/>
                </w:rPr>
                <w:delText>4,12</w:delText>
              </w:r>
            </w:del>
          </w:p>
        </w:tc>
        <w:tc>
          <w:tcPr>
            <w:tcW w:w="446" w:type="dxa"/>
            <w:tcBorders>
              <w:top w:val="single" w:sz="4" w:space="0" w:color="auto"/>
            </w:tcBorders>
            <w:vAlign w:val="center"/>
          </w:tcPr>
          <w:p w14:paraId="54B361CA" w14:textId="61A91CFC" w:rsidR="00690FF1" w:rsidRPr="00690FF1" w:rsidDel="00063904" w:rsidRDefault="00690FF1" w:rsidP="00690FF1">
            <w:pPr>
              <w:spacing w:line="240" w:lineRule="auto"/>
              <w:jc w:val="right"/>
              <w:rPr>
                <w:del w:id="381" w:author="alto" w:date="2018-04-02T18:32:00Z"/>
                <w:rFonts w:cs="Arial"/>
                <w:sz w:val="15"/>
                <w:szCs w:val="15"/>
              </w:rPr>
            </w:pPr>
            <w:del w:id="382" w:author="alto" w:date="2018-04-02T18:32:00Z">
              <w:r w:rsidRPr="00690FF1" w:rsidDel="00063904">
                <w:rPr>
                  <w:rFonts w:cs="Arial"/>
                  <w:color w:val="000000"/>
                  <w:sz w:val="15"/>
                  <w:szCs w:val="15"/>
                </w:rPr>
                <w:delText>3,02</w:delText>
              </w:r>
            </w:del>
          </w:p>
        </w:tc>
        <w:tc>
          <w:tcPr>
            <w:tcW w:w="447" w:type="dxa"/>
            <w:tcBorders>
              <w:top w:val="single" w:sz="4" w:space="0" w:color="auto"/>
            </w:tcBorders>
            <w:vAlign w:val="center"/>
          </w:tcPr>
          <w:p w14:paraId="00BB6B23" w14:textId="6DF46D77" w:rsidR="00690FF1" w:rsidRPr="00690FF1" w:rsidDel="00063904" w:rsidRDefault="00690FF1" w:rsidP="00690FF1">
            <w:pPr>
              <w:spacing w:line="240" w:lineRule="auto"/>
              <w:jc w:val="right"/>
              <w:rPr>
                <w:del w:id="383" w:author="alto" w:date="2018-04-02T18:32:00Z"/>
                <w:rFonts w:cs="Arial"/>
                <w:sz w:val="15"/>
                <w:szCs w:val="15"/>
              </w:rPr>
            </w:pPr>
            <w:del w:id="384" w:author="alto" w:date="2018-04-02T18:32:00Z">
              <w:r w:rsidRPr="00690FF1" w:rsidDel="00063904">
                <w:rPr>
                  <w:rFonts w:cs="Arial"/>
                  <w:color w:val="000000"/>
                  <w:sz w:val="15"/>
                  <w:szCs w:val="15"/>
                </w:rPr>
                <w:delText>14,22</w:delText>
              </w:r>
            </w:del>
          </w:p>
        </w:tc>
        <w:tc>
          <w:tcPr>
            <w:tcW w:w="446" w:type="dxa"/>
            <w:tcBorders>
              <w:top w:val="single" w:sz="4" w:space="0" w:color="auto"/>
            </w:tcBorders>
            <w:vAlign w:val="center"/>
          </w:tcPr>
          <w:p w14:paraId="3109CEA5" w14:textId="25E4038D" w:rsidR="00690FF1" w:rsidRPr="00690FF1" w:rsidDel="00063904" w:rsidRDefault="00690FF1" w:rsidP="00690FF1">
            <w:pPr>
              <w:spacing w:line="240" w:lineRule="auto"/>
              <w:jc w:val="right"/>
              <w:rPr>
                <w:del w:id="385" w:author="alto" w:date="2018-04-02T18:32:00Z"/>
                <w:rFonts w:cs="Arial"/>
                <w:sz w:val="15"/>
                <w:szCs w:val="15"/>
              </w:rPr>
            </w:pPr>
            <w:del w:id="386" w:author="alto" w:date="2018-04-02T18:32:00Z">
              <w:r w:rsidRPr="00690FF1" w:rsidDel="00063904">
                <w:rPr>
                  <w:rFonts w:cs="Arial"/>
                  <w:color w:val="000000"/>
                  <w:sz w:val="15"/>
                  <w:szCs w:val="15"/>
                </w:rPr>
                <w:delText>19,64</w:delText>
              </w:r>
            </w:del>
          </w:p>
        </w:tc>
        <w:tc>
          <w:tcPr>
            <w:tcW w:w="447" w:type="dxa"/>
            <w:tcBorders>
              <w:top w:val="single" w:sz="4" w:space="0" w:color="auto"/>
            </w:tcBorders>
            <w:vAlign w:val="center"/>
          </w:tcPr>
          <w:p w14:paraId="60495ADF" w14:textId="542BE9E4" w:rsidR="00690FF1" w:rsidRPr="00690FF1" w:rsidDel="00063904" w:rsidRDefault="00690FF1" w:rsidP="00690FF1">
            <w:pPr>
              <w:spacing w:line="240" w:lineRule="auto"/>
              <w:jc w:val="right"/>
              <w:rPr>
                <w:del w:id="387" w:author="alto" w:date="2018-04-02T18:32:00Z"/>
                <w:rFonts w:cs="Arial"/>
                <w:sz w:val="15"/>
                <w:szCs w:val="15"/>
              </w:rPr>
            </w:pPr>
            <w:del w:id="388" w:author="alto" w:date="2018-04-02T18:32:00Z">
              <w:r w:rsidRPr="00690FF1" w:rsidDel="00063904">
                <w:rPr>
                  <w:rFonts w:cs="Arial"/>
                  <w:color w:val="000000"/>
                  <w:sz w:val="15"/>
                  <w:szCs w:val="15"/>
                </w:rPr>
                <w:delText>5,74</w:delText>
              </w:r>
            </w:del>
          </w:p>
        </w:tc>
        <w:tc>
          <w:tcPr>
            <w:tcW w:w="446" w:type="dxa"/>
            <w:tcBorders>
              <w:top w:val="single" w:sz="4" w:space="0" w:color="auto"/>
            </w:tcBorders>
            <w:vAlign w:val="center"/>
          </w:tcPr>
          <w:p w14:paraId="792FF490" w14:textId="3E89CEC7" w:rsidR="00690FF1" w:rsidRPr="00690FF1" w:rsidDel="00063904" w:rsidRDefault="00690FF1" w:rsidP="00690FF1">
            <w:pPr>
              <w:spacing w:line="240" w:lineRule="auto"/>
              <w:jc w:val="right"/>
              <w:rPr>
                <w:del w:id="389" w:author="alto" w:date="2018-04-02T18:32:00Z"/>
                <w:rFonts w:cs="Arial"/>
                <w:sz w:val="15"/>
                <w:szCs w:val="15"/>
              </w:rPr>
            </w:pPr>
            <w:del w:id="390" w:author="alto" w:date="2018-04-02T18:32:00Z">
              <w:r w:rsidRPr="00690FF1" w:rsidDel="00063904">
                <w:rPr>
                  <w:rFonts w:cs="Arial"/>
                  <w:color w:val="000000"/>
                  <w:sz w:val="15"/>
                  <w:szCs w:val="15"/>
                </w:rPr>
                <w:delText>10,91</w:delText>
              </w:r>
            </w:del>
          </w:p>
        </w:tc>
        <w:tc>
          <w:tcPr>
            <w:tcW w:w="447" w:type="dxa"/>
            <w:tcBorders>
              <w:top w:val="single" w:sz="4" w:space="0" w:color="auto"/>
            </w:tcBorders>
            <w:vAlign w:val="center"/>
          </w:tcPr>
          <w:p w14:paraId="7308D025" w14:textId="55CE01C4" w:rsidR="00690FF1" w:rsidRPr="00690FF1" w:rsidDel="00063904" w:rsidRDefault="00690FF1" w:rsidP="00690FF1">
            <w:pPr>
              <w:spacing w:line="240" w:lineRule="auto"/>
              <w:jc w:val="right"/>
              <w:rPr>
                <w:del w:id="391" w:author="alto" w:date="2018-04-02T18:32:00Z"/>
                <w:rFonts w:cs="Arial"/>
                <w:sz w:val="15"/>
                <w:szCs w:val="15"/>
              </w:rPr>
            </w:pPr>
            <w:del w:id="392" w:author="alto" w:date="2018-04-02T18:32:00Z">
              <w:r w:rsidRPr="00690FF1" w:rsidDel="00063904">
                <w:rPr>
                  <w:rFonts w:cs="Arial"/>
                  <w:color w:val="000000"/>
                  <w:sz w:val="15"/>
                  <w:szCs w:val="15"/>
                </w:rPr>
                <w:delText>2,94</w:delText>
              </w:r>
            </w:del>
          </w:p>
        </w:tc>
      </w:tr>
      <w:tr w:rsidR="00690FF1" w:rsidDel="00063904" w14:paraId="48C264B7" w14:textId="5CBB733E" w:rsidTr="00B94E13">
        <w:trPr>
          <w:trHeight w:val="284"/>
          <w:del w:id="393" w:author="alto" w:date="2018-04-02T18:32:00Z"/>
        </w:trPr>
        <w:tc>
          <w:tcPr>
            <w:tcW w:w="1039" w:type="dxa"/>
            <w:vAlign w:val="center"/>
          </w:tcPr>
          <w:p w14:paraId="6938FF59" w14:textId="6706BB96" w:rsidR="00690FF1" w:rsidRPr="00B94E13" w:rsidDel="00063904" w:rsidRDefault="00690FF1" w:rsidP="00690FF1">
            <w:pPr>
              <w:spacing w:line="240" w:lineRule="auto"/>
              <w:jc w:val="left"/>
              <w:rPr>
                <w:del w:id="394" w:author="alto" w:date="2018-04-02T18:32:00Z"/>
                <w:rFonts w:cs="Arial"/>
                <w:b/>
                <w:sz w:val="14"/>
                <w:szCs w:val="14"/>
              </w:rPr>
            </w:pPr>
            <w:del w:id="395" w:author="alto" w:date="2018-04-02T18:32:00Z">
              <w:r w:rsidRPr="00B94E13" w:rsidDel="00063904">
                <w:rPr>
                  <w:rFonts w:cs="Arial"/>
                  <w:b/>
                  <w:color w:val="000000"/>
                  <w:sz w:val="14"/>
                  <w:szCs w:val="14"/>
                </w:rPr>
                <w:delText>Pr. Mediana</w:delText>
              </w:r>
            </w:del>
          </w:p>
        </w:tc>
        <w:tc>
          <w:tcPr>
            <w:tcW w:w="446" w:type="dxa"/>
            <w:vAlign w:val="center"/>
          </w:tcPr>
          <w:p w14:paraId="4AA8E873" w14:textId="17C199EA" w:rsidR="00690FF1" w:rsidRPr="00690FF1" w:rsidDel="00063904" w:rsidRDefault="00690FF1" w:rsidP="00690FF1">
            <w:pPr>
              <w:spacing w:line="240" w:lineRule="auto"/>
              <w:jc w:val="right"/>
              <w:rPr>
                <w:del w:id="396" w:author="alto" w:date="2018-04-02T18:32:00Z"/>
                <w:rFonts w:cs="Arial"/>
                <w:sz w:val="15"/>
                <w:szCs w:val="15"/>
              </w:rPr>
            </w:pPr>
            <w:del w:id="397" w:author="alto" w:date="2018-04-02T18:32:00Z">
              <w:r w:rsidRPr="00690FF1" w:rsidDel="00063904">
                <w:rPr>
                  <w:rFonts w:cs="Arial"/>
                  <w:color w:val="000000"/>
                  <w:sz w:val="15"/>
                  <w:szCs w:val="15"/>
                </w:rPr>
                <w:delText>10,09</w:delText>
              </w:r>
            </w:del>
          </w:p>
        </w:tc>
        <w:tc>
          <w:tcPr>
            <w:tcW w:w="447" w:type="dxa"/>
            <w:vAlign w:val="center"/>
          </w:tcPr>
          <w:p w14:paraId="4CEA6BED" w14:textId="505F2682" w:rsidR="00690FF1" w:rsidRPr="00690FF1" w:rsidDel="00063904" w:rsidRDefault="00690FF1" w:rsidP="00690FF1">
            <w:pPr>
              <w:spacing w:line="240" w:lineRule="auto"/>
              <w:jc w:val="right"/>
              <w:rPr>
                <w:del w:id="398" w:author="alto" w:date="2018-04-02T18:32:00Z"/>
                <w:rFonts w:cs="Arial"/>
                <w:sz w:val="15"/>
                <w:szCs w:val="15"/>
              </w:rPr>
            </w:pPr>
            <w:del w:id="399" w:author="alto" w:date="2018-04-02T18:32:00Z">
              <w:r w:rsidRPr="00690FF1" w:rsidDel="00063904">
                <w:rPr>
                  <w:rFonts w:cs="Arial"/>
                  <w:color w:val="000000"/>
                  <w:sz w:val="15"/>
                  <w:szCs w:val="15"/>
                </w:rPr>
                <w:delText>-</w:delText>
              </w:r>
            </w:del>
          </w:p>
        </w:tc>
        <w:tc>
          <w:tcPr>
            <w:tcW w:w="446" w:type="dxa"/>
            <w:vAlign w:val="center"/>
          </w:tcPr>
          <w:p w14:paraId="583B4F5E" w14:textId="7856FC04" w:rsidR="00690FF1" w:rsidRPr="00690FF1" w:rsidDel="00063904" w:rsidRDefault="00690FF1" w:rsidP="00690FF1">
            <w:pPr>
              <w:spacing w:line="240" w:lineRule="auto"/>
              <w:jc w:val="right"/>
              <w:rPr>
                <w:del w:id="400" w:author="alto" w:date="2018-04-02T18:32:00Z"/>
                <w:rFonts w:cs="Arial"/>
                <w:sz w:val="15"/>
                <w:szCs w:val="15"/>
              </w:rPr>
            </w:pPr>
            <w:del w:id="401" w:author="alto" w:date="2018-04-02T18:32:00Z">
              <w:r w:rsidRPr="00690FF1" w:rsidDel="00063904">
                <w:rPr>
                  <w:rFonts w:cs="Arial"/>
                  <w:color w:val="000000"/>
                  <w:sz w:val="15"/>
                  <w:szCs w:val="15"/>
                </w:rPr>
                <w:delText>12,90</w:delText>
              </w:r>
            </w:del>
          </w:p>
        </w:tc>
        <w:tc>
          <w:tcPr>
            <w:tcW w:w="447" w:type="dxa"/>
            <w:vAlign w:val="center"/>
          </w:tcPr>
          <w:p w14:paraId="7660B50B" w14:textId="288119AE" w:rsidR="00690FF1" w:rsidRPr="00690FF1" w:rsidDel="00063904" w:rsidRDefault="00690FF1" w:rsidP="00690FF1">
            <w:pPr>
              <w:spacing w:line="240" w:lineRule="auto"/>
              <w:jc w:val="right"/>
              <w:rPr>
                <w:del w:id="402" w:author="alto" w:date="2018-04-02T18:32:00Z"/>
                <w:rFonts w:cs="Arial"/>
                <w:sz w:val="15"/>
                <w:szCs w:val="15"/>
              </w:rPr>
            </w:pPr>
            <w:del w:id="403" w:author="alto" w:date="2018-04-02T18:32:00Z">
              <w:r w:rsidRPr="00690FF1" w:rsidDel="00063904">
                <w:rPr>
                  <w:rFonts w:cs="Arial"/>
                  <w:color w:val="000000"/>
                  <w:sz w:val="15"/>
                  <w:szCs w:val="15"/>
                </w:rPr>
                <w:delText>7,12</w:delText>
              </w:r>
            </w:del>
          </w:p>
        </w:tc>
        <w:tc>
          <w:tcPr>
            <w:tcW w:w="446" w:type="dxa"/>
            <w:vAlign w:val="center"/>
          </w:tcPr>
          <w:p w14:paraId="770E5669" w14:textId="030D2014" w:rsidR="00690FF1" w:rsidRPr="00690FF1" w:rsidDel="00063904" w:rsidRDefault="00690FF1" w:rsidP="00690FF1">
            <w:pPr>
              <w:spacing w:line="240" w:lineRule="auto"/>
              <w:jc w:val="right"/>
              <w:rPr>
                <w:del w:id="404" w:author="alto" w:date="2018-04-02T18:32:00Z"/>
                <w:rFonts w:cs="Arial"/>
                <w:sz w:val="15"/>
                <w:szCs w:val="15"/>
              </w:rPr>
            </w:pPr>
            <w:del w:id="405" w:author="alto" w:date="2018-04-02T18:32:00Z">
              <w:r w:rsidRPr="00690FF1" w:rsidDel="00063904">
                <w:rPr>
                  <w:rFonts w:cs="Arial"/>
                  <w:color w:val="000000"/>
                  <w:sz w:val="15"/>
                  <w:szCs w:val="15"/>
                </w:rPr>
                <w:delText>7,24</w:delText>
              </w:r>
            </w:del>
          </w:p>
        </w:tc>
        <w:tc>
          <w:tcPr>
            <w:tcW w:w="447" w:type="dxa"/>
            <w:vAlign w:val="center"/>
          </w:tcPr>
          <w:p w14:paraId="7C15FE3D" w14:textId="3C703B17" w:rsidR="00690FF1" w:rsidRPr="00690FF1" w:rsidDel="00063904" w:rsidRDefault="00690FF1" w:rsidP="00690FF1">
            <w:pPr>
              <w:spacing w:line="240" w:lineRule="auto"/>
              <w:jc w:val="right"/>
              <w:rPr>
                <w:del w:id="406" w:author="alto" w:date="2018-04-02T18:32:00Z"/>
                <w:rFonts w:cs="Arial"/>
                <w:sz w:val="15"/>
                <w:szCs w:val="15"/>
              </w:rPr>
            </w:pPr>
            <w:del w:id="407" w:author="alto" w:date="2018-04-02T18:32:00Z">
              <w:r w:rsidRPr="00690FF1" w:rsidDel="00063904">
                <w:rPr>
                  <w:rFonts w:cs="Arial"/>
                  <w:color w:val="000000"/>
                  <w:sz w:val="15"/>
                  <w:szCs w:val="15"/>
                </w:rPr>
                <w:delText>6,36</w:delText>
              </w:r>
            </w:del>
          </w:p>
        </w:tc>
        <w:tc>
          <w:tcPr>
            <w:tcW w:w="446" w:type="dxa"/>
            <w:vAlign w:val="center"/>
          </w:tcPr>
          <w:p w14:paraId="72C7735A" w14:textId="31C9C9C2" w:rsidR="00690FF1" w:rsidRPr="00690FF1" w:rsidDel="00063904" w:rsidRDefault="00690FF1" w:rsidP="00690FF1">
            <w:pPr>
              <w:spacing w:line="240" w:lineRule="auto"/>
              <w:jc w:val="right"/>
              <w:rPr>
                <w:del w:id="408" w:author="alto" w:date="2018-04-02T18:32:00Z"/>
                <w:rFonts w:cs="Arial"/>
                <w:sz w:val="15"/>
                <w:szCs w:val="15"/>
              </w:rPr>
            </w:pPr>
            <w:del w:id="409" w:author="alto" w:date="2018-04-02T18:32:00Z">
              <w:r w:rsidRPr="00690FF1" w:rsidDel="00063904">
                <w:rPr>
                  <w:rFonts w:cs="Arial"/>
                  <w:color w:val="000000"/>
                  <w:sz w:val="15"/>
                  <w:szCs w:val="15"/>
                </w:rPr>
                <w:delText>9,84</w:delText>
              </w:r>
            </w:del>
          </w:p>
        </w:tc>
        <w:tc>
          <w:tcPr>
            <w:tcW w:w="447" w:type="dxa"/>
            <w:vAlign w:val="center"/>
          </w:tcPr>
          <w:p w14:paraId="68A13403" w14:textId="373004A1" w:rsidR="00690FF1" w:rsidRPr="00690FF1" w:rsidDel="00063904" w:rsidRDefault="00690FF1" w:rsidP="00690FF1">
            <w:pPr>
              <w:spacing w:line="240" w:lineRule="auto"/>
              <w:jc w:val="right"/>
              <w:rPr>
                <w:del w:id="410" w:author="alto" w:date="2018-04-02T18:32:00Z"/>
                <w:rFonts w:cs="Arial"/>
                <w:sz w:val="15"/>
                <w:szCs w:val="15"/>
              </w:rPr>
            </w:pPr>
            <w:del w:id="411" w:author="alto" w:date="2018-04-02T18:32:00Z">
              <w:r w:rsidRPr="00690FF1" w:rsidDel="00063904">
                <w:rPr>
                  <w:rFonts w:cs="Arial"/>
                  <w:color w:val="000000"/>
                  <w:sz w:val="15"/>
                  <w:szCs w:val="15"/>
                </w:rPr>
                <w:delText>2,10</w:delText>
              </w:r>
            </w:del>
          </w:p>
        </w:tc>
        <w:tc>
          <w:tcPr>
            <w:tcW w:w="446" w:type="dxa"/>
            <w:vAlign w:val="center"/>
          </w:tcPr>
          <w:p w14:paraId="0B553BB9" w14:textId="3665940B" w:rsidR="00690FF1" w:rsidRPr="00690FF1" w:rsidDel="00063904" w:rsidRDefault="00690FF1" w:rsidP="00690FF1">
            <w:pPr>
              <w:spacing w:line="240" w:lineRule="auto"/>
              <w:jc w:val="right"/>
              <w:rPr>
                <w:del w:id="412" w:author="alto" w:date="2018-04-02T18:32:00Z"/>
                <w:rFonts w:cs="Arial"/>
                <w:sz w:val="15"/>
                <w:szCs w:val="15"/>
              </w:rPr>
            </w:pPr>
            <w:del w:id="413" w:author="alto" w:date="2018-04-02T18:32:00Z">
              <w:r w:rsidRPr="00690FF1" w:rsidDel="00063904">
                <w:rPr>
                  <w:rFonts w:cs="Arial"/>
                  <w:color w:val="000000"/>
                  <w:sz w:val="15"/>
                  <w:szCs w:val="15"/>
                </w:rPr>
                <w:delText>7,15</w:delText>
              </w:r>
            </w:del>
          </w:p>
        </w:tc>
        <w:tc>
          <w:tcPr>
            <w:tcW w:w="447" w:type="dxa"/>
            <w:vAlign w:val="center"/>
          </w:tcPr>
          <w:p w14:paraId="5FE0D982" w14:textId="372210F9" w:rsidR="00690FF1" w:rsidRPr="00690FF1" w:rsidDel="00063904" w:rsidRDefault="00690FF1" w:rsidP="00690FF1">
            <w:pPr>
              <w:spacing w:line="240" w:lineRule="auto"/>
              <w:jc w:val="right"/>
              <w:rPr>
                <w:del w:id="414" w:author="alto" w:date="2018-04-02T18:32:00Z"/>
                <w:rFonts w:cs="Arial"/>
                <w:sz w:val="15"/>
                <w:szCs w:val="15"/>
              </w:rPr>
            </w:pPr>
            <w:del w:id="415" w:author="alto" w:date="2018-04-02T18:32:00Z">
              <w:r w:rsidRPr="00690FF1" w:rsidDel="00063904">
                <w:rPr>
                  <w:rFonts w:cs="Arial"/>
                  <w:color w:val="000000"/>
                  <w:sz w:val="15"/>
                  <w:szCs w:val="15"/>
                </w:rPr>
                <w:delText>22,04</w:delText>
              </w:r>
            </w:del>
          </w:p>
        </w:tc>
        <w:tc>
          <w:tcPr>
            <w:tcW w:w="446" w:type="dxa"/>
            <w:vAlign w:val="center"/>
          </w:tcPr>
          <w:p w14:paraId="50053DFF" w14:textId="4EF67D74" w:rsidR="00690FF1" w:rsidRPr="00690FF1" w:rsidDel="00063904" w:rsidRDefault="00690FF1" w:rsidP="00690FF1">
            <w:pPr>
              <w:spacing w:line="240" w:lineRule="auto"/>
              <w:jc w:val="right"/>
              <w:rPr>
                <w:del w:id="416" w:author="alto" w:date="2018-04-02T18:32:00Z"/>
                <w:rFonts w:cs="Arial"/>
                <w:sz w:val="15"/>
                <w:szCs w:val="15"/>
              </w:rPr>
            </w:pPr>
            <w:del w:id="417" w:author="alto" w:date="2018-04-02T18:32:00Z">
              <w:r w:rsidRPr="00690FF1" w:rsidDel="00063904">
                <w:rPr>
                  <w:rFonts w:cs="Arial"/>
                  <w:color w:val="000000"/>
                  <w:sz w:val="15"/>
                  <w:szCs w:val="15"/>
                </w:rPr>
                <w:delText>12,71</w:delText>
              </w:r>
            </w:del>
          </w:p>
        </w:tc>
        <w:tc>
          <w:tcPr>
            <w:tcW w:w="447" w:type="dxa"/>
            <w:vAlign w:val="center"/>
          </w:tcPr>
          <w:p w14:paraId="74283D72" w14:textId="2DBE4E7F" w:rsidR="00690FF1" w:rsidRPr="00690FF1" w:rsidDel="00063904" w:rsidRDefault="00690FF1" w:rsidP="00690FF1">
            <w:pPr>
              <w:spacing w:line="240" w:lineRule="auto"/>
              <w:jc w:val="right"/>
              <w:rPr>
                <w:del w:id="418" w:author="alto" w:date="2018-04-02T18:32:00Z"/>
                <w:rFonts w:cs="Arial"/>
                <w:sz w:val="15"/>
                <w:szCs w:val="15"/>
              </w:rPr>
            </w:pPr>
            <w:del w:id="419" w:author="alto" w:date="2018-04-02T18:32:00Z">
              <w:r w:rsidRPr="00690FF1" w:rsidDel="00063904">
                <w:rPr>
                  <w:rFonts w:cs="Arial"/>
                  <w:color w:val="000000"/>
                  <w:sz w:val="15"/>
                  <w:szCs w:val="15"/>
                </w:rPr>
                <w:delText>3,93</w:delText>
              </w:r>
            </w:del>
          </w:p>
        </w:tc>
        <w:tc>
          <w:tcPr>
            <w:tcW w:w="446" w:type="dxa"/>
            <w:vAlign w:val="center"/>
          </w:tcPr>
          <w:p w14:paraId="46CA2823" w14:textId="4B345A41" w:rsidR="00690FF1" w:rsidRPr="00690FF1" w:rsidDel="00063904" w:rsidRDefault="00690FF1" w:rsidP="00690FF1">
            <w:pPr>
              <w:spacing w:line="240" w:lineRule="auto"/>
              <w:jc w:val="right"/>
              <w:rPr>
                <w:del w:id="420" w:author="alto" w:date="2018-04-02T18:32:00Z"/>
                <w:rFonts w:cs="Arial"/>
                <w:sz w:val="15"/>
                <w:szCs w:val="15"/>
              </w:rPr>
            </w:pPr>
            <w:del w:id="421" w:author="alto" w:date="2018-04-02T18:32:00Z">
              <w:r w:rsidRPr="00690FF1" w:rsidDel="00063904">
                <w:rPr>
                  <w:rFonts w:cs="Arial"/>
                  <w:color w:val="000000"/>
                  <w:sz w:val="15"/>
                  <w:szCs w:val="15"/>
                </w:rPr>
                <w:delText>4,56</w:delText>
              </w:r>
            </w:del>
          </w:p>
        </w:tc>
        <w:tc>
          <w:tcPr>
            <w:tcW w:w="447" w:type="dxa"/>
            <w:vAlign w:val="center"/>
          </w:tcPr>
          <w:p w14:paraId="5472ABF1" w14:textId="24B43F8A" w:rsidR="00690FF1" w:rsidRPr="00690FF1" w:rsidDel="00063904" w:rsidRDefault="00690FF1" w:rsidP="00690FF1">
            <w:pPr>
              <w:spacing w:line="240" w:lineRule="auto"/>
              <w:jc w:val="right"/>
              <w:rPr>
                <w:del w:id="422" w:author="alto" w:date="2018-04-02T18:32:00Z"/>
                <w:rFonts w:cs="Arial"/>
                <w:sz w:val="15"/>
                <w:szCs w:val="15"/>
              </w:rPr>
            </w:pPr>
            <w:del w:id="423" w:author="alto" w:date="2018-04-02T18:32:00Z">
              <w:r w:rsidRPr="00690FF1" w:rsidDel="00063904">
                <w:rPr>
                  <w:rFonts w:cs="Arial"/>
                  <w:color w:val="000000"/>
                  <w:sz w:val="15"/>
                  <w:szCs w:val="15"/>
                </w:rPr>
                <w:delText>9,93</w:delText>
              </w:r>
            </w:del>
          </w:p>
        </w:tc>
        <w:tc>
          <w:tcPr>
            <w:tcW w:w="446" w:type="dxa"/>
            <w:vAlign w:val="center"/>
          </w:tcPr>
          <w:p w14:paraId="4E3B259A" w14:textId="53000052" w:rsidR="00690FF1" w:rsidRPr="00690FF1" w:rsidDel="00063904" w:rsidRDefault="00690FF1" w:rsidP="00690FF1">
            <w:pPr>
              <w:spacing w:line="240" w:lineRule="auto"/>
              <w:jc w:val="right"/>
              <w:rPr>
                <w:del w:id="424" w:author="alto" w:date="2018-04-02T18:32:00Z"/>
                <w:rFonts w:cs="Arial"/>
                <w:sz w:val="15"/>
                <w:szCs w:val="15"/>
              </w:rPr>
            </w:pPr>
            <w:del w:id="425" w:author="alto" w:date="2018-04-02T18:32:00Z">
              <w:r w:rsidRPr="00690FF1" w:rsidDel="00063904">
                <w:rPr>
                  <w:rFonts w:cs="Arial"/>
                  <w:color w:val="000000"/>
                  <w:sz w:val="15"/>
                  <w:szCs w:val="15"/>
                </w:rPr>
                <w:delText>9,78</w:delText>
              </w:r>
            </w:del>
          </w:p>
        </w:tc>
        <w:tc>
          <w:tcPr>
            <w:tcW w:w="447" w:type="dxa"/>
            <w:vAlign w:val="center"/>
          </w:tcPr>
          <w:p w14:paraId="4E1E51BF" w14:textId="5BCE8E42" w:rsidR="00690FF1" w:rsidRPr="00690FF1" w:rsidDel="00063904" w:rsidRDefault="00690FF1" w:rsidP="00690FF1">
            <w:pPr>
              <w:spacing w:line="240" w:lineRule="auto"/>
              <w:jc w:val="right"/>
              <w:rPr>
                <w:del w:id="426" w:author="alto" w:date="2018-04-02T18:32:00Z"/>
                <w:rFonts w:cs="Arial"/>
                <w:sz w:val="15"/>
                <w:szCs w:val="15"/>
              </w:rPr>
            </w:pPr>
            <w:del w:id="427" w:author="alto" w:date="2018-04-02T18:32:00Z">
              <w:r w:rsidRPr="00690FF1" w:rsidDel="00063904">
                <w:rPr>
                  <w:rFonts w:cs="Arial"/>
                  <w:color w:val="000000"/>
                  <w:sz w:val="15"/>
                  <w:szCs w:val="15"/>
                </w:rPr>
                <w:delText>7,90</w:delText>
              </w:r>
            </w:del>
          </w:p>
        </w:tc>
        <w:tc>
          <w:tcPr>
            <w:tcW w:w="446" w:type="dxa"/>
            <w:vAlign w:val="center"/>
          </w:tcPr>
          <w:p w14:paraId="7C32ED31" w14:textId="5C34DFEB" w:rsidR="00690FF1" w:rsidRPr="00690FF1" w:rsidDel="00063904" w:rsidRDefault="00690FF1" w:rsidP="00690FF1">
            <w:pPr>
              <w:spacing w:line="240" w:lineRule="auto"/>
              <w:jc w:val="right"/>
              <w:rPr>
                <w:del w:id="428" w:author="alto" w:date="2018-04-02T18:32:00Z"/>
                <w:rFonts w:cs="Arial"/>
                <w:sz w:val="15"/>
                <w:szCs w:val="15"/>
              </w:rPr>
            </w:pPr>
            <w:del w:id="429" w:author="alto" w:date="2018-04-02T18:32:00Z">
              <w:r w:rsidRPr="00690FF1" w:rsidDel="00063904">
                <w:rPr>
                  <w:rFonts w:cs="Arial"/>
                  <w:color w:val="000000"/>
                  <w:sz w:val="15"/>
                  <w:szCs w:val="15"/>
                </w:rPr>
                <w:delText>1,61</w:delText>
              </w:r>
            </w:del>
          </w:p>
        </w:tc>
        <w:tc>
          <w:tcPr>
            <w:tcW w:w="447" w:type="dxa"/>
            <w:vAlign w:val="center"/>
          </w:tcPr>
          <w:p w14:paraId="3775BCC2" w14:textId="70508998" w:rsidR="00690FF1" w:rsidRPr="00690FF1" w:rsidDel="00063904" w:rsidRDefault="00690FF1" w:rsidP="00690FF1">
            <w:pPr>
              <w:spacing w:line="240" w:lineRule="auto"/>
              <w:jc w:val="right"/>
              <w:rPr>
                <w:del w:id="430" w:author="alto" w:date="2018-04-02T18:32:00Z"/>
                <w:rFonts w:cs="Arial"/>
                <w:sz w:val="15"/>
                <w:szCs w:val="15"/>
              </w:rPr>
            </w:pPr>
            <w:del w:id="431" w:author="alto" w:date="2018-04-02T18:32:00Z">
              <w:r w:rsidRPr="00690FF1" w:rsidDel="00063904">
                <w:rPr>
                  <w:rFonts w:cs="Arial"/>
                  <w:color w:val="000000"/>
                  <w:sz w:val="15"/>
                  <w:szCs w:val="15"/>
                </w:rPr>
                <w:delText>7,51</w:delText>
              </w:r>
            </w:del>
          </w:p>
        </w:tc>
      </w:tr>
      <w:tr w:rsidR="00690FF1" w:rsidDel="00063904" w14:paraId="274BDFBE" w14:textId="453DCAAA" w:rsidTr="00B94E13">
        <w:trPr>
          <w:trHeight w:val="284"/>
          <w:del w:id="432" w:author="alto" w:date="2018-04-02T18:32:00Z"/>
        </w:trPr>
        <w:tc>
          <w:tcPr>
            <w:tcW w:w="1039" w:type="dxa"/>
            <w:vAlign w:val="center"/>
          </w:tcPr>
          <w:p w14:paraId="649E9A51" w14:textId="3FED6E47" w:rsidR="00690FF1" w:rsidRPr="00B94E13" w:rsidDel="00063904" w:rsidRDefault="00690FF1" w:rsidP="00690FF1">
            <w:pPr>
              <w:spacing w:line="240" w:lineRule="auto"/>
              <w:jc w:val="left"/>
              <w:rPr>
                <w:del w:id="433" w:author="alto" w:date="2018-04-02T18:32:00Z"/>
                <w:rFonts w:cs="Arial"/>
                <w:b/>
                <w:sz w:val="14"/>
                <w:szCs w:val="14"/>
              </w:rPr>
            </w:pPr>
            <w:del w:id="434" w:author="alto" w:date="2018-04-02T18:32:00Z">
              <w:r w:rsidRPr="00B94E13" w:rsidDel="00063904">
                <w:rPr>
                  <w:rFonts w:cs="Arial"/>
                  <w:b/>
                  <w:color w:val="000000"/>
                  <w:sz w:val="14"/>
                  <w:szCs w:val="14"/>
                </w:rPr>
                <w:delText>Pr. Alta</w:delText>
              </w:r>
            </w:del>
          </w:p>
        </w:tc>
        <w:tc>
          <w:tcPr>
            <w:tcW w:w="446" w:type="dxa"/>
            <w:vAlign w:val="center"/>
          </w:tcPr>
          <w:p w14:paraId="33930D76" w14:textId="7EA30B16" w:rsidR="00690FF1" w:rsidRPr="00690FF1" w:rsidDel="00063904" w:rsidRDefault="00690FF1" w:rsidP="00690FF1">
            <w:pPr>
              <w:spacing w:line="240" w:lineRule="auto"/>
              <w:jc w:val="right"/>
              <w:rPr>
                <w:del w:id="435" w:author="alto" w:date="2018-04-02T18:32:00Z"/>
                <w:rFonts w:cs="Arial"/>
                <w:sz w:val="15"/>
                <w:szCs w:val="15"/>
              </w:rPr>
            </w:pPr>
            <w:del w:id="436" w:author="alto" w:date="2018-04-02T18:32:00Z">
              <w:r w:rsidRPr="00690FF1" w:rsidDel="00063904">
                <w:rPr>
                  <w:rFonts w:cs="Arial"/>
                  <w:color w:val="000000"/>
                  <w:sz w:val="15"/>
                  <w:szCs w:val="15"/>
                </w:rPr>
                <w:delText>12,09</w:delText>
              </w:r>
            </w:del>
          </w:p>
        </w:tc>
        <w:tc>
          <w:tcPr>
            <w:tcW w:w="447" w:type="dxa"/>
            <w:vAlign w:val="center"/>
          </w:tcPr>
          <w:p w14:paraId="2B784142" w14:textId="5D818DE0" w:rsidR="00690FF1" w:rsidRPr="00690FF1" w:rsidDel="00063904" w:rsidRDefault="00690FF1" w:rsidP="00690FF1">
            <w:pPr>
              <w:spacing w:line="240" w:lineRule="auto"/>
              <w:jc w:val="right"/>
              <w:rPr>
                <w:del w:id="437" w:author="alto" w:date="2018-04-02T18:32:00Z"/>
                <w:rFonts w:cs="Arial"/>
                <w:sz w:val="15"/>
                <w:szCs w:val="15"/>
              </w:rPr>
            </w:pPr>
            <w:del w:id="438" w:author="alto" w:date="2018-04-02T18:32:00Z">
              <w:r w:rsidRPr="00690FF1" w:rsidDel="00063904">
                <w:rPr>
                  <w:rFonts w:cs="Arial"/>
                  <w:color w:val="000000"/>
                  <w:sz w:val="15"/>
                  <w:szCs w:val="15"/>
                </w:rPr>
                <w:delText>12,90</w:delText>
              </w:r>
            </w:del>
          </w:p>
        </w:tc>
        <w:tc>
          <w:tcPr>
            <w:tcW w:w="446" w:type="dxa"/>
            <w:vAlign w:val="center"/>
          </w:tcPr>
          <w:p w14:paraId="3F6C4F34" w14:textId="236DAF17" w:rsidR="00690FF1" w:rsidRPr="00690FF1" w:rsidDel="00063904" w:rsidRDefault="00690FF1" w:rsidP="00690FF1">
            <w:pPr>
              <w:spacing w:line="240" w:lineRule="auto"/>
              <w:jc w:val="right"/>
              <w:rPr>
                <w:del w:id="439" w:author="alto" w:date="2018-04-02T18:32:00Z"/>
                <w:rFonts w:cs="Arial"/>
                <w:sz w:val="15"/>
                <w:szCs w:val="15"/>
              </w:rPr>
            </w:pPr>
            <w:del w:id="440" w:author="alto" w:date="2018-04-02T18:32:00Z">
              <w:r w:rsidRPr="00690FF1" w:rsidDel="00063904">
                <w:rPr>
                  <w:rFonts w:cs="Arial"/>
                  <w:color w:val="000000"/>
                  <w:sz w:val="15"/>
                  <w:szCs w:val="15"/>
                </w:rPr>
                <w:delText>-</w:delText>
              </w:r>
            </w:del>
          </w:p>
        </w:tc>
        <w:tc>
          <w:tcPr>
            <w:tcW w:w="447" w:type="dxa"/>
            <w:vAlign w:val="center"/>
          </w:tcPr>
          <w:p w14:paraId="392749A5" w14:textId="371238EA" w:rsidR="00690FF1" w:rsidRPr="00690FF1" w:rsidDel="00063904" w:rsidRDefault="00690FF1" w:rsidP="00690FF1">
            <w:pPr>
              <w:spacing w:line="240" w:lineRule="auto"/>
              <w:jc w:val="right"/>
              <w:rPr>
                <w:del w:id="441" w:author="alto" w:date="2018-04-02T18:32:00Z"/>
                <w:rFonts w:cs="Arial"/>
                <w:sz w:val="15"/>
                <w:szCs w:val="15"/>
              </w:rPr>
            </w:pPr>
            <w:del w:id="442" w:author="alto" w:date="2018-04-02T18:32:00Z">
              <w:r w:rsidRPr="00690FF1" w:rsidDel="00063904">
                <w:rPr>
                  <w:rFonts w:cs="Arial"/>
                  <w:color w:val="000000"/>
                  <w:sz w:val="15"/>
                  <w:szCs w:val="15"/>
                </w:rPr>
                <w:delText>24,04</w:delText>
              </w:r>
            </w:del>
          </w:p>
        </w:tc>
        <w:tc>
          <w:tcPr>
            <w:tcW w:w="446" w:type="dxa"/>
            <w:vAlign w:val="center"/>
          </w:tcPr>
          <w:p w14:paraId="33410AEB" w14:textId="112DEE0D" w:rsidR="00690FF1" w:rsidRPr="00690FF1" w:rsidDel="00063904" w:rsidRDefault="00690FF1" w:rsidP="00690FF1">
            <w:pPr>
              <w:spacing w:line="240" w:lineRule="auto"/>
              <w:jc w:val="right"/>
              <w:rPr>
                <w:del w:id="443" w:author="alto" w:date="2018-04-02T18:32:00Z"/>
                <w:rFonts w:cs="Arial"/>
                <w:sz w:val="15"/>
                <w:szCs w:val="15"/>
              </w:rPr>
            </w:pPr>
            <w:del w:id="444" w:author="alto" w:date="2018-04-02T18:32:00Z">
              <w:r w:rsidRPr="00690FF1" w:rsidDel="00063904">
                <w:rPr>
                  <w:rFonts w:cs="Arial"/>
                  <w:color w:val="000000"/>
                  <w:sz w:val="15"/>
                  <w:szCs w:val="15"/>
                </w:rPr>
                <w:delText>24,15</w:delText>
              </w:r>
            </w:del>
          </w:p>
        </w:tc>
        <w:tc>
          <w:tcPr>
            <w:tcW w:w="447" w:type="dxa"/>
            <w:vAlign w:val="center"/>
          </w:tcPr>
          <w:p w14:paraId="614CBA40" w14:textId="138305B2" w:rsidR="00690FF1" w:rsidRPr="00690FF1" w:rsidDel="00063904" w:rsidRDefault="00690FF1" w:rsidP="00690FF1">
            <w:pPr>
              <w:spacing w:line="240" w:lineRule="auto"/>
              <w:jc w:val="right"/>
              <w:rPr>
                <w:del w:id="445" w:author="alto" w:date="2018-04-02T18:32:00Z"/>
                <w:rFonts w:cs="Arial"/>
                <w:sz w:val="15"/>
                <w:szCs w:val="15"/>
              </w:rPr>
            </w:pPr>
            <w:del w:id="446" w:author="alto" w:date="2018-04-02T18:32:00Z">
              <w:r w:rsidRPr="00690FF1" w:rsidDel="00063904">
                <w:rPr>
                  <w:rFonts w:cs="Arial"/>
                  <w:color w:val="000000"/>
                  <w:sz w:val="15"/>
                  <w:szCs w:val="15"/>
                </w:rPr>
                <w:delText>4,30</w:delText>
              </w:r>
            </w:del>
          </w:p>
        </w:tc>
        <w:tc>
          <w:tcPr>
            <w:tcW w:w="446" w:type="dxa"/>
            <w:vAlign w:val="center"/>
          </w:tcPr>
          <w:p w14:paraId="57922422" w14:textId="178C2B20" w:rsidR="00690FF1" w:rsidRPr="00690FF1" w:rsidDel="00063904" w:rsidRDefault="00690FF1" w:rsidP="00690FF1">
            <w:pPr>
              <w:spacing w:line="240" w:lineRule="auto"/>
              <w:jc w:val="right"/>
              <w:rPr>
                <w:del w:id="447" w:author="alto" w:date="2018-04-02T18:32:00Z"/>
                <w:rFonts w:cs="Arial"/>
                <w:sz w:val="15"/>
                <w:szCs w:val="15"/>
              </w:rPr>
            </w:pPr>
            <w:del w:id="448" w:author="alto" w:date="2018-04-02T18:32:00Z">
              <w:r w:rsidRPr="00690FF1" w:rsidDel="00063904">
                <w:rPr>
                  <w:rFonts w:cs="Arial"/>
                  <w:color w:val="000000"/>
                  <w:sz w:val="15"/>
                  <w:szCs w:val="15"/>
                </w:rPr>
                <w:delText>15,84</w:delText>
              </w:r>
            </w:del>
          </w:p>
        </w:tc>
        <w:tc>
          <w:tcPr>
            <w:tcW w:w="447" w:type="dxa"/>
            <w:vAlign w:val="center"/>
          </w:tcPr>
          <w:p w14:paraId="1C8101FF" w14:textId="17B675C0" w:rsidR="00690FF1" w:rsidRPr="00690FF1" w:rsidDel="00063904" w:rsidRDefault="00690FF1" w:rsidP="00690FF1">
            <w:pPr>
              <w:spacing w:line="240" w:lineRule="auto"/>
              <w:jc w:val="right"/>
              <w:rPr>
                <w:del w:id="449" w:author="alto" w:date="2018-04-02T18:32:00Z"/>
                <w:rFonts w:cs="Arial"/>
                <w:sz w:val="15"/>
                <w:szCs w:val="15"/>
              </w:rPr>
            </w:pPr>
            <w:del w:id="450" w:author="alto" w:date="2018-04-02T18:32:00Z">
              <w:r w:rsidRPr="00690FF1" w:rsidDel="00063904">
                <w:rPr>
                  <w:rFonts w:cs="Arial"/>
                  <w:color w:val="000000"/>
                  <w:sz w:val="15"/>
                  <w:szCs w:val="15"/>
                </w:rPr>
                <w:delText>14,54</w:delText>
              </w:r>
            </w:del>
          </w:p>
        </w:tc>
        <w:tc>
          <w:tcPr>
            <w:tcW w:w="446" w:type="dxa"/>
            <w:vAlign w:val="center"/>
          </w:tcPr>
          <w:p w14:paraId="1C365EB8" w14:textId="3DFBDD89" w:rsidR="00690FF1" w:rsidRPr="00690FF1" w:rsidDel="00063904" w:rsidRDefault="00690FF1" w:rsidP="00690FF1">
            <w:pPr>
              <w:spacing w:line="240" w:lineRule="auto"/>
              <w:jc w:val="right"/>
              <w:rPr>
                <w:del w:id="451" w:author="alto" w:date="2018-04-02T18:32:00Z"/>
                <w:rFonts w:cs="Arial"/>
                <w:sz w:val="15"/>
                <w:szCs w:val="15"/>
              </w:rPr>
            </w:pPr>
            <w:del w:id="452" w:author="alto" w:date="2018-04-02T18:32:00Z">
              <w:r w:rsidRPr="00690FF1" w:rsidDel="00063904">
                <w:rPr>
                  <w:rFonts w:cs="Arial"/>
                  <w:color w:val="000000"/>
                  <w:sz w:val="15"/>
                  <w:szCs w:val="15"/>
                </w:rPr>
                <w:delText>1,84</w:delText>
              </w:r>
            </w:del>
          </w:p>
        </w:tc>
        <w:tc>
          <w:tcPr>
            <w:tcW w:w="447" w:type="dxa"/>
            <w:vAlign w:val="center"/>
          </w:tcPr>
          <w:p w14:paraId="6CDC6C78" w14:textId="6C4320F1" w:rsidR="00690FF1" w:rsidRPr="00690FF1" w:rsidDel="00063904" w:rsidRDefault="00690FF1" w:rsidP="00690FF1">
            <w:pPr>
              <w:spacing w:line="240" w:lineRule="auto"/>
              <w:jc w:val="right"/>
              <w:rPr>
                <w:del w:id="453" w:author="alto" w:date="2018-04-02T18:32:00Z"/>
                <w:rFonts w:cs="Arial"/>
                <w:sz w:val="15"/>
                <w:szCs w:val="15"/>
              </w:rPr>
            </w:pPr>
            <w:del w:id="454" w:author="alto" w:date="2018-04-02T18:32:00Z">
              <w:r w:rsidRPr="00690FF1" w:rsidDel="00063904">
                <w:rPr>
                  <w:rFonts w:cs="Arial"/>
                  <w:color w:val="000000"/>
                  <w:sz w:val="15"/>
                  <w:szCs w:val="15"/>
                </w:rPr>
                <w:delText>44,38</w:delText>
              </w:r>
            </w:del>
          </w:p>
        </w:tc>
        <w:tc>
          <w:tcPr>
            <w:tcW w:w="446" w:type="dxa"/>
            <w:vAlign w:val="center"/>
          </w:tcPr>
          <w:p w14:paraId="5F3A1733" w14:textId="34EB8611" w:rsidR="00690FF1" w:rsidRPr="00690FF1" w:rsidDel="00063904" w:rsidRDefault="00690FF1" w:rsidP="00690FF1">
            <w:pPr>
              <w:spacing w:line="240" w:lineRule="auto"/>
              <w:jc w:val="right"/>
              <w:rPr>
                <w:del w:id="455" w:author="alto" w:date="2018-04-02T18:32:00Z"/>
                <w:rFonts w:cs="Arial"/>
                <w:sz w:val="15"/>
                <w:szCs w:val="15"/>
              </w:rPr>
            </w:pPr>
            <w:del w:id="456" w:author="alto" w:date="2018-04-02T18:32:00Z">
              <w:r w:rsidRPr="00690FF1" w:rsidDel="00063904">
                <w:rPr>
                  <w:rFonts w:cs="Arial"/>
                  <w:color w:val="000000"/>
                  <w:sz w:val="15"/>
                  <w:szCs w:val="15"/>
                </w:rPr>
                <w:delText>21,46</w:delText>
              </w:r>
            </w:del>
          </w:p>
        </w:tc>
        <w:tc>
          <w:tcPr>
            <w:tcW w:w="447" w:type="dxa"/>
            <w:vAlign w:val="center"/>
          </w:tcPr>
          <w:p w14:paraId="5298F70A" w14:textId="1F7EA7D4" w:rsidR="00690FF1" w:rsidRPr="00690FF1" w:rsidDel="00063904" w:rsidRDefault="00690FF1" w:rsidP="00690FF1">
            <w:pPr>
              <w:spacing w:line="240" w:lineRule="auto"/>
              <w:jc w:val="right"/>
              <w:rPr>
                <w:del w:id="457" w:author="alto" w:date="2018-04-02T18:32:00Z"/>
                <w:rFonts w:cs="Arial"/>
                <w:sz w:val="15"/>
                <w:szCs w:val="15"/>
              </w:rPr>
            </w:pPr>
            <w:del w:id="458" w:author="alto" w:date="2018-04-02T18:32:00Z">
              <w:r w:rsidRPr="00690FF1" w:rsidDel="00063904">
                <w:rPr>
                  <w:rFonts w:cs="Arial"/>
                  <w:color w:val="000000"/>
                  <w:sz w:val="15"/>
                  <w:szCs w:val="15"/>
                </w:rPr>
                <w:delText>4,52</w:delText>
              </w:r>
            </w:del>
          </w:p>
        </w:tc>
        <w:tc>
          <w:tcPr>
            <w:tcW w:w="446" w:type="dxa"/>
            <w:vAlign w:val="center"/>
          </w:tcPr>
          <w:p w14:paraId="514A099B" w14:textId="6BBBE8F3" w:rsidR="00690FF1" w:rsidRPr="00690FF1" w:rsidDel="00063904" w:rsidRDefault="00690FF1" w:rsidP="00690FF1">
            <w:pPr>
              <w:spacing w:line="240" w:lineRule="auto"/>
              <w:jc w:val="right"/>
              <w:rPr>
                <w:del w:id="459" w:author="alto" w:date="2018-04-02T18:32:00Z"/>
                <w:rFonts w:cs="Arial"/>
                <w:sz w:val="15"/>
                <w:szCs w:val="15"/>
              </w:rPr>
            </w:pPr>
            <w:del w:id="460" w:author="alto" w:date="2018-04-02T18:32:00Z">
              <w:r w:rsidRPr="00690FF1" w:rsidDel="00063904">
                <w:rPr>
                  <w:rFonts w:cs="Arial"/>
                  <w:color w:val="000000"/>
                  <w:sz w:val="15"/>
                  <w:szCs w:val="15"/>
                </w:rPr>
                <w:delText>5,59</w:delText>
              </w:r>
            </w:del>
          </w:p>
        </w:tc>
        <w:tc>
          <w:tcPr>
            <w:tcW w:w="447" w:type="dxa"/>
            <w:vAlign w:val="center"/>
          </w:tcPr>
          <w:p w14:paraId="205F6A62" w14:textId="35D48194" w:rsidR="00690FF1" w:rsidRPr="00690FF1" w:rsidDel="00063904" w:rsidRDefault="00690FF1" w:rsidP="00690FF1">
            <w:pPr>
              <w:spacing w:line="240" w:lineRule="auto"/>
              <w:jc w:val="right"/>
              <w:rPr>
                <w:del w:id="461" w:author="alto" w:date="2018-04-02T18:32:00Z"/>
                <w:rFonts w:cs="Arial"/>
                <w:sz w:val="15"/>
                <w:szCs w:val="15"/>
              </w:rPr>
            </w:pPr>
            <w:del w:id="462" w:author="alto" w:date="2018-04-02T18:32:00Z">
              <w:r w:rsidRPr="00690FF1" w:rsidDel="00063904">
                <w:rPr>
                  <w:rFonts w:cs="Arial"/>
                  <w:color w:val="000000"/>
                  <w:sz w:val="15"/>
                  <w:szCs w:val="15"/>
                </w:rPr>
                <w:delText>21,77</w:delText>
              </w:r>
            </w:del>
          </w:p>
        </w:tc>
        <w:tc>
          <w:tcPr>
            <w:tcW w:w="446" w:type="dxa"/>
            <w:vAlign w:val="center"/>
          </w:tcPr>
          <w:p w14:paraId="0780FABC" w14:textId="0F2C096D" w:rsidR="00690FF1" w:rsidRPr="00690FF1" w:rsidDel="00063904" w:rsidRDefault="00690FF1" w:rsidP="00690FF1">
            <w:pPr>
              <w:spacing w:line="240" w:lineRule="auto"/>
              <w:jc w:val="right"/>
              <w:rPr>
                <w:del w:id="463" w:author="alto" w:date="2018-04-02T18:32:00Z"/>
                <w:rFonts w:cs="Arial"/>
                <w:sz w:val="15"/>
                <w:szCs w:val="15"/>
              </w:rPr>
            </w:pPr>
            <w:del w:id="464" w:author="alto" w:date="2018-04-02T18:32:00Z">
              <w:r w:rsidRPr="00690FF1" w:rsidDel="00063904">
                <w:rPr>
                  <w:rFonts w:cs="Arial"/>
                  <w:color w:val="000000"/>
                  <w:sz w:val="15"/>
                  <w:szCs w:val="15"/>
                </w:rPr>
                <w:delText>15,75</w:delText>
              </w:r>
            </w:del>
          </w:p>
        </w:tc>
        <w:tc>
          <w:tcPr>
            <w:tcW w:w="447" w:type="dxa"/>
            <w:vAlign w:val="center"/>
          </w:tcPr>
          <w:p w14:paraId="7A1FBC8F" w14:textId="662FEBD3" w:rsidR="00690FF1" w:rsidRPr="00690FF1" w:rsidDel="00063904" w:rsidRDefault="00690FF1" w:rsidP="00690FF1">
            <w:pPr>
              <w:spacing w:line="240" w:lineRule="auto"/>
              <w:jc w:val="right"/>
              <w:rPr>
                <w:del w:id="465" w:author="alto" w:date="2018-04-02T18:32:00Z"/>
                <w:rFonts w:cs="Arial"/>
                <w:sz w:val="15"/>
                <w:szCs w:val="15"/>
              </w:rPr>
            </w:pPr>
            <w:del w:id="466" w:author="alto" w:date="2018-04-02T18:32:00Z">
              <w:r w:rsidRPr="00690FF1" w:rsidDel="00063904">
                <w:rPr>
                  <w:rFonts w:cs="Arial"/>
                  <w:color w:val="000000"/>
                  <w:sz w:val="15"/>
                  <w:szCs w:val="15"/>
                </w:rPr>
                <w:delText>5,61</w:delText>
              </w:r>
            </w:del>
          </w:p>
        </w:tc>
        <w:tc>
          <w:tcPr>
            <w:tcW w:w="446" w:type="dxa"/>
            <w:vAlign w:val="center"/>
          </w:tcPr>
          <w:p w14:paraId="2E91B7FB" w14:textId="07215856" w:rsidR="00690FF1" w:rsidRPr="00690FF1" w:rsidDel="00063904" w:rsidRDefault="00690FF1" w:rsidP="00690FF1">
            <w:pPr>
              <w:spacing w:line="240" w:lineRule="auto"/>
              <w:jc w:val="right"/>
              <w:rPr>
                <w:del w:id="467" w:author="alto" w:date="2018-04-02T18:32:00Z"/>
                <w:rFonts w:cs="Arial"/>
                <w:sz w:val="15"/>
                <w:szCs w:val="15"/>
              </w:rPr>
            </w:pPr>
            <w:del w:id="468" w:author="alto" w:date="2018-04-02T18:32:00Z">
              <w:r w:rsidRPr="00690FF1" w:rsidDel="00063904">
                <w:rPr>
                  <w:rFonts w:cs="Arial"/>
                  <w:color w:val="000000"/>
                  <w:sz w:val="15"/>
                  <w:szCs w:val="15"/>
                </w:rPr>
                <w:delText>10,92</w:delText>
              </w:r>
            </w:del>
          </w:p>
        </w:tc>
        <w:tc>
          <w:tcPr>
            <w:tcW w:w="447" w:type="dxa"/>
            <w:vAlign w:val="center"/>
          </w:tcPr>
          <w:p w14:paraId="3CEC544C" w14:textId="1CAD73BD" w:rsidR="00690FF1" w:rsidRPr="00690FF1" w:rsidDel="00063904" w:rsidRDefault="00690FF1" w:rsidP="00690FF1">
            <w:pPr>
              <w:spacing w:line="240" w:lineRule="auto"/>
              <w:jc w:val="right"/>
              <w:rPr>
                <w:del w:id="469" w:author="alto" w:date="2018-04-02T18:32:00Z"/>
                <w:rFonts w:cs="Arial"/>
                <w:sz w:val="15"/>
                <w:szCs w:val="15"/>
              </w:rPr>
            </w:pPr>
            <w:del w:id="470" w:author="alto" w:date="2018-04-02T18:32:00Z">
              <w:r w:rsidRPr="00690FF1" w:rsidDel="00063904">
                <w:rPr>
                  <w:rFonts w:cs="Arial"/>
                  <w:color w:val="000000"/>
                  <w:sz w:val="15"/>
                  <w:szCs w:val="15"/>
                </w:rPr>
                <w:delText>10,14</w:delText>
              </w:r>
            </w:del>
          </w:p>
        </w:tc>
      </w:tr>
      <w:tr w:rsidR="00690FF1" w:rsidDel="00063904" w14:paraId="6F9728AD" w14:textId="08939686" w:rsidTr="00B94E13">
        <w:trPr>
          <w:trHeight w:val="284"/>
          <w:del w:id="471" w:author="alto" w:date="2018-04-02T18:32:00Z"/>
        </w:trPr>
        <w:tc>
          <w:tcPr>
            <w:tcW w:w="1039" w:type="dxa"/>
            <w:vAlign w:val="center"/>
          </w:tcPr>
          <w:p w14:paraId="24D34169" w14:textId="58D6CDF6" w:rsidR="00690FF1" w:rsidRPr="00B94E13" w:rsidDel="00063904" w:rsidRDefault="00690FF1" w:rsidP="00690FF1">
            <w:pPr>
              <w:spacing w:line="240" w:lineRule="auto"/>
              <w:jc w:val="left"/>
              <w:rPr>
                <w:del w:id="472" w:author="alto" w:date="2018-04-02T18:32:00Z"/>
                <w:rFonts w:cs="Arial"/>
                <w:b/>
                <w:sz w:val="14"/>
                <w:szCs w:val="14"/>
              </w:rPr>
            </w:pPr>
            <w:del w:id="473" w:author="alto" w:date="2018-04-02T18:32:00Z">
              <w:r w:rsidRPr="00B94E13" w:rsidDel="00063904">
                <w:rPr>
                  <w:rFonts w:cs="Arial"/>
                  <w:b/>
                  <w:color w:val="000000"/>
                  <w:sz w:val="14"/>
                  <w:szCs w:val="14"/>
                </w:rPr>
                <w:delText>Enx. Raras</w:delText>
              </w:r>
            </w:del>
          </w:p>
        </w:tc>
        <w:tc>
          <w:tcPr>
            <w:tcW w:w="446" w:type="dxa"/>
            <w:vAlign w:val="center"/>
          </w:tcPr>
          <w:p w14:paraId="57811443" w14:textId="28761A19" w:rsidR="00690FF1" w:rsidRPr="00690FF1" w:rsidDel="00063904" w:rsidRDefault="00690FF1" w:rsidP="00690FF1">
            <w:pPr>
              <w:spacing w:line="240" w:lineRule="auto"/>
              <w:jc w:val="right"/>
              <w:rPr>
                <w:del w:id="474" w:author="alto" w:date="2018-04-02T18:32:00Z"/>
                <w:rFonts w:cs="Arial"/>
                <w:sz w:val="15"/>
                <w:szCs w:val="15"/>
              </w:rPr>
            </w:pPr>
            <w:del w:id="475" w:author="alto" w:date="2018-04-02T18:32:00Z">
              <w:r w:rsidRPr="00690FF1" w:rsidDel="00063904">
                <w:rPr>
                  <w:rFonts w:cs="Arial"/>
                  <w:color w:val="000000"/>
                  <w:sz w:val="15"/>
                  <w:szCs w:val="15"/>
                </w:rPr>
                <w:delText>20,56</w:delText>
              </w:r>
            </w:del>
          </w:p>
        </w:tc>
        <w:tc>
          <w:tcPr>
            <w:tcW w:w="447" w:type="dxa"/>
            <w:vAlign w:val="center"/>
          </w:tcPr>
          <w:p w14:paraId="0DF3343F" w14:textId="3F0ABB91" w:rsidR="00690FF1" w:rsidRPr="00690FF1" w:rsidDel="00063904" w:rsidRDefault="00690FF1" w:rsidP="00690FF1">
            <w:pPr>
              <w:spacing w:line="240" w:lineRule="auto"/>
              <w:jc w:val="right"/>
              <w:rPr>
                <w:del w:id="476" w:author="alto" w:date="2018-04-02T18:32:00Z"/>
                <w:rFonts w:cs="Arial"/>
                <w:sz w:val="15"/>
                <w:szCs w:val="15"/>
              </w:rPr>
            </w:pPr>
            <w:del w:id="477" w:author="alto" w:date="2018-04-02T18:32:00Z">
              <w:r w:rsidRPr="00690FF1" w:rsidDel="00063904">
                <w:rPr>
                  <w:rFonts w:cs="Arial"/>
                  <w:color w:val="000000"/>
                  <w:sz w:val="15"/>
                  <w:szCs w:val="15"/>
                </w:rPr>
                <w:delText>7,12</w:delText>
              </w:r>
            </w:del>
          </w:p>
        </w:tc>
        <w:tc>
          <w:tcPr>
            <w:tcW w:w="446" w:type="dxa"/>
            <w:vAlign w:val="center"/>
          </w:tcPr>
          <w:p w14:paraId="46280990" w14:textId="092FB01D" w:rsidR="00690FF1" w:rsidRPr="00690FF1" w:rsidDel="00063904" w:rsidRDefault="00690FF1" w:rsidP="00690FF1">
            <w:pPr>
              <w:spacing w:line="240" w:lineRule="auto"/>
              <w:jc w:val="right"/>
              <w:rPr>
                <w:del w:id="478" w:author="alto" w:date="2018-04-02T18:32:00Z"/>
                <w:rFonts w:cs="Arial"/>
                <w:sz w:val="15"/>
                <w:szCs w:val="15"/>
              </w:rPr>
            </w:pPr>
            <w:del w:id="479" w:author="alto" w:date="2018-04-02T18:32:00Z">
              <w:r w:rsidRPr="00690FF1" w:rsidDel="00063904">
                <w:rPr>
                  <w:rFonts w:cs="Arial"/>
                  <w:color w:val="000000"/>
                  <w:sz w:val="15"/>
                  <w:szCs w:val="15"/>
                </w:rPr>
                <w:delText>24,04</w:delText>
              </w:r>
            </w:del>
          </w:p>
        </w:tc>
        <w:tc>
          <w:tcPr>
            <w:tcW w:w="447" w:type="dxa"/>
            <w:vAlign w:val="center"/>
          </w:tcPr>
          <w:p w14:paraId="0903A764" w14:textId="30DE2DFE" w:rsidR="00690FF1" w:rsidRPr="00690FF1" w:rsidDel="00063904" w:rsidRDefault="00690FF1" w:rsidP="00690FF1">
            <w:pPr>
              <w:spacing w:line="240" w:lineRule="auto"/>
              <w:jc w:val="right"/>
              <w:rPr>
                <w:del w:id="480" w:author="alto" w:date="2018-04-02T18:32:00Z"/>
                <w:rFonts w:cs="Arial"/>
                <w:sz w:val="15"/>
                <w:szCs w:val="15"/>
              </w:rPr>
            </w:pPr>
            <w:del w:id="481" w:author="alto" w:date="2018-04-02T18:32:00Z">
              <w:r w:rsidRPr="00690FF1" w:rsidDel="00063904">
                <w:rPr>
                  <w:rFonts w:cs="Arial"/>
                  <w:color w:val="000000"/>
                  <w:sz w:val="15"/>
                  <w:szCs w:val="15"/>
                </w:rPr>
                <w:delText>-</w:delText>
              </w:r>
            </w:del>
          </w:p>
        </w:tc>
        <w:tc>
          <w:tcPr>
            <w:tcW w:w="446" w:type="dxa"/>
            <w:vAlign w:val="center"/>
          </w:tcPr>
          <w:p w14:paraId="6C396524" w14:textId="2B5C20C1" w:rsidR="00690FF1" w:rsidRPr="00690FF1" w:rsidDel="00063904" w:rsidRDefault="00690FF1" w:rsidP="00690FF1">
            <w:pPr>
              <w:spacing w:line="240" w:lineRule="auto"/>
              <w:jc w:val="right"/>
              <w:rPr>
                <w:del w:id="482" w:author="alto" w:date="2018-04-02T18:32:00Z"/>
                <w:rFonts w:cs="Arial"/>
                <w:sz w:val="15"/>
                <w:szCs w:val="15"/>
              </w:rPr>
            </w:pPr>
            <w:del w:id="483" w:author="alto" w:date="2018-04-02T18:32:00Z">
              <w:r w:rsidRPr="00690FF1" w:rsidDel="00063904">
                <w:rPr>
                  <w:rFonts w:cs="Arial"/>
                  <w:color w:val="000000"/>
                  <w:sz w:val="15"/>
                  <w:szCs w:val="15"/>
                </w:rPr>
                <w:delText>26,89</w:delText>
              </w:r>
            </w:del>
          </w:p>
        </w:tc>
        <w:tc>
          <w:tcPr>
            <w:tcW w:w="447" w:type="dxa"/>
            <w:vAlign w:val="center"/>
          </w:tcPr>
          <w:p w14:paraId="70EA10A8" w14:textId="1BB95181" w:rsidR="00690FF1" w:rsidRPr="00690FF1" w:rsidDel="00063904" w:rsidRDefault="00690FF1" w:rsidP="00690FF1">
            <w:pPr>
              <w:spacing w:line="240" w:lineRule="auto"/>
              <w:jc w:val="right"/>
              <w:rPr>
                <w:del w:id="484" w:author="alto" w:date="2018-04-02T18:32:00Z"/>
                <w:rFonts w:cs="Arial"/>
                <w:sz w:val="15"/>
                <w:szCs w:val="15"/>
              </w:rPr>
            </w:pPr>
            <w:del w:id="485" w:author="alto" w:date="2018-04-02T18:32:00Z">
              <w:r w:rsidRPr="00690FF1" w:rsidDel="00063904">
                <w:rPr>
                  <w:rFonts w:cs="Arial"/>
                  <w:color w:val="000000"/>
                  <w:sz w:val="15"/>
                  <w:szCs w:val="15"/>
                </w:rPr>
                <w:delText>16,66</w:delText>
              </w:r>
            </w:del>
          </w:p>
        </w:tc>
        <w:tc>
          <w:tcPr>
            <w:tcW w:w="446" w:type="dxa"/>
            <w:vAlign w:val="center"/>
          </w:tcPr>
          <w:p w14:paraId="5E8E0387" w14:textId="3E033C34" w:rsidR="00690FF1" w:rsidRPr="00690FF1" w:rsidDel="00063904" w:rsidRDefault="00690FF1" w:rsidP="00690FF1">
            <w:pPr>
              <w:spacing w:line="240" w:lineRule="auto"/>
              <w:jc w:val="right"/>
              <w:rPr>
                <w:del w:id="486" w:author="alto" w:date="2018-04-02T18:32:00Z"/>
                <w:rFonts w:cs="Arial"/>
                <w:sz w:val="15"/>
                <w:szCs w:val="15"/>
              </w:rPr>
            </w:pPr>
            <w:del w:id="487" w:author="alto" w:date="2018-04-02T18:32:00Z">
              <w:r w:rsidRPr="00690FF1" w:rsidDel="00063904">
                <w:rPr>
                  <w:rFonts w:cs="Arial"/>
                  <w:color w:val="000000"/>
                  <w:sz w:val="15"/>
                  <w:szCs w:val="15"/>
                </w:rPr>
                <w:delText>16,65</w:delText>
              </w:r>
            </w:del>
          </w:p>
        </w:tc>
        <w:tc>
          <w:tcPr>
            <w:tcW w:w="447" w:type="dxa"/>
            <w:vAlign w:val="center"/>
          </w:tcPr>
          <w:p w14:paraId="092A2DAF" w14:textId="5BD63096" w:rsidR="00690FF1" w:rsidRPr="00690FF1" w:rsidDel="00063904" w:rsidRDefault="00690FF1" w:rsidP="00690FF1">
            <w:pPr>
              <w:spacing w:line="240" w:lineRule="auto"/>
              <w:jc w:val="right"/>
              <w:rPr>
                <w:del w:id="488" w:author="alto" w:date="2018-04-02T18:32:00Z"/>
                <w:rFonts w:cs="Arial"/>
                <w:sz w:val="15"/>
                <w:szCs w:val="15"/>
              </w:rPr>
            </w:pPr>
            <w:del w:id="489" w:author="alto" w:date="2018-04-02T18:32:00Z">
              <w:r w:rsidRPr="00690FF1" w:rsidDel="00063904">
                <w:rPr>
                  <w:rFonts w:cs="Arial"/>
                  <w:color w:val="000000"/>
                  <w:sz w:val="15"/>
                  <w:szCs w:val="15"/>
                </w:rPr>
                <w:delText>9,96</w:delText>
              </w:r>
            </w:del>
          </w:p>
        </w:tc>
        <w:tc>
          <w:tcPr>
            <w:tcW w:w="446" w:type="dxa"/>
            <w:vAlign w:val="center"/>
          </w:tcPr>
          <w:p w14:paraId="32274BAC" w14:textId="413F4B58" w:rsidR="00690FF1" w:rsidRPr="00690FF1" w:rsidDel="00063904" w:rsidRDefault="00690FF1" w:rsidP="00690FF1">
            <w:pPr>
              <w:spacing w:line="240" w:lineRule="auto"/>
              <w:jc w:val="right"/>
              <w:rPr>
                <w:del w:id="490" w:author="alto" w:date="2018-04-02T18:32:00Z"/>
                <w:rFonts w:cs="Arial"/>
                <w:sz w:val="15"/>
                <w:szCs w:val="15"/>
              </w:rPr>
            </w:pPr>
            <w:del w:id="491" w:author="alto" w:date="2018-04-02T18:32:00Z">
              <w:r w:rsidRPr="00690FF1" w:rsidDel="00063904">
                <w:rPr>
                  <w:rFonts w:cs="Arial"/>
                  <w:color w:val="000000"/>
                  <w:sz w:val="15"/>
                  <w:szCs w:val="15"/>
                </w:rPr>
                <w:delText>18,62</w:delText>
              </w:r>
            </w:del>
          </w:p>
        </w:tc>
        <w:tc>
          <w:tcPr>
            <w:tcW w:w="447" w:type="dxa"/>
            <w:vAlign w:val="center"/>
          </w:tcPr>
          <w:p w14:paraId="288EC8B2" w14:textId="3CB72B79" w:rsidR="00690FF1" w:rsidRPr="00690FF1" w:rsidDel="00063904" w:rsidRDefault="00690FF1" w:rsidP="00690FF1">
            <w:pPr>
              <w:spacing w:line="240" w:lineRule="auto"/>
              <w:jc w:val="right"/>
              <w:rPr>
                <w:del w:id="492" w:author="alto" w:date="2018-04-02T18:32:00Z"/>
                <w:rFonts w:cs="Arial"/>
                <w:sz w:val="15"/>
                <w:szCs w:val="15"/>
              </w:rPr>
            </w:pPr>
            <w:del w:id="493" w:author="alto" w:date="2018-04-02T18:32:00Z">
              <w:r w:rsidRPr="00690FF1" w:rsidDel="00063904">
                <w:rPr>
                  <w:rFonts w:cs="Arial"/>
                  <w:color w:val="000000"/>
                  <w:sz w:val="15"/>
                  <w:szCs w:val="15"/>
                </w:rPr>
                <w:delText>46,22</w:delText>
              </w:r>
            </w:del>
          </w:p>
        </w:tc>
        <w:tc>
          <w:tcPr>
            <w:tcW w:w="446" w:type="dxa"/>
            <w:vAlign w:val="center"/>
          </w:tcPr>
          <w:p w14:paraId="08B62BE2" w14:textId="09865E10" w:rsidR="00690FF1" w:rsidRPr="00690FF1" w:rsidDel="00063904" w:rsidRDefault="00690FF1" w:rsidP="00690FF1">
            <w:pPr>
              <w:spacing w:line="240" w:lineRule="auto"/>
              <w:jc w:val="right"/>
              <w:rPr>
                <w:del w:id="494" w:author="alto" w:date="2018-04-02T18:32:00Z"/>
                <w:rFonts w:cs="Arial"/>
                <w:sz w:val="15"/>
                <w:szCs w:val="15"/>
              </w:rPr>
            </w:pPr>
            <w:del w:id="495" w:author="alto" w:date="2018-04-02T18:32:00Z">
              <w:r w:rsidRPr="00690FF1" w:rsidDel="00063904">
                <w:rPr>
                  <w:rFonts w:cs="Arial"/>
                  <w:color w:val="000000"/>
                  <w:sz w:val="15"/>
                  <w:szCs w:val="15"/>
                </w:rPr>
                <w:delText>16,45</w:delText>
              </w:r>
            </w:del>
          </w:p>
        </w:tc>
        <w:tc>
          <w:tcPr>
            <w:tcW w:w="447" w:type="dxa"/>
            <w:vAlign w:val="center"/>
          </w:tcPr>
          <w:p w14:paraId="4FBE4110" w14:textId="7C66949B" w:rsidR="00690FF1" w:rsidRPr="00690FF1" w:rsidDel="00063904" w:rsidRDefault="00690FF1" w:rsidP="00690FF1">
            <w:pPr>
              <w:spacing w:line="240" w:lineRule="auto"/>
              <w:jc w:val="right"/>
              <w:rPr>
                <w:del w:id="496" w:author="alto" w:date="2018-04-02T18:32:00Z"/>
                <w:rFonts w:cs="Arial"/>
                <w:sz w:val="15"/>
                <w:szCs w:val="15"/>
              </w:rPr>
            </w:pPr>
            <w:del w:id="497" w:author="alto" w:date="2018-04-02T18:32:00Z">
              <w:r w:rsidRPr="00690FF1" w:rsidDel="00063904">
                <w:rPr>
                  <w:rFonts w:cs="Arial"/>
                  <w:color w:val="000000"/>
                  <w:sz w:val="15"/>
                  <w:szCs w:val="15"/>
                </w:rPr>
                <w:delText>12,65</w:delText>
              </w:r>
            </w:del>
          </w:p>
        </w:tc>
        <w:tc>
          <w:tcPr>
            <w:tcW w:w="446" w:type="dxa"/>
            <w:vAlign w:val="center"/>
          </w:tcPr>
          <w:p w14:paraId="50D2D2FC" w14:textId="28DF70DB" w:rsidR="00690FF1" w:rsidRPr="00690FF1" w:rsidDel="00063904" w:rsidRDefault="00690FF1" w:rsidP="00690FF1">
            <w:pPr>
              <w:spacing w:line="240" w:lineRule="auto"/>
              <w:jc w:val="right"/>
              <w:rPr>
                <w:del w:id="498" w:author="alto" w:date="2018-04-02T18:32:00Z"/>
                <w:rFonts w:cs="Arial"/>
                <w:sz w:val="15"/>
                <w:szCs w:val="15"/>
              </w:rPr>
            </w:pPr>
            <w:del w:id="499" w:author="alto" w:date="2018-04-02T18:32:00Z">
              <w:r w:rsidRPr="00690FF1" w:rsidDel="00063904">
                <w:rPr>
                  <w:rFonts w:cs="Arial"/>
                  <w:color w:val="000000"/>
                  <w:sz w:val="15"/>
                  <w:szCs w:val="15"/>
                </w:rPr>
                <w:delText>16,49</w:delText>
              </w:r>
            </w:del>
          </w:p>
        </w:tc>
        <w:tc>
          <w:tcPr>
            <w:tcW w:w="447" w:type="dxa"/>
            <w:vAlign w:val="center"/>
          </w:tcPr>
          <w:p w14:paraId="42F4F506" w14:textId="5E2E957E" w:rsidR="00690FF1" w:rsidRPr="00690FF1" w:rsidDel="00063904" w:rsidRDefault="00690FF1" w:rsidP="00690FF1">
            <w:pPr>
              <w:spacing w:line="240" w:lineRule="auto"/>
              <w:jc w:val="right"/>
              <w:rPr>
                <w:del w:id="500" w:author="alto" w:date="2018-04-02T18:32:00Z"/>
                <w:rFonts w:cs="Arial"/>
                <w:sz w:val="15"/>
                <w:szCs w:val="15"/>
              </w:rPr>
            </w:pPr>
            <w:del w:id="501" w:author="alto" w:date="2018-04-02T18:32:00Z">
              <w:r w:rsidRPr="00690FF1" w:rsidDel="00063904">
                <w:rPr>
                  <w:rFonts w:cs="Arial"/>
                  <w:color w:val="000000"/>
                  <w:sz w:val="15"/>
                  <w:szCs w:val="15"/>
                </w:rPr>
                <w:delText>17,12</w:delText>
              </w:r>
            </w:del>
          </w:p>
        </w:tc>
        <w:tc>
          <w:tcPr>
            <w:tcW w:w="446" w:type="dxa"/>
            <w:vAlign w:val="center"/>
          </w:tcPr>
          <w:p w14:paraId="4A68BB19" w14:textId="31653224" w:rsidR="00690FF1" w:rsidRPr="00690FF1" w:rsidDel="00063904" w:rsidRDefault="00690FF1" w:rsidP="00690FF1">
            <w:pPr>
              <w:spacing w:line="240" w:lineRule="auto"/>
              <w:jc w:val="right"/>
              <w:rPr>
                <w:del w:id="502" w:author="alto" w:date="2018-04-02T18:32:00Z"/>
                <w:rFonts w:cs="Arial"/>
                <w:sz w:val="15"/>
                <w:szCs w:val="15"/>
              </w:rPr>
            </w:pPr>
            <w:del w:id="503" w:author="alto" w:date="2018-04-02T18:32:00Z">
              <w:r w:rsidRPr="00690FF1" w:rsidDel="00063904">
                <w:rPr>
                  <w:rFonts w:cs="Arial"/>
                  <w:color w:val="000000"/>
                  <w:sz w:val="15"/>
                  <w:szCs w:val="15"/>
                </w:rPr>
                <w:delText>6,63</w:delText>
              </w:r>
            </w:del>
          </w:p>
        </w:tc>
        <w:tc>
          <w:tcPr>
            <w:tcW w:w="447" w:type="dxa"/>
            <w:vAlign w:val="center"/>
          </w:tcPr>
          <w:p w14:paraId="2EDE98B5" w14:textId="724EB1F2" w:rsidR="00690FF1" w:rsidRPr="00690FF1" w:rsidDel="00063904" w:rsidRDefault="00690FF1" w:rsidP="00690FF1">
            <w:pPr>
              <w:spacing w:line="240" w:lineRule="auto"/>
              <w:jc w:val="right"/>
              <w:rPr>
                <w:del w:id="504" w:author="alto" w:date="2018-04-02T18:32:00Z"/>
                <w:rFonts w:cs="Arial"/>
                <w:sz w:val="15"/>
                <w:szCs w:val="15"/>
              </w:rPr>
            </w:pPr>
            <w:del w:id="505" w:author="alto" w:date="2018-04-02T18:32:00Z">
              <w:r w:rsidRPr="00690FF1" w:rsidDel="00063904">
                <w:rPr>
                  <w:rFonts w:cs="Arial"/>
                  <w:color w:val="000000"/>
                  <w:sz w:val="15"/>
                  <w:szCs w:val="15"/>
                </w:rPr>
                <w:delText>15,08</w:delText>
              </w:r>
            </w:del>
          </w:p>
        </w:tc>
        <w:tc>
          <w:tcPr>
            <w:tcW w:w="446" w:type="dxa"/>
            <w:vAlign w:val="center"/>
          </w:tcPr>
          <w:p w14:paraId="2C951D70" w14:textId="3206AEEC" w:rsidR="00690FF1" w:rsidRPr="00690FF1" w:rsidDel="00063904" w:rsidRDefault="00690FF1" w:rsidP="00690FF1">
            <w:pPr>
              <w:spacing w:line="240" w:lineRule="auto"/>
              <w:jc w:val="right"/>
              <w:rPr>
                <w:del w:id="506" w:author="alto" w:date="2018-04-02T18:32:00Z"/>
                <w:rFonts w:cs="Arial"/>
                <w:sz w:val="15"/>
                <w:szCs w:val="15"/>
              </w:rPr>
            </w:pPr>
            <w:del w:id="507" w:author="alto" w:date="2018-04-02T18:32:00Z">
              <w:r w:rsidRPr="00690FF1" w:rsidDel="00063904">
                <w:rPr>
                  <w:rFonts w:cs="Arial"/>
                  <w:color w:val="000000"/>
                  <w:sz w:val="15"/>
                  <w:szCs w:val="15"/>
                </w:rPr>
                <w:delText>9,16</w:delText>
              </w:r>
            </w:del>
          </w:p>
        </w:tc>
        <w:tc>
          <w:tcPr>
            <w:tcW w:w="447" w:type="dxa"/>
            <w:vAlign w:val="center"/>
          </w:tcPr>
          <w:p w14:paraId="442C2C63" w14:textId="2971AA00" w:rsidR="00690FF1" w:rsidRPr="00690FF1" w:rsidDel="00063904" w:rsidRDefault="00690FF1" w:rsidP="00690FF1">
            <w:pPr>
              <w:spacing w:line="240" w:lineRule="auto"/>
              <w:jc w:val="right"/>
              <w:rPr>
                <w:del w:id="508" w:author="alto" w:date="2018-04-02T18:32:00Z"/>
                <w:rFonts w:cs="Arial"/>
                <w:sz w:val="15"/>
                <w:szCs w:val="15"/>
              </w:rPr>
            </w:pPr>
            <w:del w:id="509" w:author="alto" w:date="2018-04-02T18:32:00Z">
              <w:r w:rsidRPr="00690FF1" w:rsidDel="00063904">
                <w:rPr>
                  <w:rFonts w:cs="Arial"/>
                  <w:color w:val="000000"/>
                  <w:sz w:val="15"/>
                  <w:szCs w:val="15"/>
                </w:rPr>
                <w:delText>20,31</w:delText>
              </w:r>
            </w:del>
          </w:p>
        </w:tc>
      </w:tr>
      <w:tr w:rsidR="00690FF1" w:rsidDel="00063904" w14:paraId="21879FAC" w14:textId="49A8DD45" w:rsidTr="00B94E13">
        <w:trPr>
          <w:trHeight w:val="284"/>
          <w:del w:id="510" w:author="alto" w:date="2018-04-02T18:32:00Z"/>
        </w:trPr>
        <w:tc>
          <w:tcPr>
            <w:tcW w:w="1039" w:type="dxa"/>
            <w:vAlign w:val="center"/>
          </w:tcPr>
          <w:p w14:paraId="150070A2" w14:textId="6EA94571" w:rsidR="00690FF1" w:rsidRPr="00B94E13" w:rsidDel="00063904" w:rsidRDefault="00690FF1" w:rsidP="00690FF1">
            <w:pPr>
              <w:spacing w:line="240" w:lineRule="auto"/>
              <w:jc w:val="left"/>
              <w:rPr>
                <w:del w:id="511" w:author="alto" w:date="2018-04-02T18:32:00Z"/>
                <w:rFonts w:cs="Arial"/>
                <w:b/>
                <w:sz w:val="14"/>
                <w:szCs w:val="14"/>
              </w:rPr>
            </w:pPr>
            <w:del w:id="512" w:author="alto" w:date="2018-04-02T18:32:00Z">
              <w:r w:rsidRPr="00B94E13" w:rsidDel="00063904">
                <w:rPr>
                  <w:rFonts w:cs="Arial"/>
                  <w:b/>
                  <w:color w:val="000000"/>
                  <w:sz w:val="14"/>
                  <w:szCs w:val="14"/>
                </w:rPr>
                <w:delText>Enx. Esporádicas</w:delText>
              </w:r>
            </w:del>
          </w:p>
        </w:tc>
        <w:tc>
          <w:tcPr>
            <w:tcW w:w="446" w:type="dxa"/>
            <w:vAlign w:val="center"/>
          </w:tcPr>
          <w:p w14:paraId="4CEDAD06" w14:textId="3C4E4F1A" w:rsidR="00690FF1" w:rsidRPr="00690FF1" w:rsidDel="00063904" w:rsidRDefault="00690FF1" w:rsidP="00690FF1">
            <w:pPr>
              <w:spacing w:line="240" w:lineRule="auto"/>
              <w:jc w:val="right"/>
              <w:rPr>
                <w:del w:id="513" w:author="alto" w:date="2018-04-02T18:32:00Z"/>
                <w:rFonts w:cs="Arial"/>
                <w:sz w:val="15"/>
                <w:szCs w:val="15"/>
              </w:rPr>
            </w:pPr>
            <w:del w:id="514" w:author="alto" w:date="2018-04-02T18:32:00Z">
              <w:r w:rsidRPr="00690FF1" w:rsidDel="00063904">
                <w:rPr>
                  <w:rFonts w:cs="Arial"/>
                  <w:color w:val="000000"/>
                  <w:sz w:val="15"/>
                  <w:szCs w:val="15"/>
                </w:rPr>
                <w:delText>21,61</w:delText>
              </w:r>
            </w:del>
          </w:p>
        </w:tc>
        <w:tc>
          <w:tcPr>
            <w:tcW w:w="447" w:type="dxa"/>
            <w:vAlign w:val="center"/>
          </w:tcPr>
          <w:p w14:paraId="5513A588" w14:textId="0716EF0A" w:rsidR="00690FF1" w:rsidRPr="00690FF1" w:rsidDel="00063904" w:rsidRDefault="00690FF1" w:rsidP="00690FF1">
            <w:pPr>
              <w:spacing w:line="240" w:lineRule="auto"/>
              <w:jc w:val="right"/>
              <w:rPr>
                <w:del w:id="515" w:author="alto" w:date="2018-04-02T18:32:00Z"/>
                <w:rFonts w:cs="Arial"/>
                <w:sz w:val="15"/>
                <w:szCs w:val="15"/>
              </w:rPr>
            </w:pPr>
            <w:del w:id="516" w:author="alto" w:date="2018-04-02T18:32:00Z">
              <w:r w:rsidRPr="00690FF1" w:rsidDel="00063904">
                <w:rPr>
                  <w:rFonts w:cs="Arial"/>
                  <w:color w:val="000000"/>
                  <w:sz w:val="15"/>
                  <w:szCs w:val="15"/>
                </w:rPr>
                <w:delText>7,24</w:delText>
              </w:r>
            </w:del>
          </w:p>
        </w:tc>
        <w:tc>
          <w:tcPr>
            <w:tcW w:w="446" w:type="dxa"/>
            <w:vAlign w:val="center"/>
          </w:tcPr>
          <w:p w14:paraId="6DC230E3" w14:textId="5D459A90" w:rsidR="00690FF1" w:rsidRPr="00690FF1" w:rsidDel="00063904" w:rsidRDefault="00690FF1" w:rsidP="00690FF1">
            <w:pPr>
              <w:spacing w:line="240" w:lineRule="auto"/>
              <w:jc w:val="right"/>
              <w:rPr>
                <w:del w:id="517" w:author="alto" w:date="2018-04-02T18:32:00Z"/>
                <w:rFonts w:cs="Arial"/>
                <w:sz w:val="15"/>
                <w:szCs w:val="15"/>
              </w:rPr>
            </w:pPr>
            <w:del w:id="518" w:author="alto" w:date="2018-04-02T18:32:00Z">
              <w:r w:rsidRPr="00690FF1" w:rsidDel="00063904">
                <w:rPr>
                  <w:rFonts w:cs="Arial"/>
                  <w:color w:val="000000"/>
                  <w:sz w:val="15"/>
                  <w:szCs w:val="15"/>
                </w:rPr>
                <w:delText>24,15</w:delText>
              </w:r>
            </w:del>
          </w:p>
        </w:tc>
        <w:tc>
          <w:tcPr>
            <w:tcW w:w="447" w:type="dxa"/>
            <w:vAlign w:val="center"/>
          </w:tcPr>
          <w:p w14:paraId="4DDA768A" w14:textId="1B009EA6" w:rsidR="00690FF1" w:rsidRPr="00690FF1" w:rsidDel="00063904" w:rsidRDefault="00690FF1" w:rsidP="00690FF1">
            <w:pPr>
              <w:spacing w:line="240" w:lineRule="auto"/>
              <w:jc w:val="right"/>
              <w:rPr>
                <w:del w:id="519" w:author="alto" w:date="2018-04-02T18:32:00Z"/>
                <w:rFonts w:cs="Arial"/>
                <w:sz w:val="15"/>
                <w:szCs w:val="15"/>
              </w:rPr>
            </w:pPr>
            <w:del w:id="520" w:author="alto" w:date="2018-04-02T18:32:00Z">
              <w:r w:rsidRPr="00690FF1" w:rsidDel="00063904">
                <w:rPr>
                  <w:rFonts w:cs="Arial"/>
                  <w:color w:val="000000"/>
                  <w:sz w:val="15"/>
                  <w:szCs w:val="15"/>
                </w:rPr>
                <w:delText>26,89</w:delText>
              </w:r>
            </w:del>
          </w:p>
        </w:tc>
        <w:tc>
          <w:tcPr>
            <w:tcW w:w="446" w:type="dxa"/>
            <w:vAlign w:val="center"/>
          </w:tcPr>
          <w:p w14:paraId="5102728F" w14:textId="16663817" w:rsidR="00690FF1" w:rsidRPr="00690FF1" w:rsidDel="00063904" w:rsidRDefault="00690FF1" w:rsidP="00690FF1">
            <w:pPr>
              <w:spacing w:line="240" w:lineRule="auto"/>
              <w:jc w:val="right"/>
              <w:rPr>
                <w:del w:id="521" w:author="alto" w:date="2018-04-02T18:32:00Z"/>
                <w:rFonts w:cs="Arial"/>
                <w:sz w:val="15"/>
                <w:szCs w:val="15"/>
              </w:rPr>
            </w:pPr>
            <w:del w:id="522" w:author="alto" w:date="2018-04-02T18:32:00Z">
              <w:r w:rsidRPr="00690FF1" w:rsidDel="00063904">
                <w:rPr>
                  <w:rFonts w:cs="Arial"/>
                  <w:color w:val="000000"/>
                  <w:sz w:val="15"/>
                  <w:szCs w:val="15"/>
                </w:rPr>
                <w:delText>-</w:delText>
              </w:r>
            </w:del>
          </w:p>
        </w:tc>
        <w:tc>
          <w:tcPr>
            <w:tcW w:w="447" w:type="dxa"/>
            <w:vAlign w:val="center"/>
          </w:tcPr>
          <w:p w14:paraId="65F1BD66" w14:textId="2AF9FEDE" w:rsidR="00690FF1" w:rsidRPr="00690FF1" w:rsidDel="00063904" w:rsidRDefault="00690FF1" w:rsidP="00690FF1">
            <w:pPr>
              <w:spacing w:line="240" w:lineRule="auto"/>
              <w:jc w:val="right"/>
              <w:rPr>
                <w:del w:id="523" w:author="alto" w:date="2018-04-02T18:32:00Z"/>
                <w:rFonts w:cs="Arial"/>
                <w:sz w:val="15"/>
                <w:szCs w:val="15"/>
              </w:rPr>
            </w:pPr>
            <w:del w:id="524" w:author="alto" w:date="2018-04-02T18:32:00Z">
              <w:r w:rsidRPr="00690FF1" w:rsidDel="00063904">
                <w:rPr>
                  <w:rFonts w:cs="Arial"/>
                  <w:color w:val="000000"/>
                  <w:sz w:val="15"/>
                  <w:szCs w:val="15"/>
                </w:rPr>
                <w:delText>17,25</w:delText>
              </w:r>
            </w:del>
          </w:p>
        </w:tc>
        <w:tc>
          <w:tcPr>
            <w:tcW w:w="446" w:type="dxa"/>
            <w:vAlign w:val="center"/>
          </w:tcPr>
          <w:p w14:paraId="05FBF003" w14:textId="1FDBB25C" w:rsidR="00690FF1" w:rsidRPr="00690FF1" w:rsidDel="00063904" w:rsidRDefault="00690FF1" w:rsidP="00690FF1">
            <w:pPr>
              <w:spacing w:line="240" w:lineRule="auto"/>
              <w:jc w:val="right"/>
              <w:rPr>
                <w:del w:id="525" w:author="alto" w:date="2018-04-02T18:32:00Z"/>
                <w:rFonts w:cs="Arial"/>
                <w:sz w:val="15"/>
                <w:szCs w:val="15"/>
              </w:rPr>
            </w:pPr>
            <w:del w:id="526" w:author="alto" w:date="2018-04-02T18:32:00Z">
              <w:r w:rsidRPr="00690FF1" w:rsidDel="00063904">
                <w:rPr>
                  <w:rFonts w:cs="Arial"/>
                  <w:color w:val="000000"/>
                  <w:sz w:val="15"/>
                  <w:szCs w:val="15"/>
                </w:rPr>
                <w:delText>23,31</w:delText>
              </w:r>
            </w:del>
          </w:p>
        </w:tc>
        <w:tc>
          <w:tcPr>
            <w:tcW w:w="447" w:type="dxa"/>
            <w:vAlign w:val="center"/>
          </w:tcPr>
          <w:p w14:paraId="2D336388" w14:textId="65A37CC9" w:rsidR="00690FF1" w:rsidRPr="00690FF1" w:rsidDel="00063904" w:rsidRDefault="00690FF1" w:rsidP="00690FF1">
            <w:pPr>
              <w:spacing w:line="240" w:lineRule="auto"/>
              <w:jc w:val="right"/>
              <w:rPr>
                <w:del w:id="527" w:author="alto" w:date="2018-04-02T18:32:00Z"/>
                <w:rFonts w:cs="Arial"/>
                <w:sz w:val="15"/>
                <w:szCs w:val="15"/>
              </w:rPr>
            </w:pPr>
            <w:del w:id="528" w:author="alto" w:date="2018-04-02T18:32:00Z">
              <w:r w:rsidRPr="00690FF1" w:rsidDel="00063904">
                <w:rPr>
                  <w:rFonts w:cs="Arial"/>
                  <w:color w:val="000000"/>
                  <w:sz w:val="15"/>
                  <w:szCs w:val="15"/>
                </w:rPr>
                <w:delText>9,47</w:delText>
              </w:r>
            </w:del>
          </w:p>
        </w:tc>
        <w:tc>
          <w:tcPr>
            <w:tcW w:w="446" w:type="dxa"/>
            <w:vAlign w:val="center"/>
          </w:tcPr>
          <w:p w14:paraId="277E13FA" w14:textId="6200355F" w:rsidR="00690FF1" w:rsidRPr="00690FF1" w:rsidDel="00063904" w:rsidRDefault="00690FF1" w:rsidP="00690FF1">
            <w:pPr>
              <w:spacing w:line="240" w:lineRule="auto"/>
              <w:jc w:val="right"/>
              <w:rPr>
                <w:del w:id="529" w:author="alto" w:date="2018-04-02T18:32:00Z"/>
                <w:rFonts w:cs="Arial"/>
                <w:sz w:val="15"/>
                <w:szCs w:val="15"/>
              </w:rPr>
            </w:pPr>
            <w:del w:id="530" w:author="alto" w:date="2018-04-02T18:32:00Z">
              <w:r w:rsidRPr="00690FF1" w:rsidDel="00063904">
                <w:rPr>
                  <w:rFonts w:cs="Arial"/>
                  <w:color w:val="000000"/>
                  <w:sz w:val="15"/>
                  <w:szCs w:val="15"/>
                </w:rPr>
                <w:delText>16,35</w:delText>
              </w:r>
            </w:del>
          </w:p>
        </w:tc>
        <w:tc>
          <w:tcPr>
            <w:tcW w:w="447" w:type="dxa"/>
            <w:vAlign w:val="center"/>
          </w:tcPr>
          <w:p w14:paraId="2AD120CF" w14:textId="20D5A2F6" w:rsidR="00690FF1" w:rsidRPr="00690FF1" w:rsidDel="00063904" w:rsidRDefault="00690FF1" w:rsidP="00690FF1">
            <w:pPr>
              <w:spacing w:line="240" w:lineRule="auto"/>
              <w:jc w:val="right"/>
              <w:rPr>
                <w:del w:id="531" w:author="alto" w:date="2018-04-02T18:32:00Z"/>
                <w:rFonts w:cs="Arial"/>
                <w:sz w:val="15"/>
                <w:szCs w:val="15"/>
              </w:rPr>
            </w:pPr>
            <w:del w:id="532" w:author="alto" w:date="2018-04-02T18:32:00Z">
              <w:r w:rsidRPr="00690FF1" w:rsidDel="00063904">
                <w:rPr>
                  <w:rFonts w:cs="Arial"/>
                  <w:color w:val="000000"/>
                  <w:sz w:val="15"/>
                  <w:szCs w:val="15"/>
                </w:rPr>
                <w:delText>8,27</w:delText>
              </w:r>
            </w:del>
          </w:p>
        </w:tc>
        <w:tc>
          <w:tcPr>
            <w:tcW w:w="446" w:type="dxa"/>
            <w:vAlign w:val="center"/>
          </w:tcPr>
          <w:p w14:paraId="33E46783" w14:textId="36604C95" w:rsidR="00690FF1" w:rsidRPr="00690FF1" w:rsidDel="00063904" w:rsidRDefault="00690FF1" w:rsidP="00690FF1">
            <w:pPr>
              <w:spacing w:line="240" w:lineRule="auto"/>
              <w:jc w:val="right"/>
              <w:rPr>
                <w:del w:id="533" w:author="alto" w:date="2018-04-02T18:32:00Z"/>
                <w:rFonts w:cs="Arial"/>
                <w:sz w:val="15"/>
                <w:szCs w:val="15"/>
              </w:rPr>
            </w:pPr>
            <w:del w:id="534" w:author="alto" w:date="2018-04-02T18:32:00Z">
              <w:r w:rsidRPr="00690FF1" w:rsidDel="00063904">
                <w:rPr>
                  <w:rFonts w:cs="Arial"/>
                  <w:color w:val="000000"/>
                  <w:sz w:val="15"/>
                  <w:szCs w:val="15"/>
                </w:rPr>
                <w:delText>28,07</w:delText>
              </w:r>
            </w:del>
          </w:p>
        </w:tc>
        <w:tc>
          <w:tcPr>
            <w:tcW w:w="447" w:type="dxa"/>
            <w:vAlign w:val="center"/>
          </w:tcPr>
          <w:p w14:paraId="5C63DCE9" w14:textId="29BE8A8A" w:rsidR="00690FF1" w:rsidRPr="00690FF1" w:rsidDel="00063904" w:rsidRDefault="00690FF1" w:rsidP="00690FF1">
            <w:pPr>
              <w:spacing w:line="240" w:lineRule="auto"/>
              <w:jc w:val="right"/>
              <w:rPr>
                <w:del w:id="535" w:author="alto" w:date="2018-04-02T18:32:00Z"/>
                <w:rFonts w:cs="Arial"/>
                <w:sz w:val="15"/>
                <w:szCs w:val="15"/>
              </w:rPr>
            </w:pPr>
            <w:del w:id="536" w:author="alto" w:date="2018-04-02T18:32:00Z">
              <w:r w:rsidRPr="00690FF1" w:rsidDel="00063904">
                <w:rPr>
                  <w:rFonts w:cs="Arial"/>
                  <w:color w:val="000000"/>
                  <w:sz w:val="15"/>
                  <w:szCs w:val="15"/>
                </w:rPr>
                <w:delText>14,67</w:delText>
              </w:r>
            </w:del>
          </w:p>
        </w:tc>
        <w:tc>
          <w:tcPr>
            <w:tcW w:w="446" w:type="dxa"/>
            <w:vAlign w:val="center"/>
          </w:tcPr>
          <w:p w14:paraId="7E1ECC0E" w14:textId="5717BBF3" w:rsidR="00690FF1" w:rsidRPr="00690FF1" w:rsidDel="00063904" w:rsidRDefault="00690FF1" w:rsidP="00690FF1">
            <w:pPr>
              <w:spacing w:line="240" w:lineRule="auto"/>
              <w:jc w:val="right"/>
              <w:rPr>
                <w:del w:id="537" w:author="alto" w:date="2018-04-02T18:32:00Z"/>
                <w:rFonts w:cs="Arial"/>
                <w:sz w:val="15"/>
                <w:szCs w:val="15"/>
              </w:rPr>
            </w:pPr>
            <w:del w:id="538" w:author="alto" w:date="2018-04-02T18:32:00Z">
              <w:r w:rsidRPr="00690FF1" w:rsidDel="00063904">
                <w:rPr>
                  <w:rFonts w:cs="Arial"/>
                  <w:color w:val="000000"/>
                  <w:sz w:val="15"/>
                  <w:szCs w:val="15"/>
                </w:rPr>
                <w:delText>12,49</w:delText>
              </w:r>
            </w:del>
          </w:p>
        </w:tc>
        <w:tc>
          <w:tcPr>
            <w:tcW w:w="447" w:type="dxa"/>
            <w:vAlign w:val="center"/>
          </w:tcPr>
          <w:p w14:paraId="7E872720" w14:textId="3960A4D2" w:rsidR="00690FF1" w:rsidRPr="00690FF1" w:rsidDel="00063904" w:rsidRDefault="00690FF1" w:rsidP="00690FF1">
            <w:pPr>
              <w:spacing w:line="240" w:lineRule="auto"/>
              <w:jc w:val="right"/>
              <w:rPr>
                <w:del w:id="539" w:author="alto" w:date="2018-04-02T18:32:00Z"/>
                <w:rFonts w:cs="Arial"/>
                <w:sz w:val="15"/>
                <w:szCs w:val="15"/>
              </w:rPr>
            </w:pPr>
            <w:del w:id="540" w:author="alto" w:date="2018-04-02T18:32:00Z">
              <w:r w:rsidRPr="00690FF1" w:rsidDel="00063904">
                <w:rPr>
                  <w:rFonts w:cs="Arial"/>
                  <w:color w:val="000000"/>
                  <w:sz w:val="15"/>
                  <w:szCs w:val="15"/>
                </w:rPr>
                <w:delText>18,88</w:delText>
              </w:r>
            </w:del>
          </w:p>
        </w:tc>
        <w:tc>
          <w:tcPr>
            <w:tcW w:w="446" w:type="dxa"/>
            <w:vAlign w:val="center"/>
          </w:tcPr>
          <w:p w14:paraId="21F4E226" w14:textId="4CEB1896" w:rsidR="00690FF1" w:rsidRPr="00690FF1" w:rsidDel="00063904" w:rsidRDefault="00690FF1" w:rsidP="00690FF1">
            <w:pPr>
              <w:spacing w:line="240" w:lineRule="auto"/>
              <w:jc w:val="right"/>
              <w:rPr>
                <w:del w:id="541" w:author="alto" w:date="2018-04-02T18:32:00Z"/>
                <w:rFonts w:cs="Arial"/>
                <w:sz w:val="15"/>
                <w:szCs w:val="15"/>
              </w:rPr>
            </w:pPr>
            <w:del w:id="542" w:author="alto" w:date="2018-04-02T18:32:00Z">
              <w:r w:rsidRPr="00690FF1" w:rsidDel="00063904">
                <w:rPr>
                  <w:rFonts w:cs="Arial"/>
                  <w:color w:val="000000"/>
                  <w:sz w:val="15"/>
                  <w:szCs w:val="15"/>
                </w:rPr>
                <w:delText>28,72</w:delText>
              </w:r>
            </w:del>
          </w:p>
        </w:tc>
        <w:tc>
          <w:tcPr>
            <w:tcW w:w="447" w:type="dxa"/>
            <w:vAlign w:val="center"/>
          </w:tcPr>
          <w:p w14:paraId="4A949875" w14:textId="148F3537" w:rsidR="00690FF1" w:rsidRPr="00690FF1" w:rsidDel="00063904" w:rsidRDefault="00690FF1" w:rsidP="00690FF1">
            <w:pPr>
              <w:spacing w:line="240" w:lineRule="auto"/>
              <w:jc w:val="right"/>
              <w:rPr>
                <w:del w:id="543" w:author="alto" w:date="2018-04-02T18:32:00Z"/>
                <w:rFonts w:cs="Arial"/>
                <w:sz w:val="15"/>
                <w:szCs w:val="15"/>
              </w:rPr>
            </w:pPr>
            <w:del w:id="544" w:author="alto" w:date="2018-04-02T18:32:00Z">
              <w:r w:rsidRPr="00690FF1" w:rsidDel="00063904">
                <w:rPr>
                  <w:rFonts w:cs="Arial"/>
                  <w:color w:val="000000"/>
                  <w:sz w:val="15"/>
                  <w:szCs w:val="15"/>
                </w:rPr>
                <w:delText>21,40</w:delText>
              </w:r>
            </w:del>
          </w:p>
        </w:tc>
        <w:tc>
          <w:tcPr>
            <w:tcW w:w="446" w:type="dxa"/>
            <w:vAlign w:val="center"/>
          </w:tcPr>
          <w:p w14:paraId="41A99360" w14:textId="78987296" w:rsidR="00690FF1" w:rsidRPr="00690FF1" w:rsidDel="00063904" w:rsidRDefault="00690FF1" w:rsidP="00690FF1">
            <w:pPr>
              <w:spacing w:line="240" w:lineRule="auto"/>
              <w:jc w:val="right"/>
              <w:rPr>
                <w:del w:id="545" w:author="alto" w:date="2018-04-02T18:32:00Z"/>
                <w:rFonts w:cs="Arial"/>
                <w:sz w:val="15"/>
                <w:szCs w:val="15"/>
              </w:rPr>
            </w:pPr>
            <w:del w:id="546" w:author="alto" w:date="2018-04-02T18:32:00Z">
              <w:r w:rsidRPr="00690FF1" w:rsidDel="00063904">
                <w:rPr>
                  <w:rFonts w:cs="Arial"/>
                  <w:color w:val="000000"/>
                  <w:sz w:val="15"/>
                  <w:szCs w:val="15"/>
                </w:rPr>
                <w:delText>9,33</w:delText>
              </w:r>
            </w:del>
          </w:p>
        </w:tc>
        <w:tc>
          <w:tcPr>
            <w:tcW w:w="447" w:type="dxa"/>
            <w:vAlign w:val="center"/>
          </w:tcPr>
          <w:p w14:paraId="6699F555" w14:textId="01703B8A" w:rsidR="00690FF1" w:rsidRPr="00690FF1" w:rsidDel="00063904" w:rsidRDefault="00690FF1" w:rsidP="00690FF1">
            <w:pPr>
              <w:spacing w:line="240" w:lineRule="auto"/>
              <w:jc w:val="right"/>
              <w:rPr>
                <w:del w:id="547" w:author="alto" w:date="2018-04-02T18:32:00Z"/>
                <w:rFonts w:cs="Arial"/>
                <w:sz w:val="15"/>
                <w:szCs w:val="15"/>
              </w:rPr>
            </w:pPr>
            <w:del w:id="548" w:author="alto" w:date="2018-04-02T18:32:00Z">
              <w:r w:rsidRPr="00690FF1" w:rsidDel="00063904">
                <w:rPr>
                  <w:rFonts w:cs="Arial"/>
                  <w:color w:val="000000"/>
                  <w:sz w:val="15"/>
                  <w:szCs w:val="15"/>
                </w:rPr>
                <w:delText>15,10</w:delText>
              </w:r>
            </w:del>
          </w:p>
        </w:tc>
      </w:tr>
      <w:tr w:rsidR="00690FF1" w:rsidDel="00063904" w14:paraId="72C56AF5" w14:textId="2101795B" w:rsidTr="00B94E13">
        <w:trPr>
          <w:trHeight w:val="284"/>
          <w:del w:id="549" w:author="alto" w:date="2018-04-02T18:32:00Z"/>
        </w:trPr>
        <w:tc>
          <w:tcPr>
            <w:tcW w:w="0" w:type="auto"/>
            <w:vAlign w:val="center"/>
          </w:tcPr>
          <w:p w14:paraId="6B053C22" w14:textId="4A437658" w:rsidR="00690FF1" w:rsidRPr="00B94E13" w:rsidDel="00063904" w:rsidRDefault="00690FF1" w:rsidP="00690FF1">
            <w:pPr>
              <w:spacing w:line="240" w:lineRule="auto"/>
              <w:jc w:val="left"/>
              <w:rPr>
                <w:del w:id="550" w:author="alto" w:date="2018-04-02T18:32:00Z"/>
                <w:rFonts w:cs="Arial"/>
                <w:b/>
                <w:sz w:val="14"/>
                <w:szCs w:val="14"/>
              </w:rPr>
            </w:pPr>
            <w:del w:id="551" w:author="alto" w:date="2018-04-02T18:32:00Z">
              <w:r w:rsidRPr="00B94E13" w:rsidDel="00063904">
                <w:rPr>
                  <w:rFonts w:cs="Arial"/>
                  <w:b/>
                  <w:color w:val="000000"/>
                  <w:sz w:val="14"/>
                  <w:szCs w:val="14"/>
                </w:rPr>
                <w:delText>Enx. Frequentes</w:delText>
              </w:r>
            </w:del>
          </w:p>
        </w:tc>
        <w:tc>
          <w:tcPr>
            <w:tcW w:w="446" w:type="dxa"/>
            <w:vAlign w:val="center"/>
          </w:tcPr>
          <w:p w14:paraId="42E0DC76" w14:textId="78DBB88E" w:rsidR="00690FF1" w:rsidRPr="00690FF1" w:rsidDel="00063904" w:rsidRDefault="00690FF1" w:rsidP="00690FF1">
            <w:pPr>
              <w:spacing w:line="240" w:lineRule="auto"/>
              <w:jc w:val="right"/>
              <w:rPr>
                <w:del w:id="552" w:author="alto" w:date="2018-04-02T18:32:00Z"/>
                <w:rFonts w:cs="Arial"/>
                <w:sz w:val="15"/>
                <w:szCs w:val="15"/>
              </w:rPr>
            </w:pPr>
            <w:del w:id="553" w:author="alto" w:date="2018-04-02T18:32:00Z">
              <w:r w:rsidRPr="00690FF1" w:rsidDel="00063904">
                <w:rPr>
                  <w:rFonts w:cs="Arial"/>
                  <w:color w:val="000000"/>
                  <w:sz w:val="15"/>
                  <w:szCs w:val="15"/>
                </w:rPr>
                <w:delText>2,19</w:delText>
              </w:r>
            </w:del>
          </w:p>
        </w:tc>
        <w:tc>
          <w:tcPr>
            <w:tcW w:w="447" w:type="dxa"/>
            <w:vAlign w:val="center"/>
          </w:tcPr>
          <w:p w14:paraId="47767B4D" w14:textId="71FA0951" w:rsidR="00690FF1" w:rsidRPr="00690FF1" w:rsidDel="00063904" w:rsidRDefault="00690FF1" w:rsidP="00690FF1">
            <w:pPr>
              <w:spacing w:line="240" w:lineRule="auto"/>
              <w:jc w:val="right"/>
              <w:rPr>
                <w:del w:id="554" w:author="alto" w:date="2018-04-02T18:32:00Z"/>
                <w:rFonts w:cs="Arial"/>
                <w:sz w:val="15"/>
                <w:szCs w:val="15"/>
              </w:rPr>
            </w:pPr>
            <w:del w:id="555" w:author="alto" w:date="2018-04-02T18:32:00Z">
              <w:r w:rsidRPr="00690FF1" w:rsidDel="00063904">
                <w:rPr>
                  <w:rFonts w:cs="Arial"/>
                  <w:color w:val="000000"/>
                  <w:sz w:val="15"/>
                  <w:szCs w:val="15"/>
                </w:rPr>
                <w:delText>6,36</w:delText>
              </w:r>
            </w:del>
          </w:p>
        </w:tc>
        <w:tc>
          <w:tcPr>
            <w:tcW w:w="446" w:type="dxa"/>
            <w:vAlign w:val="center"/>
          </w:tcPr>
          <w:p w14:paraId="27650A0C" w14:textId="76DCCECB" w:rsidR="00690FF1" w:rsidRPr="00690FF1" w:rsidDel="00063904" w:rsidRDefault="00690FF1" w:rsidP="00690FF1">
            <w:pPr>
              <w:spacing w:line="240" w:lineRule="auto"/>
              <w:jc w:val="right"/>
              <w:rPr>
                <w:del w:id="556" w:author="alto" w:date="2018-04-02T18:32:00Z"/>
                <w:rFonts w:cs="Arial"/>
                <w:sz w:val="15"/>
                <w:szCs w:val="15"/>
              </w:rPr>
            </w:pPr>
            <w:del w:id="557" w:author="alto" w:date="2018-04-02T18:32:00Z">
              <w:r w:rsidRPr="00690FF1" w:rsidDel="00063904">
                <w:rPr>
                  <w:rFonts w:cs="Arial"/>
                  <w:color w:val="000000"/>
                  <w:sz w:val="15"/>
                  <w:szCs w:val="15"/>
                </w:rPr>
                <w:delText>4,30</w:delText>
              </w:r>
            </w:del>
          </w:p>
        </w:tc>
        <w:tc>
          <w:tcPr>
            <w:tcW w:w="447" w:type="dxa"/>
            <w:vAlign w:val="center"/>
          </w:tcPr>
          <w:p w14:paraId="6A3F365D" w14:textId="73A08C5E" w:rsidR="00690FF1" w:rsidRPr="00690FF1" w:rsidDel="00063904" w:rsidRDefault="00690FF1" w:rsidP="00690FF1">
            <w:pPr>
              <w:spacing w:line="240" w:lineRule="auto"/>
              <w:jc w:val="right"/>
              <w:rPr>
                <w:del w:id="558" w:author="alto" w:date="2018-04-02T18:32:00Z"/>
                <w:rFonts w:cs="Arial"/>
                <w:sz w:val="15"/>
                <w:szCs w:val="15"/>
              </w:rPr>
            </w:pPr>
            <w:del w:id="559" w:author="alto" w:date="2018-04-02T18:32:00Z">
              <w:r w:rsidRPr="00690FF1" w:rsidDel="00063904">
                <w:rPr>
                  <w:rFonts w:cs="Arial"/>
                  <w:color w:val="000000"/>
                  <w:sz w:val="15"/>
                  <w:szCs w:val="15"/>
                </w:rPr>
                <w:delText>16,66</w:delText>
              </w:r>
            </w:del>
          </w:p>
        </w:tc>
        <w:tc>
          <w:tcPr>
            <w:tcW w:w="446" w:type="dxa"/>
            <w:vAlign w:val="center"/>
          </w:tcPr>
          <w:p w14:paraId="16157CFB" w14:textId="39ED8311" w:rsidR="00690FF1" w:rsidRPr="00690FF1" w:rsidDel="00063904" w:rsidRDefault="00690FF1" w:rsidP="00690FF1">
            <w:pPr>
              <w:spacing w:line="240" w:lineRule="auto"/>
              <w:jc w:val="right"/>
              <w:rPr>
                <w:del w:id="560" w:author="alto" w:date="2018-04-02T18:32:00Z"/>
                <w:rFonts w:cs="Arial"/>
                <w:sz w:val="15"/>
                <w:szCs w:val="15"/>
              </w:rPr>
            </w:pPr>
            <w:del w:id="561" w:author="alto" w:date="2018-04-02T18:32:00Z">
              <w:r w:rsidRPr="00690FF1" w:rsidDel="00063904">
                <w:rPr>
                  <w:rFonts w:cs="Arial"/>
                  <w:color w:val="000000"/>
                  <w:sz w:val="15"/>
                  <w:szCs w:val="15"/>
                </w:rPr>
                <w:delText>17,25</w:delText>
              </w:r>
            </w:del>
          </w:p>
        </w:tc>
        <w:tc>
          <w:tcPr>
            <w:tcW w:w="447" w:type="dxa"/>
            <w:vAlign w:val="center"/>
          </w:tcPr>
          <w:p w14:paraId="516871F0" w14:textId="493BE84D" w:rsidR="00690FF1" w:rsidRPr="00690FF1" w:rsidDel="00063904" w:rsidRDefault="00690FF1" w:rsidP="00690FF1">
            <w:pPr>
              <w:spacing w:line="240" w:lineRule="auto"/>
              <w:jc w:val="right"/>
              <w:rPr>
                <w:del w:id="562" w:author="alto" w:date="2018-04-02T18:32:00Z"/>
                <w:rFonts w:cs="Arial"/>
                <w:sz w:val="15"/>
                <w:szCs w:val="15"/>
              </w:rPr>
            </w:pPr>
            <w:del w:id="563" w:author="alto" w:date="2018-04-02T18:32:00Z">
              <w:r w:rsidRPr="00690FF1" w:rsidDel="00063904">
                <w:rPr>
                  <w:rFonts w:cs="Arial"/>
                  <w:color w:val="000000"/>
                  <w:sz w:val="15"/>
                  <w:szCs w:val="15"/>
                </w:rPr>
                <w:delText>-</w:delText>
              </w:r>
            </w:del>
          </w:p>
        </w:tc>
        <w:tc>
          <w:tcPr>
            <w:tcW w:w="446" w:type="dxa"/>
            <w:vAlign w:val="center"/>
          </w:tcPr>
          <w:p w14:paraId="2EE7EC57" w14:textId="62956D0B" w:rsidR="00690FF1" w:rsidRPr="00690FF1" w:rsidDel="00063904" w:rsidRDefault="00690FF1" w:rsidP="00690FF1">
            <w:pPr>
              <w:spacing w:line="240" w:lineRule="auto"/>
              <w:jc w:val="right"/>
              <w:rPr>
                <w:del w:id="564" w:author="alto" w:date="2018-04-02T18:32:00Z"/>
                <w:rFonts w:cs="Arial"/>
                <w:sz w:val="15"/>
                <w:szCs w:val="15"/>
              </w:rPr>
            </w:pPr>
            <w:del w:id="565" w:author="alto" w:date="2018-04-02T18:32:00Z">
              <w:r w:rsidRPr="00690FF1" w:rsidDel="00063904">
                <w:rPr>
                  <w:rFonts w:cs="Arial"/>
                  <w:color w:val="000000"/>
                  <w:sz w:val="15"/>
                  <w:szCs w:val="15"/>
                </w:rPr>
                <w:delText>5,16</w:delText>
              </w:r>
            </w:del>
          </w:p>
        </w:tc>
        <w:tc>
          <w:tcPr>
            <w:tcW w:w="447" w:type="dxa"/>
            <w:vAlign w:val="center"/>
          </w:tcPr>
          <w:p w14:paraId="12628B84" w14:textId="27915C4E" w:rsidR="00690FF1" w:rsidRPr="00690FF1" w:rsidDel="00063904" w:rsidRDefault="00690FF1" w:rsidP="00690FF1">
            <w:pPr>
              <w:spacing w:line="240" w:lineRule="auto"/>
              <w:jc w:val="right"/>
              <w:rPr>
                <w:del w:id="566" w:author="alto" w:date="2018-04-02T18:32:00Z"/>
                <w:rFonts w:cs="Arial"/>
                <w:sz w:val="15"/>
                <w:szCs w:val="15"/>
              </w:rPr>
            </w:pPr>
            <w:del w:id="567" w:author="alto" w:date="2018-04-02T18:32:00Z">
              <w:r w:rsidRPr="00690FF1" w:rsidDel="00063904">
                <w:rPr>
                  <w:rFonts w:cs="Arial"/>
                  <w:color w:val="000000"/>
                  <w:sz w:val="15"/>
                  <w:szCs w:val="15"/>
                </w:rPr>
                <w:delText>6,86</w:delText>
              </w:r>
            </w:del>
          </w:p>
        </w:tc>
        <w:tc>
          <w:tcPr>
            <w:tcW w:w="446" w:type="dxa"/>
            <w:vAlign w:val="center"/>
          </w:tcPr>
          <w:p w14:paraId="698F0C7C" w14:textId="1B08CABB" w:rsidR="00690FF1" w:rsidRPr="00690FF1" w:rsidDel="00063904" w:rsidRDefault="00690FF1" w:rsidP="00690FF1">
            <w:pPr>
              <w:spacing w:line="240" w:lineRule="auto"/>
              <w:jc w:val="right"/>
              <w:rPr>
                <w:del w:id="568" w:author="alto" w:date="2018-04-02T18:32:00Z"/>
                <w:rFonts w:cs="Arial"/>
                <w:sz w:val="15"/>
                <w:szCs w:val="15"/>
              </w:rPr>
            </w:pPr>
            <w:del w:id="569" w:author="alto" w:date="2018-04-02T18:32:00Z">
              <w:r w:rsidRPr="00690FF1" w:rsidDel="00063904">
                <w:rPr>
                  <w:rFonts w:cs="Arial"/>
                  <w:color w:val="000000"/>
                  <w:sz w:val="15"/>
                  <w:szCs w:val="15"/>
                </w:rPr>
                <w:delText>1,76</w:delText>
              </w:r>
            </w:del>
          </w:p>
        </w:tc>
        <w:tc>
          <w:tcPr>
            <w:tcW w:w="447" w:type="dxa"/>
            <w:vAlign w:val="center"/>
          </w:tcPr>
          <w:p w14:paraId="2FDEE077" w14:textId="7634A576" w:rsidR="00690FF1" w:rsidRPr="00690FF1" w:rsidDel="00063904" w:rsidRDefault="00690FF1" w:rsidP="00690FF1">
            <w:pPr>
              <w:spacing w:line="240" w:lineRule="auto"/>
              <w:jc w:val="right"/>
              <w:rPr>
                <w:del w:id="570" w:author="alto" w:date="2018-04-02T18:32:00Z"/>
                <w:rFonts w:cs="Arial"/>
                <w:sz w:val="15"/>
                <w:szCs w:val="15"/>
              </w:rPr>
            </w:pPr>
            <w:del w:id="571" w:author="alto" w:date="2018-04-02T18:32:00Z">
              <w:r w:rsidRPr="00690FF1" w:rsidDel="00063904">
                <w:rPr>
                  <w:rFonts w:cs="Arial"/>
                  <w:color w:val="000000"/>
                  <w:sz w:val="15"/>
                  <w:szCs w:val="15"/>
                </w:rPr>
                <w:delText>35,76</w:delText>
              </w:r>
            </w:del>
          </w:p>
        </w:tc>
        <w:tc>
          <w:tcPr>
            <w:tcW w:w="446" w:type="dxa"/>
            <w:vAlign w:val="center"/>
          </w:tcPr>
          <w:p w14:paraId="145612E5" w14:textId="4B66E382" w:rsidR="00690FF1" w:rsidRPr="00690FF1" w:rsidDel="00063904" w:rsidRDefault="00690FF1" w:rsidP="00690FF1">
            <w:pPr>
              <w:spacing w:line="240" w:lineRule="auto"/>
              <w:jc w:val="right"/>
              <w:rPr>
                <w:del w:id="572" w:author="alto" w:date="2018-04-02T18:32:00Z"/>
                <w:rFonts w:cs="Arial"/>
                <w:sz w:val="15"/>
                <w:szCs w:val="15"/>
              </w:rPr>
            </w:pPr>
            <w:del w:id="573" w:author="alto" w:date="2018-04-02T18:32:00Z">
              <w:r w:rsidRPr="00690FF1" w:rsidDel="00063904">
                <w:rPr>
                  <w:rFonts w:cs="Arial"/>
                  <w:color w:val="000000"/>
                  <w:sz w:val="15"/>
                  <w:szCs w:val="15"/>
                </w:rPr>
                <w:delText>10,22</w:delText>
              </w:r>
            </w:del>
          </w:p>
        </w:tc>
        <w:tc>
          <w:tcPr>
            <w:tcW w:w="447" w:type="dxa"/>
            <w:vAlign w:val="center"/>
          </w:tcPr>
          <w:p w14:paraId="451F909E" w14:textId="4BD0B70F" w:rsidR="00690FF1" w:rsidRPr="00690FF1" w:rsidDel="00063904" w:rsidRDefault="00690FF1" w:rsidP="00690FF1">
            <w:pPr>
              <w:spacing w:line="240" w:lineRule="auto"/>
              <w:jc w:val="right"/>
              <w:rPr>
                <w:del w:id="574" w:author="alto" w:date="2018-04-02T18:32:00Z"/>
                <w:rFonts w:cs="Arial"/>
                <w:sz w:val="15"/>
                <w:szCs w:val="15"/>
              </w:rPr>
            </w:pPr>
            <w:del w:id="575" w:author="alto" w:date="2018-04-02T18:32:00Z">
              <w:r w:rsidRPr="00690FF1" w:rsidDel="00063904">
                <w:rPr>
                  <w:rFonts w:cs="Arial"/>
                  <w:color w:val="000000"/>
                  <w:sz w:val="15"/>
                  <w:szCs w:val="15"/>
                </w:rPr>
                <w:delText>0,75</w:delText>
              </w:r>
            </w:del>
          </w:p>
        </w:tc>
        <w:tc>
          <w:tcPr>
            <w:tcW w:w="446" w:type="dxa"/>
            <w:vAlign w:val="center"/>
          </w:tcPr>
          <w:p w14:paraId="66FBC46E" w14:textId="54CBC67A" w:rsidR="00690FF1" w:rsidRPr="00690FF1" w:rsidDel="00063904" w:rsidRDefault="00690FF1" w:rsidP="00690FF1">
            <w:pPr>
              <w:spacing w:line="240" w:lineRule="auto"/>
              <w:jc w:val="right"/>
              <w:rPr>
                <w:del w:id="576" w:author="alto" w:date="2018-04-02T18:32:00Z"/>
                <w:rFonts w:cs="Arial"/>
                <w:sz w:val="15"/>
                <w:szCs w:val="15"/>
              </w:rPr>
            </w:pPr>
            <w:del w:id="577" w:author="alto" w:date="2018-04-02T18:32:00Z">
              <w:r w:rsidRPr="00690FF1" w:rsidDel="00063904">
                <w:rPr>
                  <w:rFonts w:cs="Arial"/>
                  <w:color w:val="000000"/>
                  <w:sz w:val="15"/>
                  <w:szCs w:val="15"/>
                </w:rPr>
                <w:delText>0,67</w:delText>
              </w:r>
            </w:del>
          </w:p>
        </w:tc>
        <w:tc>
          <w:tcPr>
            <w:tcW w:w="447" w:type="dxa"/>
            <w:vAlign w:val="center"/>
          </w:tcPr>
          <w:p w14:paraId="63AB914A" w14:textId="5341AA93" w:rsidR="00690FF1" w:rsidRPr="00690FF1" w:rsidDel="00063904" w:rsidRDefault="00690FF1" w:rsidP="00690FF1">
            <w:pPr>
              <w:spacing w:line="240" w:lineRule="auto"/>
              <w:jc w:val="right"/>
              <w:rPr>
                <w:del w:id="578" w:author="alto" w:date="2018-04-02T18:32:00Z"/>
                <w:rFonts w:cs="Arial"/>
                <w:sz w:val="15"/>
                <w:szCs w:val="15"/>
              </w:rPr>
            </w:pPr>
            <w:del w:id="579" w:author="alto" w:date="2018-04-02T18:32:00Z">
              <w:r w:rsidRPr="00690FF1" w:rsidDel="00063904">
                <w:rPr>
                  <w:rFonts w:cs="Arial"/>
                  <w:color w:val="000000"/>
                  <w:sz w:val="15"/>
                  <w:szCs w:val="15"/>
                </w:rPr>
                <w:delText>12,95</w:delText>
              </w:r>
            </w:del>
          </w:p>
        </w:tc>
        <w:tc>
          <w:tcPr>
            <w:tcW w:w="446" w:type="dxa"/>
            <w:vAlign w:val="center"/>
          </w:tcPr>
          <w:p w14:paraId="47F1C236" w14:textId="550CDE1D" w:rsidR="00690FF1" w:rsidRPr="00690FF1" w:rsidDel="00063904" w:rsidRDefault="00690FF1" w:rsidP="00690FF1">
            <w:pPr>
              <w:spacing w:line="240" w:lineRule="auto"/>
              <w:jc w:val="right"/>
              <w:rPr>
                <w:del w:id="580" w:author="alto" w:date="2018-04-02T18:32:00Z"/>
                <w:rFonts w:cs="Arial"/>
                <w:sz w:val="15"/>
                <w:szCs w:val="15"/>
              </w:rPr>
            </w:pPr>
            <w:del w:id="581" w:author="alto" w:date="2018-04-02T18:32:00Z">
              <w:r w:rsidRPr="00690FF1" w:rsidDel="00063904">
                <w:rPr>
                  <w:rFonts w:cs="Arial"/>
                  <w:color w:val="000000"/>
                  <w:sz w:val="15"/>
                  <w:szCs w:val="15"/>
                </w:rPr>
                <w:delText>13,49</w:delText>
              </w:r>
            </w:del>
          </w:p>
        </w:tc>
        <w:tc>
          <w:tcPr>
            <w:tcW w:w="447" w:type="dxa"/>
            <w:vAlign w:val="center"/>
          </w:tcPr>
          <w:p w14:paraId="20B474E6" w14:textId="6986ECDC" w:rsidR="00690FF1" w:rsidRPr="00690FF1" w:rsidDel="00063904" w:rsidRDefault="00690FF1" w:rsidP="00690FF1">
            <w:pPr>
              <w:spacing w:line="240" w:lineRule="auto"/>
              <w:jc w:val="right"/>
              <w:rPr>
                <w:del w:id="582" w:author="alto" w:date="2018-04-02T18:32:00Z"/>
                <w:rFonts w:cs="Arial"/>
                <w:sz w:val="15"/>
                <w:szCs w:val="15"/>
              </w:rPr>
            </w:pPr>
            <w:del w:id="583" w:author="alto" w:date="2018-04-02T18:32:00Z">
              <w:r w:rsidRPr="00690FF1" w:rsidDel="00063904">
                <w:rPr>
                  <w:rFonts w:cs="Arial"/>
                  <w:color w:val="000000"/>
                  <w:sz w:val="15"/>
                  <w:szCs w:val="15"/>
                </w:rPr>
                <w:delText>2,48</w:delText>
              </w:r>
            </w:del>
          </w:p>
        </w:tc>
        <w:tc>
          <w:tcPr>
            <w:tcW w:w="446" w:type="dxa"/>
            <w:vAlign w:val="center"/>
          </w:tcPr>
          <w:p w14:paraId="45F568E1" w14:textId="56DA3727" w:rsidR="00690FF1" w:rsidRPr="00690FF1" w:rsidDel="00063904" w:rsidRDefault="00690FF1" w:rsidP="00690FF1">
            <w:pPr>
              <w:spacing w:line="240" w:lineRule="auto"/>
              <w:jc w:val="right"/>
              <w:rPr>
                <w:del w:id="584" w:author="alto" w:date="2018-04-02T18:32:00Z"/>
                <w:rFonts w:cs="Arial"/>
                <w:sz w:val="15"/>
                <w:szCs w:val="15"/>
              </w:rPr>
            </w:pPr>
            <w:del w:id="585" w:author="alto" w:date="2018-04-02T18:32:00Z">
              <w:r w:rsidRPr="00690FF1" w:rsidDel="00063904">
                <w:rPr>
                  <w:rFonts w:cs="Arial"/>
                  <w:color w:val="000000"/>
                  <w:sz w:val="15"/>
                  <w:szCs w:val="15"/>
                </w:rPr>
                <w:delText>6,26</w:delText>
              </w:r>
            </w:del>
          </w:p>
        </w:tc>
        <w:tc>
          <w:tcPr>
            <w:tcW w:w="447" w:type="dxa"/>
            <w:vAlign w:val="center"/>
          </w:tcPr>
          <w:p w14:paraId="64059F93" w14:textId="0D08ADD5" w:rsidR="00690FF1" w:rsidRPr="00690FF1" w:rsidDel="00063904" w:rsidRDefault="00690FF1" w:rsidP="00690FF1">
            <w:pPr>
              <w:spacing w:line="240" w:lineRule="auto"/>
              <w:jc w:val="right"/>
              <w:rPr>
                <w:del w:id="586" w:author="alto" w:date="2018-04-02T18:32:00Z"/>
                <w:rFonts w:cs="Arial"/>
                <w:sz w:val="15"/>
                <w:szCs w:val="15"/>
              </w:rPr>
            </w:pPr>
            <w:del w:id="587" w:author="alto" w:date="2018-04-02T18:32:00Z">
              <w:r w:rsidRPr="00690FF1" w:rsidDel="00063904">
                <w:rPr>
                  <w:rFonts w:cs="Arial"/>
                  <w:color w:val="000000"/>
                  <w:sz w:val="15"/>
                  <w:szCs w:val="15"/>
                </w:rPr>
                <w:delText>2,65</w:delText>
              </w:r>
            </w:del>
          </w:p>
        </w:tc>
      </w:tr>
      <w:tr w:rsidR="00690FF1" w:rsidDel="00063904" w14:paraId="3F085256" w14:textId="7411FFA6" w:rsidTr="00B94E13">
        <w:trPr>
          <w:trHeight w:val="284"/>
          <w:del w:id="588" w:author="alto" w:date="2018-04-02T18:32:00Z"/>
        </w:trPr>
        <w:tc>
          <w:tcPr>
            <w:tcW w:w="0" w:type="auto"/>
            <w:vAlign w:val="center"/>
          </w:tcPr>
          <w:p w14:paraId="1AA53670" w14:textId="265D9CA3" w:rsidR="00690FF1" w:rsidRPr="00B94E13" w:rsidDel="00063904" w:rsidRDefault="00690FF1" w:rsidP="00690FF1">
            <w:pPr>
              <w:spacing w:line="240" w:lineRule="auto"/>
              <w:jc w:val="left"/>
              <w:rPr>
                <w:del w:id="589" w:author="alto" w:date="2018-04-02T18:32:00Z"/>
                <w:rFonts w:cs="Arial"/>
                <w:b/>
                <w:sz w:val="14"/>
                <w:szCs w:val="14"/>
              </w:rPr>
            </w:pPr>
            <w:del w:id="590" w:author="alto" w:date="2018-04-02T18:32:00Z">
              <w:r w:rsidRPr="00B94E13" w:rsidDel="00063904">
                <w:rPr>
                  <w:rFonts w:cs="Arial"/>
                  <w:b/>
                  <w:color w:val="000000"/>
                  <w:sz w:val="14"/>
                  <w:szCs w:val="14"/>
                </w:rPr>
                <w:delText>Jovem</w:delText>
              </w:r>
            </w:del>
          </w:p>
        </w:tc>
        <w:tc>
          <w:tcPr>
            <w:tcW w:w="446" w:type="dxa"/>
            <w:vAlign w:val="center"/>
          </w:tcPr>
          <w:p w14:paraId="4F261CDC" w14:textId="1F3118DF" w:rsidR="00690FF1" w:rsidRPr="00690FF1" w:rsidDel="00063904" w:rsidRDefault="00690FF1" w:rsidP="00690FF1">
            <w:pPr>
              <w:spacing w:line="240" w:lineRule="auto"/>
              <w:jc w:val="right"/>
              <w:rPr>
                <w:del w:id="591" w:author="alto" w:date="2018-04-02T18:32:00Z"/>
                <w:rFonts w:cs="Arial"/>
                <w:sz w:val="15"/>
                <w:szCs w:val="15"/>
              </w:rPr>
            </w:pPr>
            <w:del w:id="592" w:author="alto" w:date="2018-04-02T18:32:00Z">
              <w:r w:rsidRPr="00690FF1" w:rsidDel="00063904">
                <w:rPr>
                  <w:rFonts w:cs="Arial"/>
                  <w:color w:val="000000"/>
                  <w:sz w:val="15"/>
                  <w:szCs w:val="15"/>
                </w:rPr>
                <w:delText>3,19</w:delText>
              </w:r>
            </w:del>
          </w:p>
        </w:tc>
        <w:tc>
          <w:tcPr>
            <w:tcW w:w="447" w:type="dxa"/>
            <w:vAlign w:val="center"/>
          </w:tcPr>
          <w:p w14:paraId="042E0A47" w14:textId="7CC28F97" w:rsidR="00690FF1" w:rsidRPr="00690FF1" w:rsidDel="00063904" w:rsidRDefault="00690FF1" w:rsidP="00690FF1">
            <w:pPr>
              <w:spacing w:line="240" w:lineRule="auto"/>
              <w:jc w:val="right"/>
              <w:rPr>
                <w:del w:id="593" w:author="alto" w:date="2018-04-02T18:32:00Z"/>
                <w:rFonts w:cs="Arial"/>
                <w:sz w:val="15"/>
                <w:szCs w:val="15"/>
              </w:rPr>
            </w:pPr>
            <w:del w:id="594" w:author="alto" w:date="2018-04-02T18:32:00Z">
              <w:r w:rsidRPr="00690FF1" w:rsidDel="00063904">
                <w:rPr>
                  <w:rFonts w:cs="Arial"/>
                  <w:color w:val="000000"/>
                  <w:sz w:val="15"/>
                  <w:szCs w:val="15"/>
                </w:rPr>
                <w:delText>9,84</w:delText>
              </w:r>
            </w:del>
          </w:p>
        </w:tc>
        <w:tc>
          <w:tcPr>
            <w:tcW w:w="446" w:type="dxa"/>
            <w:vAlign w:val="center"/>
          </w:tcPr>
          <w:p w14:paraId="754CFDE9" w14:textId="07C93165" w:rsidR="00690FF1" w:rsidRPr="00690FF1" w:rsidDel="00063904" w:rsidRDefault="00690FF1" w:rsidP="00690FF1">
            <w:pPr>
              <w:spacing w:line="240" w:lineRule="auto"/>
              <w:jc w:val="right"/>
              <w:rPr>
                <w:del w:id="595" w:author="alto" w:date="2018-04-02T18:32:00Z"/>
                <w:rFonts w:cs="Arial"/>
                <w:sz w:val="15"/>
                <w:szCs w:val="15"/>
              </w:rPr>
            </w:pPr>
            <w:del w:id="596" w:author="alto" w:date="2018-04-02T18:32:00Z">
              <w:r w:rsidRPr="00690FF1" w:rsidDel="00063904">
                <w:rPr>
                  <w:rFonts w:cs="Arial"/>
                  <w:color w:val="000000"/>
                  <w:sz w:val="15"/>
                  <w:szCs w:val="15"/>
                </w:rPr>
                <w:delText>15,84</w:delText>
              </w:r>
            </w:del>
          </w:p>
        </w:tc>
        <w:tc>
          <w:tcPr>
            <w:tcW w:w="447" w:type="dxa"/>
            <w:vAlign w:val="center"/>
          </w:tcPr>
          <w:p w14:paraId="25B5D5B9" w14:textId="48B9F595" w:rsidR="00690FF1" w:rsidRPr="00690FF1" w:rsidDel="00063904" w:rsidRDefault="00690FF1" w:rsidP="00690FF1">
            <w:pPr>
              <w:spacing w:line="240" w:lineRule="auto"/>
              <w:jc w:val="right"/>
              <w:rPr>
                <w:del w:id="597" w:author="alto" w:date="2018-04-02T18:32:00Z"/>
                <w:rFonts w:cs="Arial"/>
                <w:sz w:val="15"/>
                <w:szCs w:val="15"/>
              </w:rPr>
            </w:pPr>
            <w:del w:id="598" w:author="alto" w:date="2018-04-02T18:32:00Z">
              <w:r w:rsidRPr="00690FF1" w:rsidDel="00063904">
                <w:rPr>
                  <w:rFonts w:cs="Arial"/>
                  <w:color w:val="000000"/>
                  <w:sz w:val="15"/>
                  <w:szCs w:val="15"/>
                </w:rPr>
                <w:delText>16,65</w:delText>
              </w:r>
            </w:del>
          </w:p>
        </w:tc>
        <w:tc>
          <w:tcPr>
            <w:tcW w:w="446" w:type="dxa"/>
            <w:vAlign w:val="center"/>
          </w:tcPr>
          <w:p w14:paraId="4BD4DA45" w14:textId="5C8CE8A8" w:rsidR="00690FF1" w:rsidRPr="00690FF1" w:rsidDel="00063904" w:rsidRDefault="00690FF1" w:rsidP="00690FF1">
            <w:pPr>
              <w:spacing w:line="240" w:lineRule="auto"/>
              <w:jc w:val="right"/>
              <w:rPr>
                <w:del w:id="599" w:author="alto" w:date="2018-04-02T18:32:00Z"/>
                <w:rFonts w:cs="Arial"/>
                <w:sz w:val="15"/>
                <w:szCs w:val="15"/>
              </w:rPr>
            </w:pPr>
            <w:del w:id="600" w:author="alto" w:date="2018-04-02T18:32:00Z">
              <w:r w:rsidRPr="00690FF1" w:rsidDel="00063904">
                <w:rPr>
                  <w:rFonts w:cs="Arial"/>
                  <w:color w:val="000000"/>
                  <w:sz w:val="15"/>
                  <w:szCs w:val="15"/>
                </w:rPr>
                <w:delText>23,31</w:delText>
              </w:r>
            </w:del>
          </w:p>
        </w:tc>
        <w:tc>
          <w:tcPr>
            <w:tcW w:w="447" w:type="dxa"/>
            <w:vAlign w:val="center"/>
          </w:tcPr>
          <w:p w14:paraId="3FC66E85" w14:textId="66CF728D" w:rsidR="00690FF1" w:rsidRPr="00690FF1" w:rsidDel="00063904" w:rsidRDefault="00690FF1" w:rsidP="00690FF1">
            <w:pPr>
              <w:spacing w:line="240" w:lineRule="auto"/>
              <w:jc w:val="right"/>
              <w:rPr>
                <w:del w:id="601" w:author="alto" w:date="2018-04-02T18:32:00Z"/>
                <w:rFonts w:cs="Arial"/>
                <w:sz w:val="15"/>
                <w:szCs w:val="15"/>
              </w:rPr>
            </w:pPr>
            <w:del w:id="602" w:author="alto" w:date="2018-04-02T18:32:00Z">
              <w:r w:rsidRPr="00690FF1" w:rsidDel="00063904">
                <w:rPr>
                  <w:rFonts w:cs="Arial"/>
                  <w:color w:val="000000"/>
                  <w:sz w:val="15"/>
                  <w:szCs w:val="15"/>
                </w:rPr>
                <w:delText>5,16</w:delText>
              </w:r>
            </w:del>
          </w:p>
        </w:tc>
        <w:tc>
          <w:tcPr>
            <w:tcW w:w="446" w:type="dxa"/>
            <w:vAlign w:val="center"/>
          </w:tcPr>
          <w:p w14:paraId="3A8ABBE9" w14:textId="74C44E28" w:rsidR="00690FF1" w:rsidRPr="00690FF1" w:rsidDel="00063904" w:rsidRDefault="00690FF1" w:rsidP="00690FF1">
            <w:pPr>
              <w:spacing w:line="240" w:lineRule="auto"/>
              <w:jc w:val="right"/>
              <w:rPr>
                <w:del w:id="603" w:author="alto" w:date="2018-04-02T18:32:00Z"/>
                <w:rFonts w:cs="Arial"/>
                <w:sz w:val="15"/>
                <w:szCs w:val="15"/>
              </w:rPr>
            </w:pPr>
            <w:del w:id="604" w:author="alto" w:date="2018-04-02T18:32:00Z">
              <w:r w:rsidRPr="00690FF1" w:rsidDel="00063904">
                <w:rPr>
                  <w:rFonts w:cs="Arial"/>
                  <w:color w:val="000000"/>
                  <w:sz w:val="15"/>
                  <w:szCs w:val="15"/>
                </w:rPr>
                <w:delText>-</w:delText>
              </w:r>
            </w:del>
          </w:p>
        </w:tc>
        <w:tc>
          <w:tcPr>
            <w:tcW w:w="447" w:type="dxa"/>
            <w:vAlign w:val="center"/>
          </w:tcPr>
          <w:p w14:paraId="77579A14" w14:textId="0DD7005D" w:rsidR="00690FF1" w:rsidRPr="00690FF1" w:rsidDel="00063904" w:rsidRDefault="00690FF1" w:rsidP="00690FF1">
            <w:pPr>
              <w:spacing w:line="240" w:lineRule="auto"/>
              <w:jc w:val="right"/>
              <w:rPr>
                <w:del w:id="605" w:author="alto" w:date="2018-04-02T18:32:00Z"/>
                <w:rFonts w:cs="Arial"/>
                <w:sz w:val="15"/>
                <w:szCs w:val="15"/>
              </w:rPr>
            </w:pPr>
            <w:del w:id="606" w:author="alto" w:date="2018-04-02T18:32:00Z">
              <w:r w:rsidRPr="00690FF1" w:rsidDel="00063904">
                <w:rPr>
                  <w:rFonts w:cs="Arial"/>
                  <w:color w:val="000000"/>
                  <w:sz w:val="15"/>
                  <w:szCs w:val="15"/>
                </w:rPr>
                <w:delText>12,79</w:delText>
              </w:r>
            </w:del>
          </w:p>
        </w:tc>
        <w:tc>
          <w:tcPr>
            <w:tcW w:w="446" w:type="dxa"/>
            <w:vAlign w:val="center"/>
          </w:tcPr>
          <w:p w14:paraId="76BEF98F" w14:textId="021B23A0" w:rsidR="00690FF1" w:rsidRPr="00690FF1" w:rsidDel="00063904" w:rsidRDefault="00690FF1" w:rsidP="00690FF1">
            <w:pPr>
              <w:spacing w:line="240" w:lineRule="auto"/>
              <w:jc w:val="right"/>
              <w:rPr>
                <w:del w:id="607" w:author="alto" w:date="2018-04-02T18:32:00Z"/>
                <w:rFonts w:cs="Arial"/>
                <w:sz w:val="15"/>
                <w:szCs w:val="15"/>
              </w:rPr>
            </w:pPr>
            <w:del w:id="608" w:author="alto" w:date="2018-04-02T18:32:00Z">
              <w:r w:rsidRPr="00690FF1" w:rsidDel="00063904">
                <w:rPr>
                  <w:rFonts w:cs="Arial"/>
                  <w:color w:val="000000"/>
                  <w:sz w:val="15"/>
                  <w:szCs w:val="15"/>
                </w:rPr>
                <w:delText>10,58</w:delText>
              </w:r>
            </w:del>
          </w:p>
        </w:tc>
        <w:tc>
          <w:tcPr>
            <w:tcW w:w="447" w:type="dxa"/>
            <w:vAlign w:val="center"/>
          </w:tcPr>
          <w:p w14:paraId="1778CC60" w14:textId="37780C0B" w:rsidR="00690FF1" w:rsidRPr="00690FF1" w:rsidDel="00063904" w:rsidRDefault="00690FF1" w:rsidP="00690FF1">
            <w:pPr>
              <w:spacing w:line="240" w:lineRule="auto"/>
              <w:jc w:val="right"/>
              <w:rPr>
                <w:del w:id="609" w:author="alto" w:date="2018-04-02T18:32:00Z"/>
                <w:rFonts w:cs="Arial"/>
                <w:sz w:val="15"/>
                <w:szCs w:val="15"/>
              </w:rPr>
            </w:pPr>
            <w:del w:id="610" w:author="alto" w:date="2018-04-02T18:32:00Z">
              <w:r w:rsidRPr="00690FF1" w:rsidDel="00063904">
                <w:rPr>
                  <w:rFonts w:cs="Arial"/>
                  <w:color w:val="000000"/>
                  <w:sz w:val="15"/>
                  <w:szCs w:val="15"/>
                </w:rPr>
                <w:delText>43,39</w:delText>
              </w:r>
            </w:del>
          </w:p>
        </w:tc>
        <w:tc>
          <w:tcPr>
            <w:tcW w:w="446" w:type="dxa"/>
            <w:vAlign w:val="center"/>
          </w:tcPr>
          <w:p w14:paraId="1045483C" w14:textId="346EE032" w:rsidR="00690FF1" w:rsidRPr="00690FF1" w:rsidDel="00063904" w:rsidRDefault="00690FF1" w:rsidP="00690FF1">
            <w:pPr>
              <w:spacing w:line="240" w:lineRule="auto"/>
              <w:jc w:val="right"/>
              <w:rPr>
                <w:del w:id="611" w:author="alto" w:date="2018-04-02T18:32:00Z"/>
                <w:rFonts w:cs="Arial"/>
                <w:sz w:val="15"/>
                <w:szCs w:val="15"/>
              </w:rPr>
            </w:pPr>
            <w:del w:id="612" w:author="alto" w:date="2018-04-02T18:32:00Z">
              <w:r w:rsidRPr="00690FF1" w:rsidDel="00063904">
                <w:rPr>
                  <w:rFonts w:cs="Arial"/>
                  <w:color w:val="000000"/>
                  <w:sz w:val="15"/>
                  <w:szCs w:val="15"/>
                </w:rPr>
                <w:delText>13,03</w:delText>
              </w:r>
            </w:del>
          </w:p>
        </w:tc>
        <w:tc>
          <w:tcPr>
            <w:tcW w:w="447" w:type="dxa"/>
            <w:vAlign w:val="center"/>
          </w:tcPr>
          <w:p w14:paraId="4CF0D29B" w14:textId="1D05CF01" w:rsidR="00690FF1" w:rsidRPr="00690FF1" w:rsidDel="00063904" w:rsidRDefault="00690FF1" w:rsidP="00690FF1">
            <w:pPr>
              <w:spacing w:line="240" w:lineRule="auto"/>
              <w:jc w:val="right"/>
              <w:rPr>
                <w:del w:id="613" w:author="alto" w:date="2018-04-02T18:32:00Z"/>
                <w:rFonts w:cs="Arial"/>
                <w:sz w:val="15"/>
                <w:szCs w:val="15"/>
              </w:rPr>
            </w:pPr>
            <w:del w:id="614" w:author="alto" w:date="2018-04-02T18:32:00Z">
              <w:r w:rsidRPr="00690FF1" w:rsidDel="00063904">
                <w:rPr>
                  <w:rFonts w:cs="Arial"/>
                  <w:color w:val="000000"/>
                  <w:sz w:val="15"/>
                  <w:szCs w:val="15"/>
                </w:rPr>
                <w:delText>5,34</w:delText>
              </w:r>
            </w:del>
          </w:p>
        </w:tc>
        <w:tc>
          <w:tcPr>
            <w:tcW w:w="446" w:type="dxa"/>
            <w:vAlign w:val="center"/>
          </w:tcPr>
          <w:p w14:paraId="4DCC4F9C" w14:textId="5C2E1D3E" w:rsidR="00690FF1" w:rsidRPr="00690FF1" w:rsidDel="00063904" w:rsidRDefault="00690FF1" w:rsidP="00690FF1">
            <w:pPr>
              <w:spacing w:line="240" w:lineRule="auto"/>
              <w:jc w:val="right"/>
              <w:rPr>
                <w:del w:id="615" w:author="alto" w:date="2018-04-02T18:32:00Z"/>
                <w:rFonts w:cs="Arial"/>
                <w:sz w:val="15"/>
                <w:szCs w:val="15"/>
              </w:rPr>
            </w:pPr>
            <w:del w:id="616" w:author="alto" w:date="2018-04-02T18:32:00Z">
              <w:r w:rsidRPr="00690FF1" w:rsidDel="00063904">
                <w:rPr>
                  <w:rFonts w:cs="Arial"/>
                  <w:color w:val="000000"/>
                  <w:sz w:val="15"/>
                  <w:szCs w:val="15"/>
                </w:rPr>
                <w:delText>6,39</w:delText>
              </w:r>
            </w:del>
          </w:p>
        </w:tc>
        <w:tc>
          <w:tcPr>
            <w:tcW w:w="447" w:type="dxa"/>
            <w:vAlign w:val="center"/>
          </w:tcPr>
          <w:p w14:paraId="32170291" w14:textId="4986382F" w:rsidR="00690FF1" w:rsidRPr="00690FF1" w:rsidDel="00063904" w:rsidRDefault="00690FF1" w:rsidP="00690FF1">
            <w:pPr>
              <w:spacing w:line="240" w:lineRule="auto"/>
              <w:jc w:val="right"/>
              <w:rPr>
                <w:del w:id="617" w:author="alto" w:date="2018-04-02T18:32:00Z"/>
                <w:rFonts w:cs="Arial"/>
                <w:sz w:val="15"/>
                <w:szCs w:val="15"/>
              </w:rPr>
            </w:pPr>
            <w:del w:id="618" w:author="alto" w:date="2018-04-02T18:32:00Z">
              <w:r w:rsidRPr="00690FF1" w:rsidDel="00063904">
                <w:rPr>
                  <w:rFonts w:cs="Arial"/>
                  <w:color w:val="000000"/>
                  <w:sz w:val="15"/>
                  <w:szCs w:val="15"/>
                </w:rPr>
                <w:delText>7,89</w:delText>
              </w:r>
            </w:del>
          </w:p>
        </w:tc>
        <w:tc>
          <w:tcPr>
            <w:tcW w:w="446" w:type="dxa"/>
            <w:vAlign w:val="center"/>
          </w:tcPr>
          <w:p w14:paraId="37CA47EC" w14:textId="00EFD82E" w:rsidR="00690FF1" w:rsidRPr="00690FF1" w:rsidDel="00063904" w:rsidRDefault="00690FF1" w:rsidP="00690FF1">
            <w:pPr>
              <w:spacing w:line="240" w:lineRule="auto"/>
              <w:jc w:val="right"/>
              <w:rPr>
                <w:del w:id="619" w:author="alto" w:date="2018-04-02T18:32:00Z"/>
                <w:rFonts w:cs="Arial"/>
                <w:sz w:val="15"/>
                <w:szCs w:val="15"/>
              </w:rPr>
            </w:pPr>
            <w:del w:id="620" w:author="alto" w:date="2018-04-02T18:32:00Z">
              <w:r w:rsidRPr="00690FF1" w:rsidDel="00063904">
                <w:rPr>
                  <w:rFonts w:cs="Arial"/>
                  <w:color w:val="000000"/>
                  <w:sz w:val="15"/>
                  <w:szCs w:val="15"/>
                </w:rPr>
                <w:delText>21,67</w:delText>
              </w:r>
            </w:del>
          </w:p>
        </w:tc>
        <w:tc>
          <w:tcPr>
            <w:tcW w:w="447" w:type="dxa"/>
            <w:vAlign w:val="center"/>
          </w:tcPr>
          <w:p w14:paraId="6635FB01" w14:textId="523FBF74" w:rsidR="00690FF1" w:rsidRPr="00690FF1" w:rsidDel="00063904" w:rsidRDefault="00690FF1" w:rsidP="00690FF1">
            <w:pPr>
              <w:spacing w:line="240" w:lineRule="auto"/>
              <w:jc w:val="right"/>
              <w:rPr>
                <w:del w:id="621" w:author="alto" w:date="2018-04-02T18:32:00Z"/>
                <w:rFonts w:cs="Arial"/>
                <w:sz w:val="15"/>
                <w:szCs w:val="15"/>
              </w:rPr>
            </w:pPr>
            <w:del w:id="622" w:author="alto" w:date="2018-04-02T18:32:00Z">
              <w:r w:rsidRPr="00690FF1" w:rsidDel="00063904">
                <w:rPr>
                  <w:rFonts w:cs="Arial"/>
                  <w:color w:val="000000"/>
                  <w:sz w:val="15"/>
                  <w:szCs w:val="15"/>
                </w:rPr>
                <w:delText>9,43</w:delText>
              </w:r>
            </w:del>
          </w:p>
        </w:tc>
        <w:tc>
          <w:tcPr>
            <w:tcW w:w="446" w:type="dxa"/>
            <w:vAlign w:val="center"/>
          </w:tcPr>
          <w:p w14:paraId="3FEB4023" w14:textId="16C4E78C" w:rsidR="00690FF1" w:rsidRPr="00690FF1" w:rsidDel="00063904" w:rsidRDefault="00690FF1" w:rsidP="00690FF1">
            <w:pPr>
              <w:spacing w:line="240" w:lineRule="auto"/>
              <w:jc w:val="right"/>
              <w:rPr>
                <w:del w:id="623" w:author="alto" w:date="2018-04-02T18:32:00Z"/>
                <w:rFonts w:cs="Arial"/>
                <w:sz w:val="15"/>
                <w:szCs w:val="15"/>
              </w:rPr>
            </w:pPr>
            <w:del w:id="624" w:author="alto" w:date="2018-04-02T18:32:00Z">
              <w:r w:rsidRPr="00690FF1" w:rsidDel="00063904">
                <w:rPr>
                  <w:rFonts w:cs="Arial"/>
                  <w:color w:val="000000"/>
                  <w:sz w:val="15"/>
                  <w:szCs w:val="15"/>
                </w:rPr>
                <w:delText>9,94</w:delText>
              </w:r>
            </w:del>
          </w:p>
        </w:tc>
        <w:tc>
          <w:tcPr>
            <w:tcW w:w="447" w:type="dxa"/>
            <w:vAlign w:val="center"/>
          </w:tcPr>
          <w:p w14:paraId="4121FC80" w14:textId="0FEC374B" w:rsidR="00690FF1" w:rsidRPr="00690FF1" w:rsidDel="00063904" w:rsidRDefault="00690FF1" w:rsidP="00690FF1">
            <w:pPr>
              <w:spacing w:line="240" w:lineRule="auto"/>
              <w:jc w:val="right"/>
              <w:rPr>
                <w:del w:id="625" w:author="alto" w:date="2018-04-02T18:32:00Z"/>
                <w:rFonts w:cs="Arial"/>
                <w:sz w:val="15"/>
                <w:szCs w:val="15"/>
              </w:rPr>
            </w:pPr>
            <w:del w:id="626" w:author="alto" w:date="2018-04-02T18:32:00Z">
              <w:r w:rsidRPr="00690FF1" w:rsidDel="00063904">
                <w:rPr>
                  <w:rFonts w:cs="Arial"/>
                  <w:color w:val="000000"/>
                  <w:sz w:val="15"/>
                  <w:szCs w:val="15"/>
                </w:rPr>
                <w:delText>5,72</w:delText>
              </w:r>
            </w:del>
          </w:p>
        </w:tc>
      </w:tr>
      <w:tr w:rsidR="00690FF1" w:rsidDel="00063904" w14:paraId="25E23BA9" w14:textId="3011910A" w:rsidTr="00B94E13">
        <w:trPr>
          <w:trHeight w:val="284"/>
          <w:del w:id="627" w:author="alto" w:date="2018-04-02T18:32:00Z"/>
        </w:trPr>
        <w:tc>
          <w:tcPr>
            <w:tcW w:w="0" w:type="auto"/>
            <w:vAlign w:val="center"/>
          </w:tcPr>
          <w:p w14:paraId="3D4B7BFE" w14:textId="441F3D0B" w:rsidR="00690FF1" w:rsidRPr="00B94E13" w:rsidDel="00063904" w:rsidRDefault="00690FF1" w:rsidP="00690FF1">
            <w:pPr>
              <w:spacing w:line="240" w:lineRule="auto"/>
              <w:jc w:val="left"/>
              <w:rPr>
                <w:del w:id="628" w:author="alto" w:date="2018-04-02T18:32:00Z"/>
                <w:rFonts w:cs="Arial"/>
                <w:b/>
                <w:sz w:val="14"/>
                <w:szCs w:val="14"/>
              </w:rPr>
            </w:pPr>
            <w:del w:id="629" w:author="alto" w:date="2018-04-02T18:32:00Z">
              <w:r w:rsidRPr="00B94E13" w:rsidDel="00063904">
                <w:rPr>
                  <w:rFonts w:cs="Arial"/>
                  <w:b/>
                  <w:color w:val="000000"/>
                  <w:sz w:val="14"/>
                  <w:szCs w:val="14"/>
                </w:rPr>
                <w:delText>Meia Idade</w:delText>
              </w:r>
            </w:del>
          </w:p>
        </w:tc>
        <w:tc>
          <w:tcPr>
            <w:tcW w:w="446" w:type="dxa"/>
            <w:vAlign w:val="center"/>
          </w:tcPr>
          <w:p w14:paraId="13E09572" w14:textId="278FD7C2" w:rsidR="00690FF1" w:rsidRPr="00690FF1" w:rsidDel="00063904" w:rsidRDefault="00690FF1" w:rsidP="00690FF1">
            <w:pPr>
              <w:spacing w:line="240" w:lineRule="auto"/>
              <w:jc w:val="right"/>
              <w:rPr>
                <w:del w:id="630" w:author="alto" w:date="2018-04-02T18:32:00Z"/>
                <w:rFonts w:cs="Arial"/>
                <w:sz w:val="15"/>
                <w:szCs w:val="15"/>
              </w:rPr>
            </w:pPr>
            <w:del w:id="631" w:author="alto" w:date="2018-04-02T18:32:00Z">
              <w:r w:rsidRPr="00690FF1" w:rsidDel="00063904">
                <w:rPr>
                  <w:rFonts w:cs="Arial"/>
                  <w:color w:val="000000"/>
                  <w:sz w:val="15"/>
                  <w:szCs w:val="15"/>
                </w:rPr>
                <w:delText>9,37</w:delText>
              </w:r>
            </w:del>
          </w:p>
        </w:tc>
        <w:tc>
          <w:tcPr>
            <w:tcW w:w="447" w:type="dxa"/>
            <w:vAlign w:val="center"/>
          </w:tcPr>
          <w:p w14:paraId="29D1E58C" w14:textId="5B181657" w:rsidR="00690FF1" w:rsidRPr="00690FF1" w:rsidDel="00063904" w:rsidRDefault="00690FF1" w:rsidP="00690FF1">
            <w:pPr>
              <w:spacing w:line="240" w:lineRule="auto"/>
              <w:jc w:val="right"/>
              <w:rPr>
                <w:del w:id="632" w:author="alto" w:date="2018-04-02T18:32:00Z"/>
                <w:rFonts w:cs="Arial"/>
                <w:sz w:val="15"/>
                <w:szCs w:val="15"/>
              </w:rPr>
            </w:pPr>
            <w:del w:id="633" w:author="alto" w:date="2018-04-02T18:32:00Z">
              <w:r w:rsidRPr="00690FF1" w:rsidDel="00063904">
                <w:rPr>
                  <w:rFonts w:cs="Arial"/>
                  <w:color w:val="000000"/>
                  <w:sz w:val="15"/>
                  <w:szCs w:val="15"/>
                </w:rPr>
                <w:delText>2,10</w:delText>
              </w:r>
            </w:del>
          </w:p>
        </w:tc>
        <w:tc>
          <w:tcPr>
            <w:tcW w:w="446" w:type="dxa"/>
            <w:vAlign w:val="center"/>
          </w:tcPr>
          <w:p w14:paraId="745FE8FF" w14:textId="060AC54F" w:rsidR="00690FF1" w:rsidRPr="00690FF1" w:rsidDel="00063904" w:rsidRDefault="00690FF1" w:rsidP="00690FF1">
            <w:pPr>
              <w:spacing w:line="240" w:lineRule="auto"/>
              <w:jc w:val="right"/>
              <w:rPr>
                <w:del w:id="634" w:author="alto" w:date="2018-04-02T18:32:00Z"/>
                <w:rFonts w:cs="Arial"/>
                <w:sz w:val="15"/>
                <w:szCs w:val="15"/>
              </w:rPr>
            </w:pPr>
            <w:del w:id="635" w:author="alto" w:date="2018-04-02T18:32:00Z">
              <w:r w:rsidRPr="00690FF1" w:rsidDel="00063904">
                <w:rPr>
                  <w:rFonts w:cs="Arial"/>
                  <w:color w:val="000000"/>
                  <w:sz w:val="15"/>
                  <w:szCs w:val="15"/>
                </w:rPr>
                <w:delText>14,54</w:delText>
              </w:r>
            </w:del>
          </w:p>
        </w:tc>
        <w:tc>
          <w:tcPr>
            <w:tcW w:w="447" w:type="dxa"/>
            <w:vAlign w:val="center"/>
          </w:tcPr>
          <w:p w14:paraId="1E7A873C" w14:textId="46CC4316" w:rsidR="00690FF1" w:rsidRPr="00690FF1" w:rsidDel="00063904" w:rsidRDefault="00690FF1" w:rsidP="00690FF1">
            <w:pPr>
              <w:spacing w:line="240" w:lineRule="auto"/>
              <w:jc w:val="right"/>
              <w:rPr>
                <w:del w:id="636" w:author="alto" w:date="2018-04-02T18:32:00Z"/>
                <w:rFonts w:cs="Arial"/>
                <w:sz w:val="15"/>
                <w:szCs w:val="15"/>
              </w:rPr>
            </w:pPr>
            <w:del w:id="637" w:author="alto" w:date="2018-04-02T18:32:00Z">
              <w:r w:rsidRPr="00690FF1" w:rsidDel="00063904">
                <w:rPr>
                  <w:rFonts w:cs="Arial"/>
                  <w:color w:val="000000"/>
                  <w:sz w:val="15"/>
                  <w:szCs w:val="15"/>
                </w:rPr>
                <w:delText>9,96</w:delText>
              </w:r>
            </w:del>
          </w:p>
        </w:tc>
        <w:tc>
          <w:tcPr>
            <w:tcW w:w="446" w:type="dxa"/>
            <w:vAlign w:val="center"/>
          </w:tcPr>
          <w:p w14:paraId="5DA2C15E" w14:textId="35239747" w:rsidR="00690FF1" w:rsidRPr="00690FF1" w:rsidDel="00063904" w:rsidRDefault="00690FF1" w:rsidP="00690FF1">
            <w:pPr>
              <w:spacing w:line="240" w:lineRule="auto"/>
              <w:jc w:val="right"/>
              <w:rPr>
                <w:del w:id="638" w:author="alto" w:date="2018-04-02T18:32:00Z"/>
                <w:rFonts w:cs="Arial"/>
                <w:sz w:val="15"/>
                <w:szCs w:val="15"/>
              </w:rPr>
            </w:pPr>
            <w:del w:id="639" w:author="alto" w:date="2018-04-02T18:32:00Z">
              <w:r w:rsidRPr="00690FF1" w:rsidDel="00063904">
                <w:rPr>
                  <w:rFonts w:cs="Arial"/>
                  <w:color w:val="000000"/>
                  <w:sz w:val="15"/>
                  <w:szCs w:val="15"/>
                </w:rPr>
                <w:delText>9,47</w:delText>
              </w:r>
            </w:del>
          </w:p>
        </w:tc>
        <w:tc>
          <w:tcPr>
            <w:tcW w:w="447" w:type="dxa"/>
            <w:vAlign w:val="center"/>
          </w:tcPr>
          <w:p w14:paraId="47E1124F" w14:textId="16889D75" w:rsidR="00690FF1" w:rsidRPr="00690FF1" w:rsidDel="00063904" w:rsidRDefault="00690FF1" w:rsidP="00690FF1">
            <w:pPr>
              <w:spacing w:line="240" w:lineRule="auto"/>
              <w:jc w:val="right"/>
              <w:rPr>
                <w:del w:id="640" w:author="alto" w:date="2018-04-02T18:32:00Z"/>
                <w:rFonts w:cs="Arial"/>
                <w:sz w:val="15"/>
                <w:szCs w:val="15"/>
              </w:rPr>
            </w:pPr>
            <w:del w:id="641" w:author="alto" w:date="2018-04-02T18:32:00Z">
              <w:r w:rsidRPr="00690FF1" w:rsidDel="00063904">
                <w:rPr>
                  <w:rFonts w:cs="Arial"/>
                  <w:color w:val="000000"/>
                  <w:sz w:val="15"/>
                  <w:szCs w:val="15"/>
                </w:rPr>
                <w:delText>6,86</w:delText>
              </w:r>
            </w:del>
          </w:p>
        </w:tc>
        <w:tc>
          <w:tcPr>
            <w:tcW w:w="446" w:type="dxa"/>
            <w:vAlign w:val="center"/>
          </w:tcPr>
          <w:p w14:paraId="20882E67" w14:textId="264F327D" w:rsidR="00690FF1" w:rsidRPr="00690FF1" w:rsidDel="00063904" w:rsidRDefault="00690FF1" w:rsidP="00690FF1">
            <w:pPr>
              <w:spacing w:line="240" w:lineRule="auto"/>
              <w:jc w:val="right"/>
              <w:rPr>
                <w:del w:id="642" w:author="alto" w:date="2018-04-02T18:32:00Z"/>
                <w:rFonts w:cs="Arial"/>
                <w:sz w:val="15"/>
                <w:szCs w:val="15"/>
              </w:rPr>
            </w:pPr>
            <w:del w:id="643" w:author="alto" w:date="2018-04-02T18:32:00Z">
              <w:r w:rsidRPr="00690FF1" w:rsidDel="00063904">
                <w:rPr>
                  <w:rFonts w:cs="Arial"/>
                  <w:color w:val="000000"/>
                  <w:sz w:val="15"/>
                  <w:szCs w:val="15"/>
                </w:rPr>
                <w:delText>12,79</w:delText>
              </w:r>
            </w:del>
          </w:p>
        </w:tc>
        <w:tc>
          <w:tcPr>
            <w:tcW w:w="447" w:type="dxa"/>
            <w:vAlign w:val="center"/>
          </w:tcPr>
          <w:p w14:paraId="2368E6C2" w14:textId="7EB1D855" w:rsidR="00690FF1" w:rsidRPr="00690FF1" w:rsidDel="00063904" w:rsidRDefault="00690FF1" w:rsidP="00690FF1">
            <w:pPr>
              <w:spacing w:line="240" w:lineRule="auto"/>
              <w:jc w:val="right"/>
              <w:rPr>
                <w:del w:id="644" w:author="alto" w:date="2018-04-02T18:32:00Z"/>
                <w:rFonts w:cs="Arial"/>
                <w:sz w:val="15"/>
                <w:szCs w:val="15"/>
              </w:rPr>
            </w:pPr>
            <w:del w:id="645" w:author="alto" w:date="2018-04-02T18:32:00Z">
              <w:r w:rsidRPr="00690FF1" w:rsidDel="00063904">
                <w:rPr>
                  <w:rFonts w:cs="Arial"/>
                  <w:color w:val="000000"/>
                  <w:sz w:val="15"/>
                  <w:szCs w:val="15"/>
                </w:rPr>
                <w:delText>-</w:delText>
              </w:r>
            </w:del>
          </w:p>
        </w:tc>
        <w:tc>
          <w:tcPr>
            <w:tcW w:w="446" w:type="dxa"/>
            <w:vAlign w:val="center"/>
          </w:tcPr>
          <w:p w14:paraId="0A6962F1" w14:textId="354CE476" w:rsidR="00690FF1" w:rsidRPr="00690FF1" w:rsidDel="00063904" w:rsidRDefault="00690FF1" w:rsidP="00690FF1">
            <w:pPr>
              <w:spacing w:line="240" w:lineRule="auto"/>
              <w:jc w:val="right"/>
              <w:rPr>
                <w:del w:id="646" w:author="alto" w:date="2018-04-02T18:32:00Z"/>
                <w:rFonts w:cs="Arial"/>
                <w:sz w:val="15"/>
                <w:szCs w:val="15"/>
              </w:rPr>
            </w:pPr>
            <w:del w:id="647" w:author="alto" w:date="2018-04-02T18:32:00Z">
              <w:r w:rsidRPr="00690FF1" w:rsidDel="00063904">
                <w:rPr>
                  <w:rFonts w:cs="Arial"/>
                  <w:color w:val="000000"/>
                  <w:sz w:val="15"/>
                  <w:szCs w:val="15"/>
                </w:rPr>
                <w:delText>9,59</w:delText>
              </w:r>
            </w:del>
          </w:p>
        </w:tc>
        <w:tc>
          <w:tcPr>
            <w:tcW w:w="447" w:type="dxa"/>
            <w:vAlign w:val="center"/>
          </w:tcPr>
          <w:p w14:paraId="08056F73" w14:textId="34FD5621" w:rsidR="00690FF1" w:rsidRPr="00690FF1" w:rsidDel="00063904" w:rsidRDefault="00690FF1" w:rsidP="00690FF1">
            <w:pPr>
              <w:spacing w:line="240" w:lineRule="auto"/>
              <w:jc w:val="right"/>
              <w:rPr>
                <w:del w:id="648" w:author="alto" w:date="2018-04-02T18:32:00Z"/>
                <w:rFonts w:cs="Arial"/>
                <w:sz w:val="15"/>
                <w:szCs w:val="15"/>
              </w:rPr>
            </w:pPr>
            <w:del w:id="649" w:author="alto" w:date="2018-04-02T18:32:00Z">
              <w:r w:rsidRPr="00690FF1" w:rsidDel="00063904">
                <w:rPr>
                  <w:rFonts w:cs="Arial"/>
                  <w:color w:val="000000"/>
                  <w:sz w:val="15"/>
                  <w:szCs w:val="15"/>
                </w:rPr>
                <w:delText>19,48</w:delText>
              </w:r>
            </w:del>
          </w:p>
        </w:tc>
        <w:tc>
          <w:tcPr>
            <w:tcW w:w="446" w:type="dxa"/>
            <w:vAlign w:val="center"/>
          </w:tcPr>
          <w:p w14:paraId="53915595" w14:textId="5F549C68" w:rsidR="00690FF1" w:rsidRPr="00690FF1" w:rsidDel="00063904" w:rsidRDefault="00690FF1" w:rsidP="00690FF1">
            <w:pPr>
              <w:spacing w:line="240" w:lineRule="auto"/>
              <w:jc w:val="right"/>
              <w:rPr>
                <w:del w:id="650" w:author="alto" w:date="2018-04-02T18:32:00Z"/>
                <w:rFonts w:cs="Arial"/>
                <w:sz w:val="15"/>
                <w:szCs w:val="15"/>
              </w:rPr>
            </w:pPr>
            <w:del w:id="651" w:author="alto" w:date="2018-04-02T18:32:00Z">
              <w:r w:rsidRPr="00690FF1" w:rsidDel="00063904">
                <w:rPr>
                  <w:rFonts w:cs="Arial"/>
                  <w:color w:val="000000"/>
                  <w:sz w:val="15"/>
                  <w:szCs w:val="15"/>
                </w:rPr>
                <w:delText>8,51</w:delText>
              </w:r>
            </w:del>
          </w:p>
        </w:tc>
        <w:tc>
          <w:tcPr>
            <w:tcW w:w="447" w:type="dxa"/>
            <w:vAlign w:val="center"/>
          </w:tcPr>
          <w:p w14:paraId="098D27EC" w14:textId="6284A94F" w:rsidR="00690FF1" w:rsidRPr="00690FF1" w:rsidDel="00063904" w:rsidRDefault="00690FF1" w:rsidP="00690FF1">
            <w:pPr>
              <w:spacing w:line="240" w:lineRule="auto"/>
              <w:jc w:val="right"/>
              <w:rPr>
                <w:del w:id="652" w:author="alto" w:date="2018-04-02T18:32:00Z"/>
                <w:rFonts w:cs="Arial"/>
                <w:sz w:val="15"/>
                <w:szCs w:val="15"/>
              </w:rPr>
            </w:pPr>
            <w:del w:id="653" w:author="alto" w:date="2018-04-02T18:32:00Z">
              <w:r w:rsidRPr="00690FF1" w:rsidDel="00063904">
                <w:rPr>
                  <w:rFonts w:cs="Arial"/>
                  <w:color w:val="000000"/>
                  <w:sz w:val="15"/>
                  <w:szCs w:val="15"/>
                </w:rPr>
                <w:delText>6,18</w:delText>
              </w:r>
            </w:del>
          </w:p>
        </w:tc>
        <w:tc>
          <w:tcPr>
            <w:tcW w:w="446" w:type="dxa"/>
            <w:vAlign w:val="center"/>
          </w:tcPr>
          <w:p w14:paraId="074146B4" w14:textId="0376EF26" w:rsidR="00690FF1" w:rsidRPr="00690FF1" w:rsidDel="00063904" w:rsidRDefault="00690FF1" w:rsidP="00690FF1">
            <w:pPr>
              <w:spacing w:line="240" w:lineRule="auto"/>
              <w:jc w:val="right"/>
              <w:rPr>
                <w:del w:id="654" w:author="alto" w:date="2018-04-02T18:32:00Z"/>
                <w:rFonts w:cs="Arial"/>
                <w:sz w:val="15"/>
                <w:szCs w:val="15"/>
              </w:rPr>
            </w:pPr>
            <w:del w:id="655" w:author="alto" w:date="2018-04-02T18:32:00Z">
              <w:r w:rsidRPr="00690FF1" w:rsidDel="00063904">
                <w:rPr>
                  <w:rFonts w:cs="Arial"/>
                  <w:color w:val="000000"/>
                  <w:sz w:val="15"/>
                  <w:szCs w:val="15"/>
                </w:rPr>
                <w:delText>4,48</w:delText>
              </w:r>
            </w:del>
          </w:p>
        </w:tc>
        <w:tc>
          <w:tcPr>
            <w:tcW w:w="447" w:type="dxa"/>
            <w:vAlign w:val="center"/>
          </w:tcPr>
          <w:p w14:paraId="6E42232E" w14:textId="0217C529" w:rsidR="00690FF1" w:rsidRPr="00690FF1" w:rsidDel="00063904" w:rsidRDefault="00690FF1" w:rsidP="00690FF1">
            <w:pPr>
              <w:spacing w:line="240" w:lineRule="auto"/>
              <w:jc w:val="right"/>
              <w:rPr>
                <w:del w:id="656" w:author="alto" w:date="2018-04-02T18:32:00Z"/>
                <w:rFonts w:cs="Arial"/>
                <w:sz w:val="15"/>
                <w:szCs w:val="15"/>
              </w:rPr>
            </w:pPr>
            <w:del w:id="657" w:author="alto" w:date="2018-04-02T18:32:00Z">
              <w:r w:rsidRPr="00690FF1" w:rsidDel="00063904">
                <w:rPr>
                  <w:rFonts w:cs="Arial"/>
                  <w:color w:val="000000"/>
                  <w:sz w:val="15"/>
                  <w:szCs w:val="15"/>
                </w:rPr>
                <w:delText>18,26</w:delText>
              </w:r>
            </w:del>
          </w:p>
        </w:tc>
        <w:tc>
          <w:tcPr>
            <w:tcW w:w="446" w:type="dxa"/>
            <w:vAlign w:val="center"/>
          </w:tcPr>
          <w:p w14:paraId="7A4C99F6" w14:textId="6B5199D6" w:rsidR="00690FF1" w:rsidRPr="00690FF1" w:rsidDel="00063904" w:rsidRDefault="00690FF1" w:rsidP="00690FF1">
            <w:pPr>
              <w:spacing w:line="240" w:lineRule="auto"/>
              <w:jc w:val="right"/>
              <w:rPr>
                <w:del w:id="658" w:author="alto" w:date="2018-04-02T18:32:00Z"/>
                <w:rFonts w:cs="Arial"/>
                <w:sz w:val="15"/>
                <w:szCs w:val="15"/>
              </w:rPr>
            </w:pPr>
            <w:del w:id="659" w:author="alto" w:date="2018-04-02T18:32:00Z">
              <w:r w:rsidRPr="00690FF1" w:rsidDel="00063904">
                <w:rPr>
                  <w:rFonts w:cs="Arial"/>
                  <w:color w:val="000000"/>
                  <w:sz w:val="15"/>
                  <w:szCs w:val="15"/>
                </w:rPr>
                <w:delText>9,53</w:delText>
              </w:r>
            </w:del>
          </w:p>
        </w:tc>
        <w:tc>
          <w:tcPr>
            <w:tcW w:w="447" w:type="dxa"/>
            <w:vAlign w:val="center"/>
          </w:tcPr>
          <w:p w14:paraId="67BB751D" w14:textId="506D627E" w:rsidR="00690FF1" w:rsidRPr="00690FF1" w:rsidDel="00063904" w:rsidRDefault="00690FF1" w:rsidP="00690FF1">
            <w:pPr>
              <w:spacing w:line="240" w:lineRule="auto"/>
              <w:jc w:val="right"/>
              <w:rPr>
                <w:del w:id="660" w:author="alto" w:date="2018-04-02T18:32:00Z"/>
                <w:rFonts w:cs="Arial"/>
                <w:sz w:val="15"/>
                <w:szCs w:val="15"/>
              </w:rPr>
            </w:pPr>
            <w:del w:id="661" w:author="alto" w:date="2018-04-02T18:32:00Z">
              <w:r w:rsidRPr="00690FF1" w:rsidDel="00063904">
                <w:rPr>
                  <w:rFonts w:cs="Arial"/>
                  <w:color w:val="000000"/>
                  <w:sz w:val="15"/>
                  <w:szCs w:val="15"/>
                </w:rPr>
                <w:delText>8,51</w:delText>
              </w:r>
            </w:del>
          </w:p>
        </w:tc>
        <w:tc>
          <w:tcPr>
            <w:tcW w:w="446" w:type="dxa"/>
            <w:vAlign w:val="center"/>
          </w:tcPr>
          <w:p w14:paraId="1D88D864" w14:textId="3477ADDE" w:rsidR="00690FF1" w:rsidRPr="00690FF1" w:rsidDel="00063904" w:rsidRDefault="00690FF1" w:rsidP="00690FF1">
            <w:pPr>
              <w:spacing w:line="240" w:lineRule="auto"/>
              <w:jc w:val="right"/>
              <w:rPr>
                <w:del w:id="662" w:author="alto" w:date="2018-04-02T18:32:00Z"/>
                <w:rFonts w:cs="Arial"/>
                <w:sz w:val="15"/>
                <w:szCs w:val="15"/>
              </w:rPr>
            </w:pPr>
            <w:del w:id="663" w:author="alto" w:date="2018-04-02T18:32:00Z">
              <w:r w:rsidRPr="00690FF1" w:rsidDel="00063904">
                <w:rPr>
                  <w:rFonts w:cs="Arial"/>
                  <w:color w:val="000000"/>
                  <w:sz w:val="15"/>
                  <w:szCs w:val="15"/>
                </w:rPr>
                <w:delText>5,23</w:delText>
              </w:r>
            </w:del>
          </w:p>
        </w:tc>
        <w:tc>
          <w:tcPr>
            <w:tcW w:w="447" w:type="dxa"/>
            <w:vAlign w:val="center"/>
          </w:tcPr>
          <w:p w14:paraId="0BA13742" w14:textId="708EC467" w:rsidR="00690FF1" w:rsidRPr="00690FF1" w:rsidDel="00063904" w:rsidRDefault="00690FF1" w:rsidP="00690FF1">
            <w:pPr>
              <w:spacing w:line="240" w:lineRule="auto"/>
              <w:jc w:val="right"/>
              <w:rPr>
                <w:del w:id="664" w:author="alto" w:date="2018-04-02T18:32:00Z"/>
                <w:rFonts w:cs="Arial"/>
                <w:sz w:val="15"/>
                <w:szCs w:val="15"/>
              </w:rPr>
            </w:pPr>
            <w:del w:id="665" w:author="alto" w:date="2018-04-02T18:32:00Z">
              <w:r w:rsidRPr="00690FF1" w:rsidDel="00063904">
                <w:rPr>
                  <w:rFonts w:cs="Arial"/>
                  <w:color w:val="000000"/>
                  <w:sz w:val="15"/>
                  <w:szCs w:val="15"/>
                </w:rPr>
                <w:delText>6,47</w:delText>
              </w:r>
            </w:del>
          </w:p>
        </w:tc>
      </w:tr>
      <w:tr w:rsidR="00690FF1" w:rsidDel="00063904" w14:paraId="63AE3974" w14:textId="0E570D2C" w:rsidTr="00B94E13">
        <w:trPr>
          <w:trHeight w:val="284"/>
          <w:del w:id="666" w:author="alto" w:date="2018-04-02T18:32:00Z"/>
        </w:trPr>
        <w:tc>
          <w:tcPr>
            <w:tcW w:w="0" w:type="auto"/>
            <w:vAlign w:val="center"/>
          </w:tcPr>
          <w:p w14:paraId="7317993C" w14:textId="73E7B2B2" w:rsidR="00690FF1" w:rsidRPr="00B94E13" w:rsidDel="00063904" w:rsidRDefault="00690FF1" w:rsidP="00690FF1">
            <w:pPr>
              <w:spacing w:line="240" w:lineRule="auto"/>
              <w:jc w:val="left"/>
              <w:rPr>
                <w:del w:id="667" w:author="alto" w:date="2018-04-02T18:32:00Z"/>
                <w:rFonts w:cs="Arial"/>
                <w:b/>
                <w:sz w:val="14"/>
                <w:szCs w:val="14"/>
              </w:rPr>
            </w:pPr>
            <w:del w:id="668" w:author="alto" w:date="2018-04-02T18:32:00Z">
              <w:r w:rsidRPr="00B94E13" w:rsidDel="00063904">
                <w:rPr>
                  <w:rFonts w:cs="Arial"/>
                  <w:b/>
                  <w:color w:val="000000"/>
                  <w:sz w:val="14"/>
                  <w:szCs w:val="14"/>
                </w:rPr>
                <w:lastRenderedPageBreak/>
                <w:delText>Idoso</w:delText>
              </w:r>
            </w:del>
          </w:p>
        </w:tc>
        <w:tc>
          <w:tcPr>
            <w:tcW w:w="446" w:type="dxa"/>
            <w:vAlign w:val="center"/>
          </w:tcPr>
          <w:p w14:paraId="6B5E80A4" w14:textId="3A6B8946" w:rsidR="00690FF1" w:rsidRPr="00690FF1" w:rsidDel="00063904" w:rsidRDefault="00690FF1" w:rsidP="00690FF1">
            <w:pPr>
              <w:spacing w:line="240" w:lineRule="auto"/>
              <w:jc w:val="right"/>
              <w:rPr>
                <w:del w:id="669" w:author="alto" w:date="2018-04-02T18:32:00Z"/>
                <w:rFonts w:cs="Arial"/>
                <w:sz w:val="15"/>
                <w:szCs w:val="15"/>
              </w:rPr>
            </w:pPr>
            <w:del w:id="670" w:author="alto" w:date="2018-04-02T18:32:00Z">
              <w:r w:rsidRPr="00690FF1" w:rsidDel="00063904">
                <w:rPr>
                  <w:rFonts w:cs="Arial"/>
                  <w:color w:val="000000"/>
                  <w:sz w:val="15"/>
                  <w:szCs w:val="15"/>
                </w:rPr>
                <w:delText>7,22</w:delText>
              </w:r>
            </w:del>
          </w:p>
        </w:tc>
        <w:tc>
          <w:tcPr>
            <w:tcW w:w="447" w:type="dxa"/>
            <w:vAlign w:val="center"/>
          </w:tcPr>
          <w:p w14:paraId="2379F882" w14:textId="62AAB943" w:rsidR="00690FF1" w:rsidRPr="00690FF1" w:rsidDel="00063904" w:rsidRDefault="00690FF1" w:rsidP="00690FF1">
            <w:pPr>
              <w:spacing w:line="240" w:lineRule="auto"/>
              <w:jc w:val="right"/>
              <w:rPr>
                <w:del w:id="671" w:author="alto" w:date="2018-04-02T18:32:00Z"/>
                <w:rFonts w:cs="Arial"/>
                <w:sz w:val="15"/>
                <w:szCs w:val="15"/>
              </w:rPr>
            </w:pPr>
            <w:del w:id="672" w:author="alto" w:date="2018-04-02T18:32:00Z">
              <w:r w:rsidRPr="00690FF1" w:rsidDel="00063904">
                <w:rPr>
                  <w:rFonts w:cs="Arial"/>
                  <w:color w:val="000000"/>
                  <w:sz w:val="15"/>
                  <w:szCs w:val="15"/>
                </w:rPr>
                <w:delText>7,15</w:delText>
              </w:r>
            </w:del>
          </w:p>
        </w:tc>
        <w:tc>
          <w:tcPr>
            <w:tcW w:w="446" w:type="dxa"/>
            <w:vAlign w:val="center"/>
          </w:tcPr>
          <w:p w14:paraId="193F607B" w14:textId="6629B9D9" w:rsidR="00690FF1" w:rsidRPr="00690FF1" w:rsidDel="00063904" w:rsidRDefault="00690FF1" w:rsidP="00690FF1">
            <w:pPr>
              <w:spacing w:line="240" w:lineRule="auto"/>
              <w:jc w:val="right"/>
              <w:rPr>
                <w:del w:id="673" w:author="alto" w:date="2018-04-02T18:32:00Z"/>
                <w:rFonts w:cs="Arial"/>
                <w:sz w:val="15"/>
                <w:szCs w:val="15"/>
              </w:rPr>
            </w:pPr>
            <w:del w:id="674" w:author="alto" w:date="2018-04-02T18:32:00Z">
              <w:r w:rsidRPr="00690FF1" w:rsidDel="00063904">
                <w:rPr>
                  <w:rFonts w:cs="Arial"/>
                  <w:color w:val="000000"/>
                  <w:sz w:val="15"/>
                  <w:szCs w:val="15"/>
                </w:rPr>
                <w:delText>1,84</w:delText>
              </w:r>
            </w:del>
          </w:p>
        </w:tc>
        <w:tc>
          <w:tcPr>
            <w:tcW w:w="447" w:type="dxa"/>
            <w:vAlign w:val="center"/>
          </w:tcPr>
          <w:p w14:paraId="2F650C93" w14:textId="46C9A728" w:rsidR="00690FF1" w:rsidRPr="00690FF1" w:rsidDel="00063904" w:rsidRDefault="00690FF1" w:rsidP="00690FF1">
            <w:pPr>
              <w:spacing w:line="240" w:lineRule="auto"/>
              <w:jc w:val="right"/>
              <w:rPr>
                <w:del w:id="675" w:author="alto" w:date="2018-04-02T18:32:00Z"/>
                <w:rFonts w:cs="Arial"/>
                <w:sz w:val="15"/>
                <w:szCs w:val="15"/>
              </w:rPr>
            </w:pPr>
            <w:del w:id="676" w:author="alto" w:date="2018-04-02T18:32:00Z">
              <w:r w:rsidRPr="00690FF1" w:rsidDel="00063904">
                <w:rPr>
                  <w:rFonts w:cs="Arial"/>
                  <w:color w:val="000000"/>
                  <w:sz w:val="15"/>
                  <w:szCs w:val="15"/>
                </w:rPr>
                <w:delText>18,62</w:delText>
              </w:r>
            </w:del>
          </w:p>
        </w:tc>
        <w:tc>
          <w:tcPr>
            <w:tcW w:w="446" w:type="dxa"/>
            <w:vAlign w:val="center"/>
          </w:tcPr>
          <w:p w14:paraId="52A03E97" w14:textId="4D5D25C2" w:rsidR="00690FF1" w:rsidRPr="00690FF1" w:rsidDel="00063904" w:rsidRDefault="00690FF1" w:rsidP="00690FF1">
            <w:pPr>
              <w:spacing w:line="240" w:lineRule="auto"/>
              <w:jc w:val="right"/>
              <w:rPr>
                <w:del w:id="677" w:author="alto" w:date="2018-04-02T18:32:00Z"/>
                <w:rFonts w:cs="Arial"/>
                <w:sz w:val="15"/>
                <w:szCs w:val="15"/>
              </w:rPr>
            </w:pPr>
            <w:del w:id="678" w:author="alto" w:date="2018-04-02T18:32:00Z">
              <w:r w:rsidRPr="00690FF1" w:rsidDel="00063904">
                <w:rPr>
                  <w:rFonts w:cs="Arial"/>
                  <w:color w:val="000000"/>
                  <w:sz w:val="15"/>
                  <w:szCs w:val="15"/>
                </w:rPr>
                <w:delText>16,35</w:delText>
              </w:r>
            </w:del>
          </w:p>
        </w:tc>
        <w:tc>
          <w:tcPr>
            <w:tcW w:w="447" w:type="dxa"/>
            <w:vAlign w:val="center"/>
          </w:tcPr>
          <w:p w14:paraId="688E02DE" w14:textId="4F2525BA" w:rsidR="00690FF1" w:rsidRPr="00690FF1" w:rsidDel="00063904" w:rsidRDefault="00690FF1" w:rsidP="00690FF1">
            <w:pPr>
              <w:spacing w:line="240" w:lineRule="auto"/>
              <w:jc w:val="right"/>
              <w:rPr>
                <w:del w:id="679" w:author="alto" w:date="2018-04-02T18:32:00Z"/>
                <w:rFonts w:cs="Arial"/>
                <w:sz w:val="15"/>
                <w:szCs w:val="15"/>
              </w:rPr>
            </w:pPr>
            <w:del w:id="680" w:author="alto" w:date="2018-04-02T18:32:00Z">
              <w:r w:rsidRPr="00690FF1" w:rsidDel="00063904">
                <w:rPr>
                  <w:rFonts w:cs="Arial"/>
                  <w:color w:val="000000"/>
                  <w:sz w:val="15"/>
                  <w:szCs w:val="15"/>
                </w:rPr>
                <w:delText>1,76</w:delText>
              </w:r>
            </w:del>
          </w:p>
        </w:tc>
        <w:tc>
          <w:tcPr>
            <w:tcW w:w="446" w:type="dxa"/>
            <w:vAlign w:val="center"/>
          </w:tcPr>
          <w:p w14:paraId="2B10DA96" w14:textId="31B8DA38" w:rsidR="00690FF1" w:rsidRPr="00690FF1" w:rsidDel="00063904" w:rsidRDefault="00690FF1" w:rsidP="00690FF1">
            <w:pPr>
              <w:spacing w:line="240" w:lineRule="auto"/>
              <w:jc w:val="right"/>
              <w:rPr>
                <w:del w:id="681" w:author="alto" w:date="2018-04-02T18:32:00Z"/>
                <w:rFonts w:cs="Arial"/>
                <w:sz w:val="15"/>
                <w:szCs w:val="15"/>
              </w:rPr>
            </w:pPr>
            <w:del w:id="682" w:author="alto" w:date="2018-04-02T18:32:00Z">
              <w:r w:rsidRPr="00690FF1" w:rsidDel="00063904">
                <w:rPr>
                  <w:rFonts w:cs="Arial"/>
                  <w:color w:val="000000"/>
                  <w:sz w:val="15"/>
                  <w:szCs w:val="15"/>
                </w:rPr>
                <w:delText>10,58</w:delText>
              </w:r>
            </w:del>
          </w:p>
        </w:tc>
        <w:tc>
          <w:tcPr>
            <w:tcW w:w="447" w:type="dxa"/>
            <w:vAlign w:val="center"/>
          </w:tcPr>
          <w:p w14:paraId="409E8176" w14:textId="425C6983" w:rsidR="00690FF1" w:rsidRPr="00690FF1" w:rsidDel="00063904" w:rsidRDefault="00690FF1" w:rsidP="00690FF1">
            <w:pPr>
              <w:spacing w:line="240" w:lineRule="auto"/>
              <w:jc w:val="right"/>
              <w:rPr>
                <w:del w:id="683" w:author="alto" w:date="2018-04-02T18:32:00Z"/>
                <w:rFonts w:cs="Arial"/>
                <w:sz w:val="15"/>
                <w:szCs w:val="15"/>
              </w:rPr>
            </w:pPr>
            <w:del w:id="684" w:author="alto" w:date="2018-04-02T18:32:00Z">
              <w:r w:rsidRPr="00690FF1" w:rsidDel="00063904">
                <w:rPr>
                  <w:rFonts w:cs="Arial"/>
                  <w:color w:val="000000"/>
                  <w:sz w:val="15"/>
                  <w:szCs w:val="15"/>
                </w:rPr>
                <w:delText>9,59</w:delText>
              </w:r>
            </w:del>
          </w:p>
        </w:tc>
        <w:tc>
          <w:tcPr>
            <w:tcW w:w="446" w:type="dxa"/>
            <w:vAlign w:val="center"/>
          </w:tcPr>
          <w:p w14:paraId="1BD964F6" w14:textId="74FCF996" w:rsidR="00690FF1" w:rsidRPr="00690FF1" w:rsidDel="00063904" w:rsidRDefault="00690FF1" w:rsidP="00690FF1">
            <w:pPr>
              <w:spacing w:line="240" w:lineRule="auto"/>
              <w:jc w:val="right"/>
              <w:rPr>
                <w:del w:id="685" w:author="alto" w:date="2018-04-02T18:32:00Z"/>
                <w:rFonts w:cs="Arial"/>
                <w:sz w:val="15"/>
                <w:szCs w:val="15"/>
              </w:rPr>
            </w:pPr>
            <w:del w:id="686" w:author="alto" w:date="2018-04-02T18:32:00Z">
              <w:r w:rsidRPr="00690FF1" w:rsidDel="00063904">
                <w:rPr>
                  <w:rFonts w:cs="Arial"/>
                  <w:color w:val="000000"/>
                  <w:sz w:val="15"/>
                  <w:szCs w:val="15"/>
                </w:rPr>
                <w:delText>-</w:delText>
              </w:r>
            </w:del>
          </w:p>
        </w:tc>
        <w:tc>
          <w:tcPr>
            <w:tcW w:w="447" w:type="dxa"/>
            <w:vAlign w:val="center"/>
          </w:tcPr>
          <w:p w14:paraId="7E02E3B7" w14:textId="1CCFBD20" w:rsidR="00690FF1" w:rsidRPr="00690FF1" w:rsidDel="00063904" w:rsidRDefault="00690FF1" w:rsidP="00690FF1">
            <w:pPr>
              <w:spacing w:line="240" w:lineRule="auto"/>
              <w:jc w:val="right"/>
              <w:rPr>
                <w:del w:id="687" w:author="alto" w:date="2018-04-02T18:32:00Z"/>
                <w:rFonts w:cs="Arial"/>
                <w:sz w:val="15"/>
                <w:szCs w:val="15"/>
              </w:rPr>
            </w:pPr>
            <w:del w:id="688" w:author="alto" w:date="2018-04-02T18:32:00Z">
              <w:r w:rsidRPr="00690FF1" w:rsidDel="00063904">
                <w:rPr>
                  <w:rFonts w:cs="Arial"/>
                  <w:color w:val="000000"/>
                  <w:sz w:val="15"/>
                  <w:szCs w:val="15"/>
                </w:rPr>
                <w:delText>37,46</w:delText>
              </w:r>
            </w:del>
          </w:p>
        </w:tc>
        <w:tc>
          <w:tcPr>
            <w:tcW w:w="446" w:type="dxa"/>
            <w:vAlign w:val="center"/>
          </w:tcPr>
          <w:p w14:paraId="4FE6E614" w14:textId="0CAA7F70" w:rsidR="00690FF1" w:rsidRPr="00690FF1" w:rsidDel="00063904" w:rsidRDefault="00690FF1" w:rsidP="00690FF1">
            <w:pPr>
              <w:spacing w:line="240" w:lineRule="auto"/>
              <w:jc w:val="right"/>
              <w:rPr>
                <w:del w:id="689" w:author="alto" w:date="2018-04-02T18:32:00Z"/>
                <w:rFonts w:cs="Arial"/>
                <w:sz w:val="15"/>
                <w:szCs w:val="15"/>
              </w:rPr>
            </w:pPr>
            <w:del w:id="690" w:author="alto" w:date="2018-04-02T18:32:00Z">
              <w:r w:rsidRPr="00690FF1" w:rsidDel="00063904">
                <w:rPr>
                  <w:rFonts w:cs="Arial"/>
                  <w:color w:val="000000"/>
                  <w:sz w:val="15"/>
                  <w:szCs w:val="15"/>
                </w:rPr>
                <w:delText>16,64</w:delText>
              </w:r>
            </w:del>
          </w:p>
        </w:tc>
        <w:tc>
          <w:tcPr>
            <w:tcW w:w="447" w:type="dxa"/>
            <w:vAlign w:val="center"/>
          </w:tcPr>
          <w:p w14:paraId="68157E2E" w14:textId="65EC15C9" w:rsidR="00690FF1" w:rsidRPr="00690FF1" w:rsidDel="00063904" w:rsidRDefault="00690FF1" w:rsidP="00690FF1">
            <w:pPr>
              <w:spacing w:line="240" w:lineRule="auto"/>
              <w:jc w:val="right"/>
              <w:rPr>
                <w:del w:id="691" w:author="alto" w:date="2018-04-02T18:32:00Z"/>
                <w:rFonts w:cs="Arial"/>
                <w:sz w:val="15"/>
                <w:szCs w:val="15"/>
              </w:rPr>
            </w:pPr>
            <w:del w:id="692" w:author="alto" w:date="2018-04-02T18:32:00Z">
              <w:r w:rsidRPr="00690FF1" w:rsidDel="00063904">
                <w:rPr>
                  <w:rFonts w:cs="Arial"/>
                  <w:color w:val="000000"/>
                  <w:sz w:val="15"/>
                  <w:szCs w:val="15"/>
                </w:rPr>
                <w:delText>1,33</w:delText>
              </w:r>
            </w:del>
          </w:p>
        </w:tc>
        <w:tc>
          <w:tcPr>
            <w:tcW w:w="446" w:type="dxa"/>
            <w:vAlign w:val="center"/>
          </w:tcPr>
          <w:p w14:paraId="1B96A0A7" w14:textId="58493527" w:rsidR="00690FF1" w:rsidRPr="00690FF1" w:rsidDel="00063904" w:rsidRDefault="00690FF1" w:rsidP="00690FF1">
            <w:pPr>
              <w:spacing w:line="240" w:lineRule="auto"/>
              <w:jc w:val="right"/>
              <w:rPr>
                <w:del w:id="693" w:author="alto" w:date="2018-04-02T18:32:00Z"/>
                <w:rFonts w:cs="Arial"/>
                <w:sz w:val="15"/>
                <w:szCs w:val="15"/>
              </w:rPr>
            </w:pPr>
            <w:del w:id="694" w:author="alto" w:date="2018-04-02T18:32:00Z">
              <w:r w:rsidRPr="00690FF1" w:rsidDel="00063904">
                <w:rPr>
                  <w:rFonts w:cs="Arial"/>
                  <w:color w:val="000000"/>
                  <w:sz w:val="15"/>
                  <w:szCs w:val="15"/>
                </w:rPr>
                <w:delText>2,43</w:delText>
              </w:r>
            </w:del>
          </w:p>
        </w:tc>
        <w:tc>
          <w:tcPr>
            <w:tcW w:w="447" w:type="dxa"/>
            <w:vAlign w:val="center"/>
          </w:tcPr>
          <w:p w14:paraId="7C9DD665" w14:textId="20B6FBB4" w:rsidR="00690FF1" w:rsidRPr="00690FF1" w:rsidDel="00063904" w:rsidRDefault="00690FF1" w:rsidP="00690FF1">
            <w:pPr>
              <w:spacing w:line="240" w:lineRule="auto"/>
              <w:jc w:val="right"/>
              <w:rPr>
                <w:del w:id="695" w:author="alto" w:date="2018-04-02T18:32:00Z"/>
                <w:rFonts w:cs="Arial"/>
                <w:sz w:val="15"/>
                <w:szCs w:val="15"/>
              </w:rPr>
            </w:pPr>
            <w:del w:id="696" w:author="alto" w:date="2018-04-02T18:32:00Z">
              <w:r w:rsidRPr="00690FF1" w:rsidDel="00063904">
                <w:rPr>
                  <w:rFonts w:cs="Arial"/>
                  <w:color w:val="000000"/>
                  <w:sz w:val="15"/>
                  <w:szCs w:val="15"/>
                </w:rPr>
                <w:delText>13,82</w:delText>
              </w:r>
            </w:del>
          </w:p>
        </w:tc>
        <w:tc>
          <w:tcPr>
            <w:tcW w:w="446" w:type="dxa"/>
            <w:vAlign w:val="center"/>
          </w:tcPr>
          <w:p w14:paraId="4E36D594" w14:textId="67B509D8" w:rsidR="00690FF1" w:rsidRPr="00690FF1" w:rsidDel="00063904" w:rsidRDefault="00690FF1" w:rsidP="00690FF1">
            <w:pPr>
              <w:spacing w:line="240" w:lineRule="auto"/>
              <w:jc w:val="right"/>
              <w:rPr>
                <w:del w:id="697" w:author="alto" w:date="2018-04-02T18:32:00Z"/>
                <w:rFonts w:cs="Arial"/>
                <w:sz w:val="15"/>
                <w:szCs w:val="15"/>
              </w:rPr>
            </w:pPr>
            <w:del w:id="698" w:author="alto" w:date="2018-04-02T18:32:00Z">
              <w:r w:rsidRPr="00690FF1" w:rsidDel="00063904">
                <w:rPr>
                  <w:rFonts w:cs="Arial"/>
                  <w:color w:val="000000"/>
                  <w:sz w:val="15"/>
                  <w:szCs w:val="15"/>
                </w:rPr>
                <w:delText>13,66</w:delText>
              </w:r>
            </w:del>
          </w:p>
        </w:tc>
        <w:tc>
          <w:tcPr>
            <w:tcW w:w="447" w:type="dxa"/>
            <w:vAlign w:val="center"/>
          </w:tcPr>
          <w:p w14:paraId="28AC7665" w14:textId="00EBFFD8" w:rsidR="00690FF1" w:rsidRPr="00690FF1" w:rsidDel="00063904" w:rsidRDefault="00690FF1" w:rsidP="00690FF1">
            <w:pPr>
              <w:spacing w:line="240" w:lineRule="auto"/>
              <w:jc w:val="right"/>
              <w:rPr>
                <w:del w:id="699" w:author="alto" w:date="2018-04-02T18:32:00Z"/>
                <w:rFonts w:cs="Arial"/>
                <w:sz w:val="15"/>
                <w:szCs w:val="15"/>
              </w:rPr>
            </w:pPr>
            <w:del w:id="700" w:author="alto" w:date="2018-04-02T18:32:00Z">
              <w:r w:rsidRPr="00690FF1" w:rsidDel="00063904">
                <w:rPr>
                  <w:rFonts w:cs="Arial"/>
                  <w:color w:val="000000"/>
                  <w:sz w:val="15"/>
                  <w:szCs w:val="15"/>
                </w:rPr>
                <w:delText>3,13</w:delText>
              </w:r>
            </w:del>
          </w:p>
        </w:tc>
        <w:tc>
          <w:tcPr>
            <w:tcW w:w="446" w:type="dxa"/>
            <w:vAlign w:val="center"/>
          </w:tcPr>
          <w:p w14:paraId="7B46BC2E" w14:textId="5FC163CD" w:rsidR="00690FF1" w:rsidRPr="00690FF1" w:rsidDel="00063904" w:rsidRDefault="00690FF1" w:rsidP="00690FF1">
            <w:pPr>
              <w:spacing w:line="240" w:lineRule="auto"/>
              <w:jc w:val="right"/>
              <w:rPr>
                <w:del w:id="701" w:author="alto" w:date="2018-04-02T18:32:00Z"/>
                <w:rFonts w:cs="Arial"/>
                <w:sz w:val="15"/>
                <w:szCs w:val="15"/>
              </w:rPr>
            </w:pPr>
            <w:del w:id="702" w:author="alto" w:date="2018-04-02T18:32:00Z">
              <w:r w:rsidRPr="00690FF1" w:rsidDel="00063904">
                <w:rPr>
                  <w:rFonts w:cs="Arial"/>
                  <w:color w:val="000000"/>
                  <w:sz w:val="15"/>
                  <w:szCs w:val="15"/>
                </w:rPr>
                <w:delText>5,89</w:delText>
              </w:r>
            </w:del>
          </w:p>
        </w:tc>
        <w:tc>
          <w:tcPr>
            <w:tcW w:w="447" w:type="dxa"/>
            <w:vAlign w:val="center"/>
          </w:tcPr>
          <w:p w14:paraId="37301363" w14:textId="47FEA043" w:rsidR="00690FF1" w:rsidRPr="00690FF1" w:rsidDel="00063904" w:rsidRDefault="00690FF1" w:rsidP="00690FF1">
            <w:pPr>
              <w:spacing w:line="240" w:lineRule="auto"/>
              <w:jc w:val="right"/>
              <w:rPr>
                <w:del w:id="703" w:author="alto" w:date="2018-04-02T18:32:00Z"/>
                <w:rFonts w:cs="Arial"/>
                <w:sz w:val="15"/>
                <w:szCs w:val="15"/>
              </w:rPr>
            </w:pPr>
            <w:del w:id="704" w:author="alto" w:date="2018-04-02T18:32:00Z">
              <w:r w:rsidRPr="00690FF1" w:rsidDel="00063904">
                <w:rPr>
                  <w:rFonts w:cs="Arial"/>
                  <w:color w:val="000000"/>
                  <w:sz w:val="15"/>
                  <w:szCs w:val="15"/>
                </w:rPr>
                <w:delText>6,64</w:delText>
              </w:r>
            </w:del>
          </w:p>
        </w:tc>
      </w:tr>
      <w:tr w:rsidR="00690FF1" w:rsidDel="00063904" w14:paraId="5FEC5D8A" w14:textId="455B431A" w:rsidTr="00B94E13">
        <w:trPr>
          <w:trHeight w:val="284"/>
          <w:del w:id="705" w:author="alto" w:date="2018-04-02T18:32:00Z"/>
        </w:trPr>
        <w:tc>
          <w:tcPr>
            <w:tcW w:w="0" w:type="auto"/>
            <w:vAlign w:val="center"/>
          </w:tcPr>
          <w:p w14:paraId="2DDF0403" w14:textId="0B906DE0" w:rsidR="00690FF1" w:rsidRPr="00B94E13" w:rsidDel="00063904" w:rsidRDefault="00690FF1" w:rsidP="00690FF1">
            <w:pPr>
              <w:spacing w:line="240" w:lineRule="auto"/>
              <w:jc w:val="left"/>
              <w:rPr>
                <w:del w:id="706" w:author="alto" w:date="2018-04-02T18:32:00Z"/>
                <w:rFonts w:cs="Arial"/>
                <w:b/>
                <w:sz w:val="14"/>
                <w:szCs w:val="14"/>
              </w:rPr>
            </w:pPr>
            <w:del w:id="707" w:author="alto" w:date="2018-04-02T18:32:00Z">
              <w:r w:rsidRPr="00B94E13" w:rsidDel="00063904">
                <w:rPr>
                  <w:rFonts w:cs="Arial"/>
                  <w:b/>
                  <w:color w:val="000000"/>
                  <w:sz w:val="14"/>
                  <w:szCs w:val="14"/>
                </w:rPr>
                <w:delText>Ans. Baixa</w:delText>
              </w:r>
            </w:del>
          </w:p>
        </w:tc>
        <w:tc>
          <w:tcPr>
            <w:tcW w:w="446" w:type="dxa"/>
            <w:vAlign w:val="center"/>
          </w:tcPr>
          <w:p w14:paraId="5FA9BE01" w14:textId="60322E88" w:rsidR="00690FF1" w:rsidRPr="00690FF1" w:rsidDel="00063904" w:rsidRDefault="00690FF1" w:rsidP="00690FF1">
            <w:pPr>
              <w:spacing w:line="240" w:lineRule="auto"/>
              <w:jc w:val="right"/>
              <w:rPr>
                <w:del w:id="708" w:author="alto" w:date="2018-04-02T18:32:00Z"/>
                <w:rFonts w:cs="Arial"/>
                <w:sz w:val="15"/>
                <w:szCs w:val="15"/>
              </w:rPr>
            </w:pPr>
            <w:del w:id="709" w:author="alto" w:date="2018-04-02T18:32:00Z">
              <w:r w:rsidRPr="00690FF1" w:rsidDel="00063904">
                <w:rPr>
                  <w:rFonts w:cs="Arial"/>
                  <w:color w:val="000000"/>
                  <w:sz w:val="15"/>
                  <w:szCs w:val="15"/>
                </w:rPr>
                <w:delText>39,82</w:delText>
              </w:r>
            </w:del>
          </w:p>
        </w:tc>
        <w:tc>
          <w:tcPr>
            <w:tcW w:w="447" w:type="dxa"/>
            <w:vAlign w:val="center"/>
          </w:tcPr>
          <w:p w14:paraId="0DEB212E" w14:textId="4B57E346" w:rsidR="00690FF1" w:rsidRPr="00690FF1" w:rsidDel="00063904" w:rsidRDefault="00690FF1" w:rsidP="00690FF1">
            <w:pPr>
              <w:spacing w:line="240" w:lineRule="auto"/>
              <w:jc w:val="right"/>
              <w:rPr>
                <w:del w:id="710" w:author="alto" w:date="2018-04-02T18:32:00Z"/>
                <w:rFonts w:cs="Arial"/>
                <w:sz w:val="15"/>
                <w:szCs w:val="15"/>
              </w:rPr>
            </w:pPr>
            <w:del w:id="711" w:author="alto" w:date="2018-04-02T18:32:00Z">
              <w:r w:rsidRPr="00690FF1" w:rsidDel="00063904">
                <w:rPr>
                  <w:rFonts w:cs="Arial"/>
                  <w:color w:val="000000"/>
                  <w:sz w:val="15"/>
                  <w:szCs w:val="15"/>
                </w:rPr>
                <w:delText>22,04</w:delText>
              </w:r>
            </w:del>
          </w:p>
        </w:tc>
        <w:tc>
          <w:tcPr>
            <w:tcW w:w="446" w:type="dxa"/>
            <w:vAlign w:val="center"/>
          </w:tcPr>
          <w:p w14:paraId="10649C02" w14:textId="4FD4FB7B" w:rsidR="00690FF1" w:rsidRPr="00690FF1" w:rsidDel="00063904" w:rsidRDefault="00690FF1" w:rsidP="00690FF1">
            <w:pPr>
              <w:spacing w:line="240" w:lineRule="auto"/>
              <w:jc w:val="right"/>
              <w:rPr>
                <w:del w:id="712" w:author="alto" w:date="2018-04-02T18:32:00Z"/>
                <w:rFonts w:cs="Arial"/>
                <w:sz w:val="15"/>
                <w:szCs w:val="15"/>
              </w:rPr>
            </w:pPr>
            <w:del w:id="713" w:author="alto" w:date="2018-04-02T18:32:00Z">
              <w:r w:rsidRPr="00690FF1" w:rsidDel="00063904">
                <w:rPr>
                  <w:rFonts w:cs="Arial"/>
                  <w:color w:val="000000"/>
                  <w:sz w:val="15"/>
                  <w:szCs w:val="15"/>
                </w:rPr>
                <w:delText>44,38</w:delText>
              </w:r>
            </w:del>
          </w:p>
        </w:tc>
        <w:tc>
          <w:tcPr>
            <w:tcW w:w="447" w:type="dxa"/>
            <w:vAlign w:val="center"/>
          </w:tcPr>
          <w:p w14:paraId="7EC1B856" w14:textId="497CCF73" w:rsidR="00690FF1" w:rsidRPr="00690FF1" w:rsidDel="00063904" w:rsidRDefault="00690FF1" w:rsidP="00690FF1">
            <w:pPr>
              <w:spacing w:line="240" w:lineRule="auto"/>
              <w:jc w:val="right"/>
              <w:rPr>
                <w:del w:id="714" w:author="alto" w:date="2018-04-02T18:32:00Z"/>
                <w:rFonts w:cs="Arial"/>
                <w:sz w:val="15"/>
                <w:szCs w:val="15"/>
              </w:rPr>
            </w:pPr>
            <w:del w:id="715" w:author="alto" w:date="2018-04-02T18:32:00Z">
              <w:r w:rsidRPr="00690FF1" w:rsidDel="00063904">
                <w:rPr>
                  <w:rFonts w:cs="Arial"/>
                  <w:color w:val="000000"/>
                  <w:sz w:val="15"/>
                  <w:szCs w:val="15"/>
                </w:rPr>
                <w:delText>46,22</w:delText>
              </w:r>
            </w:del>
          </w:p>
        </w:tc>
        <w:tc>
          <w:tcPr>
            <w:tcW w:w="446" w:type="dxa"/>
            <w:vAlign w:val="center"/>
          </w:tcPr>
          <w:p w14:paraId="68C9C39C" w14:textId="33441B1E" w:rsidR="00690FF1" w:rsidRPr="00690FF1" w:rsidDel="00063904" w:rsidRDefault="00690FF1" w:rsidP="00690FF1">
            <w:pPr>
              <w:spacing w:line="240" w:lineRule="auto"/>
              <w:jc w:val="right"/>
              <w:rPr>
                <w:del w:id="716" w:author="alto" w:date="2018-04-02T18:32:00Z"/>
                <w:rFonts w:cs="Arial"/>
                <w:sz w:val="15"/>
                <w:szCs w:val="15"/>
              </w:rPr>
            </w:pPr>
            <w:del w:id="717" w:author="alto" w:date="2018-04-02T18:32:00Z">
              <w:r w:rsidRPr="00690FF1" w:rsidDel="00063904">
                <w:rPr>
                  <w:rFonts w:cs="Arial"/>
                  <w:color w:val="000000"/>
                  <w:sz w:val="15"/>
                  <w:szCs w:val="15"/>
                </w:rPr>
                <w:delText>8,27</w:delText>
              </w:r>
            </w:del>
          </w:p>
        </w:tc>
        <w:tc>
          <w:tcPr>
            <w:tcW w:w="447" w:type="dxa"/>
            <w:vAlign w:val="center"/>
          </w:tcPr>
          <w:p w14:paraId="1F6227FE" w14:textId="2EDA8742" w:rsidR="00690FF1" w:rsidRPr="00690FF1" w:rsidDel="00063904" w:rsidRDefault="00690FF1" w:rsidP="00690FF1">
            <w:pPr>
              <w:spacing w:line="240" w:lineRule="auto"/>
              <w:jc w:val="right"/>
              <w:rPr>
                <w:del w:id="718" w:author="alto" w:date="2018-04-02T18:32:00Z"/>
                <w:rFonts w:cs="Arial"/>
                <w:sz w:val="15"/>
                <w:szCs w:val="15"/>
              </w:rPr>
            </w:pPr>
            <w:del w:id="719" w:author="alto" w:date="2018-04-02T18:32:00Z">
              <w:r w:rsidRPr="00690FF1" w:rsidDel="00063904">
                <w:rPr>
                  <w:rFonts w:cs="Arial"/>
                  <w:color w:val="000000"/>
                  <w:sz w:val="15"/>
                  <w:szCs w:val="15"/>
                </w:rPr>
                <w:delText>35,76</w:delText>
              </w:r>
            </w:del>
          </w:p>
        </w:tc>
        <w:tc>
          <w:tcPr>
            <w:tcW w:w="446" w:type="dxa"/>
            <w:vAlign w:val="center"/>
          </w:tcPr>
          <w:p w14:paraId="13A4F978" w14:textId="29EFB4C8" w:rsidR="00690FF1" w:rsidRPr="00690FF1" w:rsidDel="00063904" w:rsidRDefault="00690FF1" w:rsidP="00690FF1">
            <w:pPr>
              <w:spacing w:line="240" w:lineRule="auto"/>
              <w:jc w:val="right"/>
              <w:rPr>
                <w:del w:id="720" w:author="alto" w:date="2018-04-02T18:32:00Z"/>
                <w:rFonts w:cs="Arial"/>
                <w:sz w:val="15"/>
                <w:szCs w:val="15"/>
              </w:rPr>
            </w:pPr>
            <w:del w:id="721" w:author="alto" w:date="2018-04-02T18:32:00Z">
              <w:r w:rsidRPr="00690FF1" w:rsidDel="00063904">
                <w:rPr>
                  <w:rFonts w:cs="Arial"/>
                  <w:color w:val="000000"/>
                  <w:sz w:val="15"/>
                  <w:szCs w:val="15"/>
                </w:rPr>
                <w:delText>43,39</w:delText>
              </w:r>
            </w:del>
          </w:p>
        </w:tc>
        <w:tc>
          <w:tcPr>
            <w:tcW w:w="447" w:type="dxa"/>
            <w:vAlign w:val="center"/>
          </w:tcPr>
          <w:p w14:paraId="3B031AEE" w14:textId="03BC314A" w:rsidR="00690FF1" w:rsidRPr="00690FF1" w:rsidDel="00063904" w:rsidRDefault="00690FF1" w:rsidP="00690FF1">
            <w:pPr>
              <w:spacing w:line="240" w:lineRule="auto"/>
              <w:jc w:val="right"/>
              <w:rPr>
                <w:del w:id="722" w:author="alto" w:date="2018-04-02T18:32:00Z"/>
                <w:rFonts w:cs="Arial"/>
                <w:sz w:val="15"/>
                <w:szCs w:val="15"/>
              </w:rPr>
            </w:pPr>
            <w:del w:id="723" w:author="alto" w:date="2018-04-02T18:32:00Z">
              <w:r w:rsidRPr="00690FF1" w:rsidDel="00063904">
                <w:rPr>
                  <w:rFonts w:cs="Arial"/>
                  <w:color w:val="000000"/>
                  <w:sz w:val="15"/>
                  <w:szCs w:val="15"/>
                </w:rPr>
                <w:delText>19,48</w:delText>
              </w:r>
            </w:del>
          </w:p>
        </w:tc>
        <w:tc>
          <w:tcPr>
            <w:tcW w:w="446" w:type="dxa"/>
            <w:vAlign w:val="center"/>
          </w:tcPr>
          <w:p w14:paraId="012CE7FE" w14:textId="698AAC01" w:rsidR="00690FF1" w:rsidRPr="00690FF1" w:rsidDel="00063904" w:rsidRDefault="00690FF1" w:rsidP="00690FF1">
            <w:pPr>
              <w:spacing w:line="240" w:lineRule="auto"/>
              <w:jc w:val="right"/>
              <w:rPr>
                <w:del w:id="724" w:author="alto" w:date="2018-04-02T18:32:00Z"/>
                <w:rFonts w:cs="Arial"/>
                <w:sz w:val="15"/>
                <w:szCs w:val="15"/>
              </w:rPr>
            </w:pPr>
            <w:del w:id="725" w:author="alto" w:date="2018-04-02T18:32:00Z">
              <w:r w:rsidRPr="00690FF1" w:rsidDel="00063904">
                <w:rPr>
                  <w:rFonts w:cs="Arial"/>
                  <w:color w:val="000000"/>
                  <w:sz w:val="15"/>
                  <w:szCs w:val="15"/>
                </w:rPr>
                <w:delText>37,46</w:delText>
              </w:r>
            </w:del>
          </w:p>
        </w:tc>
        <w:tc>
          <w:tcPr>
            <w:tcW w:w="447" w:type="dxa"/>
            <w:vAlign w:val="center"/>
          </w:tcPr>
          <w:p w14:paraId="32CCB259" w14:textId="732B8036" w:rsidR="00690FF1" w:rsidRPr="00690FF1" w:rsidDel="00063904" w:rsidRDefault="00690FF1" w:rsidP="00690FF1">
            <w:pPr>
              <w:spacing w:line="240" w:lineRule="auto"/>
              <w:jc w:val="right"/>
              <w:rPr>
                <w:del w:id="726" w:author="alto" w:date="2018-04-02T18:32:00Z"/>
                <w:rFonts w:cs="Arial"/>
                <w:sz w:val="15"/>
                <w:szCs w:val="15"/>
              </w:rPr>
            </w:pPr>
            <w:del w:id="727" w:author="alto" w:date="2018-04-02T18:32:00Z">
              <w:r w:rsidRPr="00690FF1" w:rsidDel="00063904">
                <w:rPr>
                  <w:rFonts w:cs="Arial"/>
                  <w:color w:val="000000"/>
                  <w:sz w:val="15"/>
                  <w:szCs w:val="15"/>
                </w:rPr>
                <w:delText>-</w:delText>
              </w:r>
            </w:del>
          </w:p>
        </w:tc>
        <w:tc>
          <w:tcPr>
            <w:tcW w:w="446" w:type="dxa"/>
            <w:vAlign w:val="center"/>
          </w:tcPr>
          <w:p w14:paraId="71E2C736" w14:textId="1ADF07F5" w:rsidR="00690FF1" w:rsidRPr="00690FF1" w:rsidDel="00063904" w:rsidRDefault="00690FF1" w:rsidP="00690FF1">
            <w:pPr>
              <w:spacing w:line="240" w:lineRule="auto"/>
              <w:jc w:val="right"/>
              <w:rPr>
                <w:del w:id="728" w:author="alto" w:date="2018-04-02T18:32:00Z"/>
                <w:rFonts w:cs="Arial"/>
                <w:sz w:val="15"/>
                <w:szCs w:val="15"/>
              </w:rPr>
            </w:pPr>
            <w:del w:id="729" w:author="alto" w:date="2018-04-02T18:32:00Z">
              <w:r w:rsidRPr="00690FF1" w:rsidDel="00063904">
                <w:rPr>
                  <w:rFonts w:cs="Arial"/>
                  <w:color w:val="000000"/>
                  <w:sz w:val="15"/>
                  <w:szCs w:val="15"/>
                </w:rPr>
                <w:delText>44,24</w:delText>
              </w:r>
            </w:del>
          </w:p>
        </w:tc>
        <w:tc>
          <w:tcPr>
            <w:tcW w:w="447" w:type="dxa"/>
            <w:vAlign w:val="center"/>
          </w:tcPr>
          <w:p w14:paraId="240167E1" w14:textId="4D1615D8" w:rsidR="00690FF1" w:rsidRPr="00690FF1" w:rsidDel="00063904" w:rsidRDefault="00690FF1" w:rsidP="00690FF1">
            <w:pPr>
              <w:spacing w:line="240" w:lineRule="auto"/>
              <w:jc w:val="right"/>
              <w:rPr>
                <w:del w:id="730" w:author="alto" w:date="2018-04-02T18:32:00Z"/>
                <w:rFonts w:cs="Arial"/>
                <w:sz w:val="15"/>
                <w:szCs w:val="15"/>
              </w:rPr>
            </w:pPr>
            <w:del w:id="731" w:author="alto" w:date="2018-04-02T18:32:00Z">
              <w:r w:rsidRPr="00690FF1" w:rsidDel="00063904">
                <w:rPr>
                  <w:rFonts w:cs="Arial"/>
                  <w:color w:val="000000"/>
                  <w:sz w:val="15"/>
                  <w:szCs w:val="15"/>
                </w:rPr>
                <w:delText>34,33</w:delText>
              </w:r>
            </w:del>
          </w:p>
        </w:tc>
        <w:tc>
          <w:tcPr>
            <w:tcW w:w="446" w:type="dxa"/>
            <w:vAlign w:val="center"/>
          </w:tcPr>
          <w:p w14:paraId="64FAEB58" w14:textId="3225E0EC" w:rsidR="00690FF1" w:rsidRPr="00690FF1" w:rsidDel="00063904" w:rsidRDefault="00690FF1" w:rsidP="00690FF1">
            <w:pPr>
              <w:spacing w:line="240" w:lineRule="auto"/>
              <w:jc w:val="right"/>
              <w:rPr>
                <w:del w:id="732" w:author="alto" w:date="2018-04-02T18:32:00Z"/>
                <w:rFonts w:cs="Arial"/>
                <w:sz w:val="15"/>
                <w:szCs w:val="15"/>
              </w:rPr>
            </w:pPr>
            <w:del w:id="733" w:author="alto" w:date="2018-04-02T18:32:00Z">
              <w:r w:rsidRPr="00690FF1" w:rsidDel="00063904">
                <w:rPr>
                  <w:rFonts w:cs="Arial"/>
                  <w:color w:val="000000"/>
                  <w:sz w:val="15"/>
                  <w:szCs w:val="15"/>
                </w:rPr>
                <w:delText>27,58</w:delText>
              </w:r>
            </w:del>
          </w:p>
        </w:tc>
        <w:tc>
          <w:tcPr>
            <w:tcW w:w="447" w:type="dxa"/>
            <w:vAlign w:val="center"/>
          </w:tcPr>
          <w:p w14:paraId="09236930" w14:textId="16391EC1" w:rsidR="00690FF1" w:rsidRPr="00690FF1" w:rsidDel="00063904" w:rsidRDefault="00690FF1" w:rsidP="00690FF1">
            <w:pPr>
              <w:spacing w:line="240" w:lineRule="auto"/>
              <w:jc w:val="right"/>
              <w:rPr>
                <w:del w:id="734" w:author="alto" w:date="2018-04-02T18:32:00Z"/>
                <w:rFonts w:cs="Arial"/>
                <w:sz w:val="15"/>
                <w:szCs w:val="15"/>
              </w:rPr>
            </w:pPr>
            <w:del w:id="735" w:author="alto" w:date="2018-04-02T18:32:00Z">
              <w:r w:rsidRPr="00690FF1" w:rsidDel="00063904">
                <w:rPr>
                  <w:rFonts w:cs="Arial"/>
                  <w:color w:val="000000"/>
                  <w:sz w:val="15"/>
                  <w:szCs w:val="15"/>
                </w:rPr>
                <w:delText>45,64</w:delText>
              </w:r>
            </w:del>
          </w:p>
        </w:tc>
        <w:tc>
          <w:tcPr>
            <w:tcW w:w="446" w:type="dxa"/>
            <w:vAlign w:val="center"/>
          </w:tcPr>
          <w:p w14:paraId="2E86FE3A" w14:textId="295EA68F" w:rsidR="00690FF1" w:rsidRPr="00690FF1" w:rsidDel="00063904" w:rsidRDefault="00690FF1" w:rsidP="00690FF1">
            <w:pPr>
              <w:spacing w:line="240" w:lineRule="auto"/>
              <w:jc w:val="right"/>
              <w:rPr>
                <w:del w:id="736" w:author="alto" w:date="2018-04-02T18:32:00Z"/>
                <w:rFonts w:cs="Arial"/>
                <w:sz w:val="15"/>
                <w:szCs w:val="15"/>
              </w:rPr>
            </w:pPr>
            <w:del w:id="737" w:author="alto" w:date="2018-04-02T18:32:00Z">
              <w:r w:rsidRPr="00690FF1" w:rsidDel="00063904">
                <w:rPr>
                  <w:rFonts w:cs="Arial"/>
                  <w:color w:val="000000"/>
                  <w:sz w:val="15"/>
                  <w:szCs w:val="15"/>
                </w:rPr>
                <w:delText>47,36</w:delText>
              </w:r>
            </w:del>
          </w:p>
        </w:tc>
        <w:tc>
          <w:tcPr>
            <w:tcW w:w="447" w:type="dxa"/>
            <w:vAlign w:val="center"/>
          </w:tcPr>
          <w:p w14:paraId="0BD3BBDC" w14:textId="4299FCF8" w:rsidR="00690FF1" w:rsidRPr="00690FF1" w:rsidDel="00063904" w:rsidRDefault="00690FF1" w:rsidP="00690FF1">
            <w:pPr>
              <w:spacing w:line="240" w:lineRule="auto"/>
              <w:jc w:val="right"/>
              <w:rPr>
                <w:del w:id="738" w:author="alto" w:date="2018-04-02T18:32:00Z"/>
                <w:rFonts w:cs="Arial"/>
                <w:sz w:val="15"/>
                <w:szCs w:val="15"/>
              </w:rPr>
            </w:pPr>
            <w:del w:id="739" w:author="alto" w:date="2018-04-02T18:32:00Z">
              <w:r w:rsidRPr="00690FF1" w:rsidDel="00063904">
                <w:rPr>
                  <w:rFonts w:cs="Arial"/>
                  <w:color w:val="000000"/>
                  <w:sz w:val="15"/>
                  <w:szCs w:val="15"/>
                </w:rPr>
                <w:delText>40,48</w:delText>
              </w:r>
            </w:del>
          </w:p>
        </w:tc>
        <w:tc>
          <w:tcPr>
            <w:tcW w:w="446" w:type="dxa"/>
            <w:vAlign w:val="center"/>
          </w:tcPr>
          <w:p w14:paraId="54DA90A8" w14:textId="672810D7" w:rsidR="00690FF1" w:rsidRPr="00690FF1" w:rsidDel="00063904" w:rsidRDefault="00690FF1" w:rsidP="00690FF1">
            <w:pPr>
              <w:spacing w:line="240" w:lineRule="auto"/>
              <w:jc w:val="right"/>
              <w:rPr>
                <w:del w:id="740" w:author="alto" w:date="2018-04-02T18:32:00Z"/>
                <w:rFonts w:cs="Arial"/>
                <w:sz w:val="15"/>
                <w:szCs w:val="15"/>
              </w:rPr>
            </w:pPr>
            <w:del w:id="741" w:author="alto" w:date="2018-04-02T18:32:00Z">
              <w:r w:rsidRPr="00690FF1" w:rsidDel="00063904">
                <w:rPr>
                  <w:rFonts w:cs="Arial"/>
                  <w:color w:val="000000"/>
                  <w:sz w:val="15"/>
                  <w:szCs w:val="15"/>
                </w:rPr>
                <w:delText>27,58</w:delText>
              </w:r>
            </w:del>
          </w:p>
        </w:tc>
        <w:tc>
          <w:tcPr>
            <w:tcW w:w="447" w:type="dxa"/>
            <w:vAlign w:val="center"/>
          </w:tcPr>
          <w:p w14:paraId="3223C3B0" w14:textId="2E0D0A92" w:rsidR="00690FF1" w:rsidRPr="00690FF1" w:rsidDel="00063904" w:rsidRDefault="00690FF1" w:rsidP="00690FF1">
            <w:pPr>
              <w:spacing w:line="240" w:lineRule="auto"/>
              <w:jc w:val="right"/>
              <w:rPr>
                <w:del w:id="742" w:author="alto" w:date="2018-04-02T18:32:00Z"/>
                <w:rFonts w:cs="Arial"/>
                <w:sz w:val="15"/>
                <w:szCs w:val="15"/>
              </w:rPr>
            </w:pPr>
            <w:del w:id="743" w:author="alto" w:date="2018-04-02T18:32:00Z">
              <w:r w:rsidRPr="00690FF1" w:rsidDel="00063904">
                <w:rPr>
                  <w:rFonts w:cs="Arial"/>
                  <w:color w:val="000000"/>
                  <w:sz w:val="15"/>
                  <w:szCs w:val="15"/>
                </w:rPr>
                <w:delText>29,38</w:delText>
              </w:r>
            </w:del>
          </w:p>
        </w:tc>
      </w:tr>
      <w:tr w:rsidR="00690FF1" w:rsidDel="00063904" w14:paraId="63D3841A" w14:textId="0BC468F3" w:rsidTr="00B94E13">
        <w:trPr>
          <w:trHeight w:val="284"/>
          <w:del w:id="744" w:author="alto" w:date="2018-04-02T18:32:00Z"/>
        </w:trPr>
        <w:tc>
          <w:tcPr>
            <w:tcW w:w="0" w:type="auto"/>
            <w:vAlign w:val="center"/>
          </w:tcPr>
          <w:p w14:paraId="09CD4F2D" w14:textId="40634C25" w:rsidR="00690FF1" w:rsidRPr="00B94E13" w:rsidDel="00063904" w:rsidRDefault="00690FF1" w:rsidP="00690FF1">
            <w:pPr>
              <w:spacing w:line="240" w:lineRule="auto"/>
              <w:jc w:val="left"/>
              <w:rPr>
                <w:del w:id="745" w:author="alto" w:date="2018-04-02T18:32:00Z"/>
                <w:rFonts w:cs="Arial"/>
                <w:b/>
                <w:sz w:val="14"/>
                <w:szCs w:val="14"/>
              </w:rPr>
            </w:pPr>
            <w:del w:id="746" w:author="alto" w:date="2018-04-02T18:32:00Z">
              <w:r w:rsidRPr="00B94E13" w:rsidDel="00063904">
                <w:rPr>
                  <w:rFonts w:cs="Arial"/>
                  <w:b/>
                  <w:color w:val="000000"/>
                  <w:sz w:val="14"/>
                  <w:szCs w:val="14"/>
                </w:rPr>
                <w:delText>Ans. Média</w:delText>
              </w:r>
            </w:del>
          </w:p>
        </w:tc>
        <w:tc>
          <w:tcPr>
            <w:tcW w:w="446" w:type="dxa"/>
            <w:vAlign w:val="center"/>
          </w:tcPr>
          <w:p w14:paraId="2463353C" w14:textId="3EC84275" w:rsidR="00690FF1" w:rsidRPr="00690FF1" w:rsidDel="00063904" w:rsidRDefault="00690FF1" w:rsidP="00690FF1">
            <w:pPr>
              <w:spacing w:line="240" w:lineRule="auto"/>
              <w:jc w:val="right"/>
              <w:rPr>
                <w:del w:id="747" w:author="alto" w:date="2018-04-02T18:32:00Z"/>
                <w:rFonts w:cs="Arial"/>
                <w:sz w:val="15"/>
                <w:szCs w:val="15"/>
              </w:rPr>
            </w:pPr>
            <w:del w:id="748" w:author="alto" w:date="2018-04-02T18:32:00Z">
              <w:r w:rsidRPr="00690FF1" w:rsidDel="00063904">
                <w:rPr>
                  <w:rFonts w:cs="Arial"/>
                  <w:color w:val="000000"/>
                  <w:sz w:val="15"/>
                  <w:szCs w:val="15"/>
                </w:rPr>
                <w:delText>8,41</w:delText>
              </w:r>
            </w:del>
          </w:p>
        </w:tc>
        <w:tc>
          <w:tcPr>
            <w:tcW w:w="447" w:type="dxa"/>
            <w:vAlign w:val="center"/>
          </w:tcPr>
          <w:p w14:paraId="0CFE0801" w14:textId="5638B515" w:rsidR="00690FF1" w:rsidRPr="00690FF1" w:rsidDel="00063904" w:rsidRDefault="00690FF1" w:rsidP="00690FF1">
            <w:pPr>
              <w:spacing w:line="240" w:lineRule="auto"/>
              <w:jc w:val="right"/>
              <w:rPr>
                <w:del w:id="749" w:author="alto" w:date="2018-04-02T18:32:00Z"/>
                <w:rFonts w:cs="Arial"/>
                <w:sz w:val="15"/>
                <w:szCs w:val="15"/>
              </w:rPr>
            </w:pPr>
            <w:del w:id="750" w:author="alto" w:date="2018-04-02T18:32:00Z">
              <w:r w:rsidRPr="00690FF1" w:rsidDel="00063904">
                <w:rPr>
                  <w:rFonts w:cs="Arial"/>
                  <w:color w:val="000000"/>
                  <w:sz w:val="15"/>
                  <w:szCs w:val="15"/>
                </w:rPr>
                <w:delText>12,71</w:delText>
              </w:r>
            </w:del>
          </w:p>
        </w:tc>
        <w:tc>
          <w:tcPr>
            <w:tcW w:w="446" w:type="dxa"/>
            <w:vAlign w:val="center"/>
          </w:tcPr>
          <w:p w14:paraId="0885D39A" w14:textId="6F423B79" w:rsidR="00690FF1" w:rsidRPr="00690FF1" w:rsidDel="00063904" w:rsidRDefault="00690FF1" w:rsidP="00690FF1">
            <w:pPr>
              <w:spacing w:line="240" w:lineRule="auto"/>
              <w:jc w:val="right"/>
              <w:rPr>
                <w:del w:id="751" w:author="alto" w:date="2018-04-02T18:32:00Z"/>
                <w:rFonts w:cs="Arial"/>
                <w:sz w:val="15"/>
                <w:szCs w:val="15"/>
              </w:rPr>
            </w:pPr>
            <w:del w:id="752" w:author="alto" w:date="2018-04-02T18:32:00Z">
              <w:r w:rsidRPr="00690FF1" w:rsidDel="00063904">
                <w:rPr>
                  <w:rFonts w:cs="Arial"/>
                  <w:color w:val="000000"/>
                  <w:sz w:val="15"/>
                  <w:szCs w:val="15"/>
                </w:rPr>
                <w:delText>21,46</w:delText>
              </w:r>
            </w:del>
          </w:p>
        </w:tc>
        <w:tc>
          <w:tcPr>
            <w:tcW w:w="447" w:type="dxa"/>
            <w:vAlign w:val="center"/>
          </w:tcPr>
          <w:p w14:paraId="11136821" w14:textId="57DE5C28" w:rsidR="00690FF1" w:rsidRPr="00690FF1" w:rsidDel="00063904" w:rsidRDefault="00690FF1" w:rsidP="00690FF1">
            <w:pPr>
              <w:spacing w:line="240" w:lineRule="auto"/>
              <w:jc w:val="right"/>
              <w:rPr>
                <w:del w:id="753" w:author="alto" w:date="2018-04-02T18:32:00Z"/>
                <w:rFonts w:cs="Arial"/>
                <w:sz w:val="15"/>
                <w:szCs w:val="15"/>
              </w:rPr>
            </w:pPr>
            <w:del w:id="754" w:author="alto" w:date="2018-04-02T18:32:00Z">
              <w:r w:rsidRPr="00690FF1" w:rsidDel="00063904">
                <w:rPr>
                  <w:rFonts w:cs="Arial"/>
                  <w:color w:val="000000"/>
                  <w:sz w:val="15"/>
                  <w:szCs w:val="15"/>
                </w:rPr>
                <w:delText>16,45</w:delText>
              </w:r>
            </w:del>
          </w:p>
        </w:tc>
        <w:tc>
          <w:tcPr>
            <w:tcW w:w="446" w:type="dxa"/>
            <w:vAlign w:val="center"/>
          </w:tcPr>
          <w:p w14:paraId="308E81C5" w14:textId="0C48B6DD" w:rsidR="00690FF1" w:rsidRPr="00690FF1" w:rsidDel="00063904" w:rsidRDefault="00690FF1" w:rsidP="00690FF1">
            <w:pPr>
              <w:spacing w:line="240" w:lineRule="auto"/>
              <w:jc w:val="right"/>
              <w:rPr>
                <w:del w:id="755" w:author="alto" w:date="2018-04-02T18:32:00Z"/>
                <w:rFonts w:cs="Arial"/>
                <w:sz w:val="15"/>
                <w:szCs w:val="15"/>
              </w:rPr>
            </w:pPr>
            <w:del w:id="756" w:author="alto" w:date="2018-04-02T18:32:00Z">
              <w:r w:rsidRPr="00690FF1" w:rsidDel="00063904">
                <w:rPr>
                  <w:rFonts w:cs="Arial"/>
                  <w:color w:val="000000"/>
                  <w:sz w:val="15"/>
                  <w:szCs w:val="15"/>
                </w:rPr>
                <w:delText>28,07</w:delText>
              </w:r>
            </w:del>
          </w:p>
        </w:tc>
        <w:tc>
          <w:tcPr>
            <w:tcW w:w="447" w:type="dxa"/>
            <w:vAlign w:val="center"/>
          </w:tcPr>
          <w:p w14:paraId="66153CDA" w14:textId="654CBD61" w:rsidR="00690FF1" w:rsidRPr="00690FF1" w:rsidDel="00063904" w:rsidRDefault="00690FF1" w:rsidP="00690FF1">
            <w:pPr>
              <w:spacing w:line="240" w:lineRule="auto"/>
              <w:jc w:val="right"/>
              <w:rPr>
                <w:del w:id="757" w:author="alto" w:date="2018-04-02T18:32:00Z"/>
                <w:rFonts w:cs="Arial"/>
                <w:sz w:val="15"/>
                <w:szCs w:val="15"/>
              </w:rPr>
            </w:pPr>
            <w:del w:id="758" w:author="alto" w:date="2018-04-02T18:32:00Z">
              <w:r w:rsidRPr="00690FF1" w:rsidDel="00063904">
                <w:rPr>
                  <w:rFonts w:cs="Arial"/>
                  <w:color w:val="000000"/>
                  <w:sz w:val="15"/>
                  <w:szCs w:val="15"/>
                </w:rPr>
                <w:delText>10,22</w:delText>
              </w:r>
            </w:del>
          </w:p>
        </w:tc>
        <w:tc>
          <w:tcPr>
            <w:tcW w:w="446" w:type="dxa"/>
            <w:vAlign w:val="center"/>
          </w:tcPr>
          <w:p w14:paraId="57CC72AD" w14:textId="3D8E929D" w:rsidR="00690FF1" w:rsidRPr="00690FF1" w:rsidDel="00063904" w:rsidRDefault="00690FF1" w:rsidP="00690FF1">
            <w:pPr>
              <w:spacing w:line="240" w:lineRule="auto"/>
              <w:jc w:val="right"/>
              <w:rPr>
                <w:del w:id="759" w:author="alto" w:date="2018-04-02T18:32:00Z"/>
                <w:rFonts w:cs="Arial"/>
                <w:sz w:val="15"/>
                <w:szCs w:val="15"/>
              </w:rPr>
            </w:pPr>
            <w:del w:id="760" w:author="alto" w:date="2018-04-02T18:32:00Z">
              <w:r w:rsidRPr="00690FF1" w:rsidDel="00063904">
                <w:rPr>
                  <w:rFonts w:cs="Arial"/>
                  <w:color w:val="000000"/>
                  <w:sz w:val="15"/>
                  <w:szCs w:val="15"/>
                </w:rPr>
                <w:delText>13,03</w:delText>
              </w:r>
            </w:del>
          </w:p>
        </w:tc>
        <w:tc>
          <w:tcPr>
            <w:tcW w:w="447" w:type="dxa"/>
            <w:vAlign w:val="center"/>
          </w:tcPr>
          <w:p w14:paraId="59583DDF" w14:textId="5FBC6370" w:rsidR="00690FF1" w:rsidRPr="00690FF1" w:rsidDel="00063904" w:rsidRDefault="00690FF1" w:rsidP="00690FF1">
            <w:pPr>
              <w:spacing w:line="240" w:lineRule="auto"/>
              <w:jc w:val="right"/>
              <w:rPr>
                <w:del w:id="761" w:author="alto" w:date="2018-04-02T18:32:00Z"/>
                <w:rFonts w:cs="Arial"/>
                <w:sz w:val="15"/>
                <w:szCs w:val="15"/>
              </w:rPr>
            </w:pPr>
            <w:del w:id="762" w:author="alto" w:date="2018-04-02T18:32:00Z">
              <w:r w:rsidRPr="00690FF1" w:rsidDel="00063904">
                <w:rPr>
                  <w:rFonts w:cs="Arial"/>
                  <w:color w:val="000000"/>
                  <w:sz w:val="15"/>
                  <w:szCs w:val="15"/>
                </w:rPr>
                <w:delText>8,51</w:delText>
              </w:r>
            </w:del>
          </w:p>
        </w:tc>
        <w:tc>
          <w:tcPr>
            <w:tcW w:w="446" w:type="dxa"/>
            <w:vAlign w:val="center"/>
          </w:tcPr>
          <w:p w14:paraId="294A8ADA" w14:textId="7947B252" w:rsidR="00690FF1" w:rsidRPr="00690FF1" w:rsidDel="00063904" w:rsidRDefault="00690FF1" w:rsidP="00690FF1">
            <w:pPr>
              <w:spacing w:line="240" w:lineRule="auto"/>
              <w:jc w:val="right"/>
              <w:rPr>
                <w:del w:id="763" w:author="alto" w:date="2018-04-02T18:32:00Z"/>
                <w:rFonts w:cs="Arial"/>
                <w:sz w:val="15"/>
                <w:szCs w:val="15"/>
              </w:rPr>
            </w:pPr>
            <w:del w:id="764" w:author="alto" w:date="2018-04-02T18:32:00Z">
              <w:r w:rsidRPr="00690FF1" w:rsidDel="00063904">
                <w:rPr>
                  <w:rFonts w:cs="Arial"/>
                  <w:color w:val="000000"/>
                  <w:sz w:val="15"/>
                  <w:szCs w:val="15"/>
                </w:rPr>
                <w:delText>16,64</w:delText>
              </w:r>
            </w:del>
          </w:p>
        </w:tc>
        <w:tc>
          <w:tcPr>
            <w:tcW w:w="447" w:type="dxa"/>
            <w:vAlign w:val="center"/>
          </w:tcPr>
          <w:p w14:paraId="2BBD83D2" w14:textId="2B1AFB5E" w:rsidR="00690FF1" w:rsidRPr="00690FF1" w:rsidDel="00063904" w:rsidRDefault="00690FF1" w:rsidP="00690FF1">
            <w:pPr>
              <w:spacing w:line="240" w:lineRule="auto"/>
              <w:jc w:val="right"/>
              <w:rPr>
                <w:del w:id="765" w:author="alto" w:date="2018-04-02T18:32:00Z"/>
                <w:rFonts w:cs="Arial"/>
                <w:sz w:val="15"/>
                <w:szCs w:val="15"/>
              </w:rPr>
            </w:pPr>
            <w:del w:id="766" w:author="alto" w:date="2018-04-02T18:32:00Z">
              <w:r w:rsidRPr="00690FF1" w:rsidDel="00063904">
                <w:rPr>
                  <w:rFonts w:cs="Arial"/>
                  <w:color w:val="000000"/>
                  <w:sz w:val="15"/>
                  <w:szCs w:val="15"/>
                </w:rPr>
                <w:delText>44,24</w:delText>
              </w:r>
            </w:del>
          </w:p>
        </w:tc>
        <w:tc>
          <w:tcPr>
            <w:tcW w:w="446" w:type="dxa"/>
            <w:vAlign w:val="center"/>
          </w:tcPr>
          <w:p w14:paraId="2076D2BA" w14:textId="7A4754D9" w:rsidR="00690FF1" w:rsidRPr="00690FF1" w:rsidDel="00063904" w:rsidRDefault="00690FF1" w:rsidP="00690FF1">
            <w:pPr>
              <w:spacing w:line="240" w:lineRule="auto"/>
              <w:jc w:val="right"/>
              <w:rPr>
                <w:del w:id="767" w:author="alto" w:date="2018-04-02T18:32:00Z"/>
                <w:rFonts w:cs="Arial"/>
                <w:sz w:val="15"/>
                <w:szCs w:val="15"/>
              </w:rPr>
            </w:pPr>
            <w:del w:id="768" w:author="alto" w:date="2018-04-02T18:32:00Z">
              <w:r w:rsidRPr="00690FF1" w:rsidDel="00063904">
                <w:rPr>
                  <w:rFonts w:cs="Arial"/>
                  <w:color w:val="000000"/>
                  <w:sz w:val="15"/>
                  <w:szCs w:val="15"/>
                </w:rPr>
                <w:delText>-</w:delText>
              </w:r>
            </w:del>
          </w:p>
        </w:tc>
        <w:tc>
          <w:tcPr>
            <w:tcW w:w="447" w:type="dxa"/>
            <w:vAlign w:val="center"/>
          </w:tcPr>
          <w:p w14:paraId="097EEF55" w14:textId="1351D055" w:rsidR="00690FF1" w:rsidRPr="00690FF1" w:rsidDel="00063904" w:rsidRDefault="00690FF1" w:rsidP="00690FF1">
            <w:pPr>
              <w:spacing w:line="240" w:lineRule="auto"/>
              <w:jc w:val="right"/>
              <w:rPr>
                <w:del w:id="769" w:author="alto" w:date="2018-04-02T18:32:00Z"/>
                <w:rFonts w:cs="Arial"/>
                <w:sz w:val="15"/>
                <w:szCs w:val="15"/>
              </w:rPr>
            </w:pPr>
            <w:del w:id="770" w:author="alto" w:date="2018-04-02T18:32:00Z">
              <w:r w:rsidRPr="00690FF1" w:rsidDel="00063904">
                <w:rPr>
                  <w:rFonts w:cs="Arial"/>
                  <w:color w:val="000000"/>
                  <w:sz w:val="15"/>
                  <w:szCs w:val="15"/>
                </w:rPr>
                <w:delText>12,78</w:delText>
              </w:r>
            </w:del>
          </w:p>
        </w:tc>
        <w:tc>
          <w:tcPr>
            <w:tcW w:w="446" w:type="dxa"/>
            <w:vAlign w:val="center"/>
          </w:tcPr>
          <w:p w14:paraId="65B04779" w14:textId="7D8D802A" w:rsidR="00690FF1" w:rsidRPr="00690FF1" w:rsidDel="00063904" w:rsidRDefault="00690FF1" w:rsidP="00690FF1">
            <w:pPr>
              <w:spacing w:line="240" w:lineRule="auto"/>
              <w:jc w:val="right"/>
              <w:rPr>
                <w:del w:id="771" w:author="alto" w:date="2018-04-02T18:32:00Z"/>
                <w:rFonts w:cs="Arial"/>
                <w:sz w:val="15"/>
                <w:szCs w:val="15"/>
              </w:rPr>
            </w:pPr>
            <w:del w:id="772" w:author="alto" w:date="2018-04-02T18:32:00Z">
              <w:r w:rsidRPr="00690FF1" w:rsidDel="00063904">
                <w:rPr>
                  <w:rFonts w:cs="Arial"/>
                  <w:color w:val="000000"/>
                  <w:sz w:val="15"/>
                  <w:szCs w:val="15"/>
                </w:rPr>
                <w:delText>9,94</w:delText>
              </w:r>
            </w:del>
          </w:p>
        </w:tc>
        <w:tc>
          <w:tcPr>
            <w:tcW w:w="447" w:type="dxa"/>
            <w:vAlign w:val="center"/>
          </w:tcPr>
          <w:p w14:paraId="36B2E49E" w14:textId="5955259E" w:rsidR="00690FF1" w:rsidRPr="00690FF1" w:rsidDel="00063904" w:rsidRDefault="00690FF1" w:rsidP="00690FF1">
            <w:pPr>
              <w:spacing w:line="240" w:lineRule="auto"/>
              <w:jc w:val="right"/>
              <w:rPr>
                <w:del w:id="773" w:author="alto" w:date="2018-04-02T18:32:00Z"/>
                <w:rFonts w:cs="Arial"/>
                <w:sz w:val="15"/>
                <w:szCs w:val="15"/>
              </w:rPr>
            </w:pPr>
            <w:del w:id="774" w:author="alto" w:date="2018-04-02T18:32:00Z">
              <w:r w:rsidRPr="00690FF1" w:rsidDel="00063904">
                <w:rPr>
                  <w:rFonts w:cs="Arial"/>
                  <w:color w:val="000000"/>
                  <w:sz w:val="15"/>
                  <w:szCs w:val="15"/>
                </w:rPr>
                <w:delText>26,13</w:delText>
              </w:r>
            </w:del>
          </w:p>
        </w:tc>
        <w:tc>
          <w:tcPr>
            <w:tcW w:w="446" w:type="dxa"/>
            <w:vAlign w:val="center"/>
          </w:tcPr>
          <w:p w14:paraId="07F95E50" w14:textId="7EC6AB5F" w:rsidR="00690FF1" w:rsidRPr="00690FF1" w:rsidDel="00063904" w:rsidRDefault="00690FF1" w:rsidP="00690FF1">
            <w:pPr>
              <w:spacing w:line="240" w:lineRule="auto"/>
              <w:jc w:val="right"/>
              <w:rPr>
                <w:del w:id="775" w:author="alto" w:date="2018-04-02T18:32:00Z"/>
                <w:rFonts w:cs="Arial"/>
                <w:sz w:val="15"/>
                <w:szCs w:val="15"/>
              </w:rPr>
            </w:pPr>
            <w:del w:id="776" w:author="alto" w:date="2018-04-02T18:32:00Z">
              <w:r w:rsidRPr="00690FF1" w:rsidDel="00063904">
                <w:rPr>
                  <w:rFonts w:cs="Arial"/>
                  <w:color w:val="000000"/>
                  <w:sz w:val="15"/>
                  <w:szCs w:val="15"/>
                </w:rPr>
                <w:delText>15,85</w:delText>
              </w:r>
            </w:del>
          </w:p>
        </w:tc>
        <w:tc>
          <w:tcPr>
            <w:tcW w:w="447" w:type="dxa"/>
            <w:vAlign w:val="center"/>
          </w:tcPr>
          <w:p w14:paraId="04A3DF89" w14:textId="49E2B0A5" w:rsidR="00690FF1" w:rsidRPr="00690FF1" w:rsidDel="00063904" w:rsidRDefault="00690FF1" w:rsidP="00690FF1">
            <w:pPr>
              <w:spacing w:line="240" w:lineRule="auto"/>
              <w:jc w:val="right"/>
              <w:rPr>
                <w:del w:id="777" w:author="alto" w:date="2018-04-02T18:32:00Z"/>
                <w:rFonts w:cs="Arial"/>
                <w:sz w:val="15"/>
                <w:szCs w:val="15"/>
              </w:rPr>
            </w:pPr>
            <w:del w:id="778" w:author="alto" w:date="2018-04-02T18:32:00Z">
              <w:r w:rsidRPr="00690FF1" w:rsidDel="00063904">
                <w:rPr>
                  <w:rFonts w:cs="Arial"/>
                  <w:color w:val="000000"/>
                  <w:sz w:val="15"/>
                  <w:szCs w:val="15"/>
                </w:rPr>
                <w:delText>12,32</w:delText>
              </w:r>
            </w:del>
          </w:p>
        </w:tc>
        <w:tc>
          <w:tcPr>
            <w:tcW w:w="446" w:type="dxa"/>
            <w:vAlign w:val="center"/>
          </w:tcPr>
          <w:p w14:paraId="1DC32E4A" w14:textId="39EB88B3" w:rsidR="00690FF1" w:rsidRPr="00690FF1" w:rsidDel="00063904" w:rsidRDefault="00690FF1" w:rsidP="00690FF1">
            <w:pPr>
              <w:spacing w:line="240" w:lineRule="auto"/>
              <w:jc w:val="right"/>
              <w:rPr>
                <w:del w:id="779" w:author="alto" w:date="2018-04-02T18:32:00Z"/>
                <w:rFonts w:cs="Arial"/>
                <w:sz w:val="15"/>
                <w:szCs w:val="15"/>
              </w:rPr>
            </w:pPr>
            <w:del w:id="780" w:author="alto" w:date="2018-04-02T18:32:00Z">
              <w:r w:rsidRPr="00690FF1" w:rsidDel="00063904">
                <w:rPr>
                  <w:rFonts w:cs="Arial"/>
                  <w:color w:val="000000"/>
                  <w:sz w:val="15"/>
                  <w:szCs w:val="15"/>
                </w:rPr>
                <w:delText>13,65</w:delText>
              </w:r>
            </w:del>
          </w:p>
        </w:tc>
        <w:tc>
          <w:tcPr>
            <w:tcW w:w="447" w:type="dxa"/>
            <w:vAlign w:val="center"/>
          </w:tcPr>
          <w:p w14:paraId="09065547" w14:textId="321932F3" w:rsidR="00690FF1" w:rsidRPr="00690FF1" w:rsidDel="00063904" w:rsidRDefault="00690FF1" w:rsidP="00690FF1">
            <w:pPr>
              <w:spacing w:line="240" w:lineRule="auto"/>
              <w:jc w:val="right"/>
              <w:rPr>
                <w:del w:id="781" w:author="alto" w:date="2018-04-02T18:32:00Z"/>
                <w:rFonts w:cs="Arial"/>
                <w:sz w:val="15"/>
                <w:szCs w:val="15"/>
              </w:rPr>
            </w:pPr>
            <w:del w:id="782" w:author="alto" w:date="2018-04-02T18:32:00Z">
              <w:r w:rsidRPr="00690FF1" w:rsidDel="00063904">
                <w:rPr>
                  <w:rFonts w:cs="Arial"/>
                  <w:color w:val="000000"/>
                  <w:sz w:val="15"/>
                  <w:szCs w:val="15"/>
                </w:rPr>
                <w:delText>12,00</w:delText>
              </w:r>
            </w:del>
          </w:p>
        </w:tc>
      </w:tr>
      <w:tr w:rsidR="00690FF1" w:rsidDel="00063904" w14:paraId="72CDA4DD" w14:textId="4258DB34" w:rsidTr="00B94E13">
        <w:trPr>
          <w:trHeight w:val="284"/>
          <w:del w:id="783" w:author="alto" w:date="2018-04-02T18:32:00Z"/>
        </w:trPr>
        <w:tc>
          <w:tcPr>
            <w:tcW w:w="0" w:type="auto"/>
            <w:vAlign w:val="center"/>
          </w:tcPr>
          <w:p w14:paraId="447FD4A1" w14:textId="1DC29DFA" w:rsidR="00690FF1" w:rsidRPr="00B94E13" w:rsidDel="00063904" w:rsidRDefault="00690FF1" w:rsidP="00690FF1">
            <w:pPr>
              <w:spacing w:line="240" w:lineRule="auto"/>
              <w:jc w:val="left"/>
              <w:rPr>
                <w:del w:id="784" w:author="alto" w:date="2018-04-02T18:32:00Z"/>
                <w:rFonts w:cs="Arial"/>
                <w:b/>
                <w:sz w:val="14"/>
                <w:szCs w:val="14"/>
              </w:rPr>
            </w:pPr>
            <w:del w:id="785" w:author="alto" w:date="2018-04-02T18:32:00Z">
              <w:r w:rsidRPr="00B94E13" w:rsidDel="00063904">
                <w:rPr>
                  <w:rFonts w:cs="Arial"/>
                  <w:b/>
                  <w:color w:val="000000"/>
                  <w:sz w:val="14"/>
                  <w:szCs w:val="14"/>
                </w:rPr>
                <w:delText>Ans. Alta</w:delText>
              </w:r>
            </w:del>
          </w:p>
        </w:tc>
        <w:tc>
          <w:tcPr>
            <w:tcW w:w="446" w:type="dxa"/>
            <w:vAlign w:val="center"/>
          </w:tcPr>
          <w:p w14:paraId="770CEFA3" w14:textId="1D663ABB" w:rsidR="00690FF1" w:rsidRPr="00690FF1" w:rsidDel="00063904" w:rsidRDefault="00690FF1" w:rsidP="00690FF1">
            <w:pPr>
              <w:spacing w:line="240" w:lineRule="auto"/>
              <w:jc w:val="right"/>
              <w:rPr>
                <w:del w:id="786" w:author="alto" w:date="2018-04-02T18:32:00Z"/>
                <w:rFonts w:cs="Arial"/>
                <w:sz w:val="15"/>
                <w:szCs w:val="15"/>
              </w:rPr>
            </w:pPr>
            <w:del w:id="787" w:author="alto" w:date="2018-04-02T18:32:00Z">
              <w:r w:rsidRPr="00690FF1" w:rsidDel="00063904">
                <w:rPr>
                  <w:rFonts w:cs="Arial"/>
                  <w:color w:val="000000"/>
                  <w:sz w:val="15"/>
                  <w:szCs w:val="15"/>
                </w:rPr>
                <w:delText>4,12</w:delText>
              </w:r>
            </w:del>
          </w:p>
        </w:tc>
        <w:tc>
          <w:tcPr>
            <w:tcW w:w="447" w:type="dxa"/>
            <w:vAlign w:val="center"/>
          </w:tcPr>
          <w:p w14:paraId="46524789" w14:textId="5C785E84" w:rsidR="00690FF1" w:rsidRPr="00690FF1" w:rsidDel="00063904" w:rsidRDefault="00690FF1" w:rsidP="00690FF1">
            <w:pPr>
              <w:spacing w:line="240" w:lineRule="auto"/>
              <w:jc w:val="right"/>
              <w:rPr>
                <w:del w:id="788" w:author="alto" w:date="2018-04-02T18:32:00Z"/>
                <w:rFonts w:cs="Arial"/>
                <w:sz w:val="15"/>
                <w:szCs w:val="15"/>
              </w:rPr>
            </w:pPr>
            <w:del w:id="789" w:author="alto" w:date="2018-04-02T18:32:00Z">
              <w:r w:rsidRPr="00690FF1" w:rsidDel="00063904">
                <w:rPr>
                  <w:rFonts w:cs="Arial"/>
                  <w:color w:val="000000"/>
                  <w:sz w:val="15"/>
                  <w:szCs w:val="15"/>
                </w:rPr>
                <w:delText>3,93</w:delText>
              </w:r>
            </w:del>
          </w:p>
        </w:tc>
        <w:tc>
          <w:tcPr>
            <w:tcW w:w="446" w:type="dxa"/>
            <w:vAlign w:val="center"/>
          </w:tcPr>
          <w:p w14:paraId="5D8F2E68" w14:textId="6AE1653D" w:rsidR="00690FF1" w:rsidRPr="00690FF1" w:rsidDel="00063904" w:rsidRDefault="00690FF1" w:rsidP="00690FF1">
            <w:pPr>
              <w:spacing w:line="240" w:lineRule="auto"/>
              <w:jc w:val="right"/>
              <w:rPr>
                <w:del w:id="790" w:author="alto" w:date="2018-04-02T18:32:00Z"/>
                <w:rFonts w:cs="Arial"/>
                <w:sz w:val="15"/>
                <w:szCs w:val="15"/>
              </w:rPr>
            </w:pPr>
            <w:del w:id="791" w:author="alto" w:date="2018-04-02T18:32:00Z">
              <w:r w:rsidRPr="00690FF1" w:rsidDel="00063904">
                <w:rPr>
                  <w:rFonts w:cs="Arial"/>
                  <w:color w:val="000000"/>
                  <w:sz w:val="15"/>
                  <w:szCs w:val="15"/>
                </w:rPr>
                <w:delText>4,52</w:delText>
              </w:r>
            </w:del>
          </w:p>
        </w:tc>
        <w:tc>
          <w:tcPr>
            <w:tcW w:w="447" w:type="dxa"/>
            <w:vAlign w:val="center"/>
          </w:tcPr>
          <w:p w14:paraId="58F42B3D" w14:textId="67B3F1CA" w:rsidR="00690FF1" w:rsidRPr="00690FF1" w:rsidDel="00063904" w:rsidRDefault="00690FF1" w:rsidP="00690FF1">
            <w:pPr>
              <w:spacing w:line="240" w:lineRule="auto"/>
              <w:jc w:val="right"/>
              <w:rPr>
                <w:del w:id="792" w:author="alto" w:date="2018-04-02T18:32:00Z"/>
                <w:rFonts w:cs="Arial"/>
                <w:sz w:val="15"/>
                <w:szCs w:val="15"/>
              </w:rPr>
            </w:pPr>
            <w:del w:id="793" w:author="alto" w:date="2018-04-02T18:32:00Z">
              <w:r w:rsidRPr="00690FF1" w:rsidDel="00063904">
                <w:rPr>
                  <w:rFonts w:cs="Arial"/>
                  <w:color w:val="000000"/>
                  <w:sz w:val="15"/>
                  <w:szCs w:val="15"/>
                </w:rPr>
                <w:delText>12,65</w:delText>
              </w:r>
            </w:del>
          </w:p>
        </w:tc>
        <w:tc>
          <w:tcPr>
            <w:tcW w:w="446" w:type="dxa"/>
            <w:vAlign w:val="center"/>
          </w:tcPr>
          <w:p w14:paraId="2A2BACBC" w14:textId="796B8061" w:rsidR="00690FF1" w:rsidRPr="00690FF1" w:rsidDel="00063904" w:rsidRDefault="00690FF1" w:rsidP="00690FF1">
            <w:pPr>
              <w:spacing w:line="240" w:lineRule="auto"/>
              <w:jc w:val="right"/>
              <w:rPr>
                <w:del w:id="794" w:author="alto" w:date="2018-04-02T18:32:00Z"/>
                <w:rFonts w:cs="Arial"/>
                <w:sz w:val="15"/>
                <w:szCs w:val="15"/>
              </w:rPr>
            </w:pPr>
            <w:del w:id="795" w:author="alto" w:date="2018-04-02T18:32:00Z">
              <w:r w:rsidRPr="00690FF1" w:rsidDel="00063904">
                <w:rPr>
                  <w:rFonts w:cs="Arial"/>
                  <w:color w:val="000000"/>
                  <w:sz w:val="15"/>
                  <w:szCs w:val="15"/>
                </w:rPr>
                <w:delText>14,67</w:delText>
              </w:r>
            </w:del>
          </w:p>
        </w:tc>
        <w:tc>
          <w:tcPr>
            <w:tcW w:w="447" w:type="dxa"/>
            <w:vAlign w:val="center"/>
          </w:tcPr>
          <w:p w14:paraId="688E7F83" w14:textId="3A59A875" w:rsidR="00690FF1" w:rsidRPr="00690FF1" w:rsidDel="00063904" w:rsidRDefault="00690FF1" w:rsidP="00690FF1">
            <w:pPr>
              <w:spacing w:line="240" w:lineRule="auto"/>
              <w:jc w:val="right"/>
              <w:rPr>
                <w:del w:id="796" w:author="alto" w:date="2018-04-02T18:32:00Z"/>
                <w:rFonts w:cs="Arial"/>
                <w:sz w:val="15"/>
                <w:szCs w:val="15"/>
              </w:rPr>
            </w:pPr>
            <w:del w:id="797" w:author="alto" w:date="2018-04-02T18:32:00Z">
              <w:r w:rsidRPr="00690FF1" w:rsidDel="00063904">
                <w:rPr>
                  <w:rFonts w:cs="Arial"/>
                  <w:color w:val="000000"/>
                  <w:sz w:val="15"/>
                  <w:szCs w:val="15"/>
                </w:rPr>
                <w:delText>0,75</w:delText>
              </w:r>
            </w:del>
          </w:p>
        </w:tc>
        <w:tc>
          <w:tcPr>
            <w:tcW w:w="446" w:type="dxa"/>
            <w:vAlign w:val="center"/>
          </w:tcPr>
          <w:p w14:paraId="3DBEAEEA" w14:textId="50E0265B" w:rsidR="00690FF1" w:rsidRPr="00690FF1" w:rsidDel="00063904" w:rsidRDefault="00690FF1" w:rsidP="00690FF1">
            <w:pPr>
              <w:spacing w:line="240" w:lineRule="auto"/>
              <w:jc w:val="right"/>
              <w:rPr>
                <w:del w:id="798" w:author="alto" w:date="2018-04-02T18:32:00Z"/>
                <w:rFonts w:cs="Arial"/>
                <w:sz w:val="15"/>
                <w:szCs w:val="15"/>
              </w:rPr>
            </w:pPr>
            <w:del w:id="799" w:author="alto" w:date="2018-04-02T18:32:00Z">
              <w:r w:rsidRPr="00690FF1" w:rsidDel="00063904">
                <w:rPr>
                  <w:rFonts w:cs="Arial"/>
                  <w:color w:val="000000"/>
                  <w:sz w:val="15"/>
                  <w:szCs w:val="15"/>
                </w:rPr>
                <w:delText>5,34</w:delText>
              </w:r>
            </w:del>
          </w:p>
        </w:tc>
        <w:tc>
          <w:tcPr>
            <w:tcW w:w="447" w:type="dxa"/>
            <w:vAlign w:val="center"/>
          </w:tcPr>
          <w:p w14:paraId="5749172E" w14:textId="39A97B10" w:rsidR="00690FF1" w:rsidRPr="00690FF1" w:rsidDel="00063904" w:rsidRDefault="00690FF1" w:rsidP="00690FF1">
            <w:pPr>
              <w:spacing w:line="240" w:lineRule="auto"/>
              <w:jc w:val="right"/>
              <w:rPr>
                <w:del w:id="800" w:author="alto" w:date="2018-04-02T18:32:00Z"/>
                <w:rFonts w:cs="Arial"/>
                <w:sz w:val="15"/>
                <w:szCs w:val="15"/>
              </w:rPr>
            </w:pPr>
            <w:del w:id="801" w:author="alto" w:date="2018-04-02T18:32:00Z">
              <w:r w:rsidRPr="00690FF1" w:rsidDel="00063904">
                <w:rPr>
                  <w:rFonts w:cs="Arial"/>
                  <w:color w:val="000000"/>
                  <w:sz w:val="15"/>
                  <w:szCs w:val="15"/>
                </w:rPr>
                <w:delText>6,18</w:delText>
              </w:r>
            </w:del>
          </w:p>
        </w:tc>
        <w:tc>
          <w:tcPr>
            <w:tcW w:w="446" w:type="dxa"/>
            <w:vAlign w:val="center"/>
          </w:tcPr>
          <w:p w14:paraId="2A0B2730" w14:textId="5B638B70" w:rsidR="00690FF1" w:rsidRPr="00690FF1" w:rsidDel="00063904" w:rsidRDefault="00690FF1" w:rsidP="00690FF1">
            <w:pPr>
              <w:spacing w:line="240" w:lineRule="auto"/>
              <w:jc w:val="right"/>
              <w:rPr>
                <w:del w:id="802" w:author="alto" w:date="2018-04-02T18:32:00Z"/>
                <w:rFonts w:cs="Arial"/>
                <w:sz w:val="15"/>
                <w:szCs w:val="15"/>
              </w:rPr>
            </w:pPr>
            <w:del w:id="803" w:author="alto" w:date="2018-04-02T18:32:00Z">
              <w:r w:rsidRPr="00690FF1" w:rsidDel="00063904">
                <w:rPr>
                  <w:rFonts w:cs="Arial"/>
                  <w:color w:val="000000"/>
                  <w:sz w:val="15"/>
                  <w:szCs w:val="15"/>
                </w:rPr>
                <w:delText>1,33</w:delText>
              </w:r>
            </w:del>
          </w:p>
        </w:tc>
        <w:tc>
          <w:tcPr>
            <w:tcW w:w="447" w:type="dxa"/>
            <w:vAlign w:val="center"/>
          </w:tcPr>
          <w:p w14:paraId="08EB305C" w14:textId="4FA0DF3D" w:rsidR="00690FF1" w:rsidRPr="00690FF1" w:rsidDel="00063904" w:rsidRDefault="00690FF1" w:rsidP="00690FF1">
            <w:pPr>
              <w:spacing w:line="240" w:lineRule="auto"/>
              <w:jc w:val="right"/>
              <w:rPr>
                <w:del w:id="804" w:author="alto" w:date="2018-04-02T18:32:00Z"/>
                <w:rFonts w:cs="Arial"/>
                <w:sz w:val="15"/>
                <w:szCs w:val="15"/>
              </w:rPr>
            </w:pPr>
            <w:del w:id="805" w:author="alto" w:date="2018-04-02T18:32:00Z">
              <w:r w:rsidRPr="00690FF1" w:rsidDel="00063904">
                <w:rPr>
                  <w:rFonts w:cs="Arial"/>
                  <w:color w:val="000000"/>
                  <w:sz w:val="15"/>
                  <w:szCs w:val="15"/>
                </w:rPr>
                <w:delText>34,33</w:delText>
              </w:r>
            </w:del>
          </w:p>
        </w:tc>
        <w:tc>
          <w:tcPr>
            <w:tcW w:w="446" w:type="dxa"/>
            <w:vAlign w:val="center"/>
          </w:tcPr>
          <w:p w14:paraId="41AAFDAF" w14:textId="6256BBA9" w:rsidR="00690FF1" w:rsidRPr="00690FF1" w:rsidDel="00063904" w:rsidRDefault="00690FF1" w:rsidP="00690FF1">
            <w:pPr>
              <w:spacing w:line="240" w:lineRule="auto"/>
              <w:jc w:val="right"/>
              <w:rPr>
                <w:del w:id="806" w:author="alto" w:date="2018-04-02T18:32:00Z"/>
                <w:rFonts w:cs="Arial"/>
                <w:sz w:val="15"/>
                <w:szCs w:val="15"/>
              </w:rPr>
            </w:pPr>
            <w:del w:id="807" w:author="alto" w:date="2018-04-02T18:32:00Z">
              <w:r w:rsidRPr="00690FF1" w:rsidDel="00063904">
                <w:rPr>
                  <w:rFonts w:cs="Arial"/>
                  <w:color w:val="000000"/>
                  <w:sz w:val="15"/>
                  <w:szCs w:val="15"/>
                </w:rPr>
                <w:delText>12,78</w:delText>
              </w:r>
            </w:del>
          </w:p>
        </w:tc>
        <w:tc>
          <w:tcPr>
            <w:tcW w:w="447" w:type="dxa"/>
            <w:vAlign w:val="center"/>
          </w:tcPr>
          <w:p w14:paraId="57D2E842" w14:textId="66EC4E68" w:rsidR="00690FF1" w:rsidRPr="00690FF1" w:rsidDel="00063904" w:rsidRDefault="00690FF1" w:rsidP="00690FF1">
            <w:pPr>
              <w:spacing w:line="240" w:lineRule="auto"/>
              <w:jc w:val="right"/>
              <w:rPr>
                <w:del w:id="808" w:author="alto" w:date="2018-04-02T18:32:00Z"/>
                <w:rFonts w:cs="Arial"/>
                <w:sz w:val="15"/>
                <w:szCs w:val="15"/>
              </w:rPr>
            </w:pPr>
            <w:del w:id="809" w:author="alto" w:date="2018-04-02T18:32:00Z">
              <w:r w:rsidRPr="00690FF1" w:rsidDel="00063904">
                <w:rPr>
                  <w:rFonts w:cs="Arial"/>
                  <w:color w:val="000000"/>
                  <w:sz w:val="15"/>
                  <w:szCs w:val="15"/>
                </w:rPr>
                <w:delText>-</w:delText>
              </w:r>
            </w:del>
          </w:p>
        </w:tc>
        <w:tc>
          <w:tcPr>
            <w:tcW w:w="446" w:type="dxa"/>
            <w:vAlign w:val="center"/>
          </w:tcPr>
          <w:p w14:paraId="512502F8" w14:textId="24DE4D41" w:rsidR="00690FF1" w:rsidRPr="00690FF1" w:rsidDel="00063904" w:rsidRDefault="00690FF1" w:rsidP="00690FF1">
            <w:pPr>
              <w:spacing w:line="240" w:lineRule="auto"/>
              <w:jc w:val="right"/>
              <w:rPr>
                <w:del w:id="810" w:author="alto" w:date="2018-04-02T18:32:00Z"/>
                <w:rFonts w:cs="Arial"/>
                <w:sz w:val="15"/>
                <w:szCs w:val="15"/>
              </w:rPr>
            </w:pPr>
            <w:del w:id="811" w:author="alto" w:date="2018-04-02T18:32:00Z">
              <w:r w:rsidRPr="00690FF1" w:rsidDel="00063904">
                <w:rPr>
                  <w:rFonts w:cs="Arial"/>
                  <w:color w:val="000000"/>
                  <w:sz w:val="15"/>
                  <w:szCs w:val="15"/>
                </w:rPr>
                <w:delText>1,28</w:delText>
              </w:r>
            </w:del>
          </w:p>
        </w:tc>
        <w:tc>
          <w:tcPr>
            <w:tcW w:w="447" w:type="dxa"/>
            <w:vAlign w:val="center"/>
          </w:tcPr>
          <w:p w14:paraId="13EFB984" w14:textId="4D748E1A" w:rsidR="00690FF1" w:rsidRPr="00690FF1" w:rsidDel="00063904" w:rsidRDefault="00690FF1" w:rsidP="00690FF1">
            <w:pPr>
              <w:spacing w:line="240" w:lineRule="auto"/>
              <w:jc w:val="right"/>
              <w:rPr>
                <w:del w:id="812" w:author="alto" w:date="2018-04-02T18:32:00Z"/>
                <w:rFonts w:cs="Arial"/>
                <w:sz w:val="15"/>
                <w:szCs w:val="15"/>
              </w:rPr>
            </w:pPr>
            <w:del w:id="813" w:author="alto" w:date="2018-04-02T18:32:00Z">
              <w:r w:rsidRPr="00690FF1" w:rsidDel="00063904">
                <w:rPr>
                  <w:rFonts w:cs="Arial"/>
                  <w:color w:val="000000"/>
                  <w:sz w:val="15"/>
                  <w:szCs w:val="15"/>
                </w:rPr>
                <w:delText>9,35</w:delText>
              </w:r>
            </w:del>
          </w:p>
        </w:tc>
        <w:tc>
          <w:tcPr>
            <w:tcW w:w="446" w:type="dxa"/>
            <w:vAlign w:val="center"/>
          </w:tcPr>
          <w:p w14:paraId="6EACB320" w14:textId="3C8D1B6F" w:rsidR="00690FF1" w:rsidRPr="00690FF1" w:rsidDel="00063904" w:rsidRDefault="00690FF1" w:rsidP="00690FF1">
            <w:pPr>
              <w:spacing w:line="240" w:lineRule="auto"/>
              <w:jc w:val="right"/>
              <w:rPr>
                <w:del w:id="814" w:author="alto" w:date="2018-04-02T18:32:00Z"/>
                <w:rFonts w:cs="Arial"/>
                <w:sz w:val="15"/>
                <w:szCs w:val="15"/>
              </w:rPr>
            </w:pPr>
            <w:del w:id="815" w:author="alto" w:date="2018-04-02T18:32:00Z">
              <w:r w:rsidRPr="00690FF1" w:rsidDel="00063904">
                <w:rPr>
                  <w:rFonts w:cs="Arial"/>
                  <w:color w:val="000000"/>
                  <w:sz w:val="15"/>
                  <w:szCs w:val="15"/>
                </w:rPr>
                <w:delText>11,26</w:delText>
              </w:r>
            </w:del>
          </w:p>
        </w:tc>
        <w:tc>
          <w:tcPr>
            <w:tcW w:w="447" w:type="dxa"/>
            <w:vAlign w:val="center"/>
          </w:tcPr>
          <w:p w14:paraId="7260B8F9" w14:textId="2F49BA31" w:rsidR="00690FF1" w:rsidRPr="00690FF1" w:rsidDel="00063904" w:rsidRDefault="00690FF1" w:rsidP="00690FF1">
            <w:pPr>
              <w:spacing w:line="240" w:lineRule="auto"/>
              <w:jc w:val="right"/>
              <w:rPr>
                <w:del w:id="816" w:author="alto" w:date="2018-04-02T18:32:00Z"/>
                <w:rFonts w:cs="Arial"/>
                <w:sz w:val="15"/>
                <w:szCs w:val="15"/>
              </w:rPr>
            </w:pPr>
            <w:del w:id="817" w:author="alto" w:date="2018-04-02T18:32:00Z">
              <w:r w:rsidRPr="00690FF1" w:rsidDel="00063904">
                <w:rPr>
                  <w:rFonts w:cs="Arial"/>
                  <w:color w:val="000000"/>
                  <w:sz w:val="15"/>
                  <w:szCs w:val="15"/>
                </w:rPr>
                <w:delText>2,68</w:delText>
              </w:r>
            </w:del>
          </w:p>
        </w:tc>
        <w:tc>
          <w:tcPr>
            <w:tcW w:w="446" w:type="dxa"/>
            <w:vAlign w:val="center"/>
          </w:tcPr>
          <w:p w14:paraId="03A52D75" w14:textId="46AE33F9" w:rsidR="00690FF1" w:rsidRPr="00690FF1" w:rsidDel="00063904" w:rsidRDefault="00690FF1" w:rsidP="00690FF1">
            <w:pPr>
              <w:spacing w:line="240" w:lineRule="auto"/>
              <w:jc w:val="right"/>
              <w:rPr>
                <w:del w:id="818" w:author="alto" w:date="2018-04-02T18:32:00Z"/>
                <w:rFonts w:cs="Arial"/>
                <w:sz w:val="15"/>
                <w:szCs w:val="15"/>
              </w:rPr>
            </w:pPr>
            <w:del w:id="819" w:author="alto" w:date="2018-04-02T18:32:00Z">
              <w:r w:rsidRPr="00690FF1" w:rsidDel="00063904">
                <w:rPr>
                  <w:rFonts w:cs="Arial"/>
                  <w:color w:val="000000"/>
                  <w:sz w:val="15"/>
                  <w:szCs w:val="15"/>
                </w:rPr>
                <w:delText>3,91</w:delText>
              </w:r>
            </w:del>
          </w:p>
        </w:tc>
        <w:tc>
          <w:tcPr>
            <w:tcW w:w="447" w:type="dxa"/>
            <w:vAlign w:val="center"/>
          </w:tcPr>
          <w:p w14:paraId="61ABE580" w14:textId="16A13AC8" w:rsidR="00690FF1" w:rsidRPr="00690FF1" w:rsidDel="00063904" w:rsidRDefault="00690FF1" w:rsidP="00690FF1">
            <w:pPr>
              <w:spacing w:line="240" w:lineRule="auto"/>
              <w:jc w:val="right"/>
              <w:rPr>
                <w:del w:id="820" w:author="alto" w:date="2018-04-02T18:32:00Z"/>
                <w:rFonts w:cs="Arial"/>
                <w:sz w:val="15"/>
                <w:szCs w:val="15"/>
              </w:rPr>
            </w:pPr>
            <w:del w:id="821" w:author="alto" w:date="2018-04-02T18:32:00Z">
              <w:r w:rsidRPr="00690FF1" w:rsidDel="00063904">
                <w:rPr>
                  <w:rFonts w:cs="Arial"/>
                  <w:color w:val="000000"/>
                  <w:sz w:val="15"/>
                  <w:szCs w:val="15"/>
                </w:rPr>
                <w:delText>3,70</w:delText>
              </w:r>
            </w:del>
          </w:p>
        </w:tc>
      </w:tr>
      <w:tr w:rsidR="00690FF1" w:rsidDel="00063904" w14:paraId="0132FB48" w14:textId="68AA1DA0" w:rsidTr="00B94E13">
        <w:trPr>
          <w:trHeight w:val="284"/>
          <w:del w:id="822" w:author="alto" w:date="2018-04-02T18:32:00Z"/>
        </w:trPr>
        <w:tc>
          <w:tcPr>
            <w:tcW w:w="0" w:type="auto"/>
            <w:vAlign w:val="center"/>
          </w:tcPr>
          <w:p w14:paraId="563A9770" w14:textId="19F76D26" w:rsidR="00690FF1" w:rsidRPr="00B94E13" w:rsidDel="00063904" w:rsidRDefault="00690FF1" w:rsidP="00690FF1">
            <w:pPr>
              <w:spacing w:line="240" w:lineRule="auto"/>
              <w:jc w:val="left"/>
              <w:rPr>
                <w:del w:id="823" w:author="alto" w:date="2018-04-02T18:32:00Z"/>
                <w:rFonts w:cs="Arial"/>
                <w:b/>
                <w:sz w:val="14"/>
                <w:szCs w:val="14"/>
              </w:rPr>
            </w:pPr>
            <w:del w:id="824" w:author="alto" w:date="2018-04-02T18:32:00Z">
              <w:r w:rsidRPr="00B94E13" w:rsidDel="00063904">
                <w:rPr>
                  <w:rFonts w:cs="Arial"/>
                  <w:b/>
                  <w:color w:val="000000"/>
                  <w:sz w:val="14"/>
                  <w:szCs w:val="14"/>
                </w:rPr>
                <w:delText>Leve</w:delText>
              </w:r>
            </w:del>
          </w:p>
        </w:tc>
        <w:tc>
          <w:tcPr>
            <w:tcW w:w="446" w:type="dxa"/>
            <w:vAlign w:val="center"/>
          </w:tcPr>
          <w:p w14:paraId="20D085EC" w14:textId="104DA1A1" w:rsidR="00690FF1" w:rsidRPr="00690FF1" w:rsidDel="00063904" w:rsidRDefault="00690FF1" w:rsidP="00690FF1">
            <w:pPr>
              <w:spacing w:line="240" w:lineRule="auto"/>
              <w:jc w:val="right"/>
              <w:rPr>
                <w:del w:id="825" w:author="alto" w:date="2018-04-02T18:32:00Z"/>
                <w:rFonts w:cs="Arial"/>
                <w:sz w:val="15"/>
                <w:szCs w:val="15"/>
              </w:rPr>
            </w:pPr>
            <w:del w:id="826" w:author="alto" w:date="2018-04-02T18:32:00Z">
              <w:r w:rsidRPr="00690FF1" w:rsidDel="00063904">
                <w:rPr>
                  <w:rFonts w:cs="Arial"/>
                  <w:color w:val="000000"/>
                  <w:sz w:val="15"/>
                  <w:szCs w:val="15"/>
                </w:rPr>
                <w:delText>3,02</w:delText>
              </w:r>
            </w:del>
          </w:p>
        </w:tc>
        <w:tc>
          <w:tcPr>
            <w:tcW w:w="447" w:type="dxa"/>
            <w:vAlign w:val="center"/>
          </w:tcPr>
          <w:p w14:paraId="7AAE673A" w14:textId="2C16757F" w:rsidR="00690FF1" w:rsidRPr="00690FF1" w:rsidDel="00063904" w:rsidRDefault="00690FF1" w:rsidP="00690FF1">
            <w:pPr>
              <w:spacing w:line="240" w:lineRule="auto"/>
              <w:jc w:val="right"/>
              <w:rPr>
                <w:del w:id="827" w:author="alto" w:date="2018-04-02T18:32:00Z"/>
                <w:rFonts w:cs="Arial"/>
                <w:sz w:val="15"/>
                <w:szCs w:val="15"/>
              </w:rPr>
            </w:pPr>
            <w:del w:id="828" w:author="alto" w:date="2018-04-02T18:32:00Z">
              <w:r w:rsidRPr="00690FF1" w:rsidDel="00063904">
                <w:rPr>
                  <w:rFonts w:cs="Arial"/>
                  <w:color w:val="000000"/>
                  <w:sz w:val="15"/>
                  <w:szCs w:val="15"/>
                </w:rPr>
                <w:delText>4,56</w:delText>
              </w:r>
            </w:del>
          </w:p>
        </w:tc>
        <w:tc>
          <w:tcPr>
            <w:tcW w:w="446" w:type="dxa"/>
            <w:vAlign w:val="center"/>
          </w:tcPr>
          <w:p w14:paraId="0FBB1AA1" w14:textId="2CE5515E" w:rsidR="00690FF1" w:rsidRPr="00690FF1" w:rsidDel="00063904" w:rsidRDefault="00690FF1" w:rsidP="00690FF1">
            <w:pPr>
              <w:spacing w:line="240" w:lineRule="auto"/>
              <w:jc w:val="right"/>
              <w:rPr>
                <w:del w:id="829" w:author="alto" w:date="2018-04-02T18:32:00Z"/>
                <w:rFonts w:cs="Arial"/>
                <w:sz w:val="15"/>
                <w:szCs w:val="15"/>
              </w:rPr>
            </w:pPr>
            <w:del w:id="830" w:author="alto" w:date="2018-04-02T18:32:00Z">
              <w:r w:rsidRPr="00690FF1" w:rsidDel="00063904">
                <w:rPr>
                  <w:rFonts w:cs="Arial"/>
                  <w:color w:val="000000"/>
                  <w:sz w:val="15"/>
                  <w:szCs w:val="15"/>
                </w:rPr>
                <w:delText>5,59</w:delText>
              </w:r>
            </w:del>
          </w:p>
        </w:tc>
        <w:tc>
          <w:tcPr>
            <w:tcW w:w="447" w:type="dxa"/>
            <w:vAlign w:val="center"/>
          </w:tcPr>
          <w:p w14:paraId="17F93E06" w14:textId="6B895308" w:rsidR="00690FF1" w:rsidRPr="00690FF1" w:rsidDel="00063904" w:rsidRDefault="00690FF1" w:rsidP="00690FF1">
            <w:pPr>
              <w:spacing w:line="240" w:lineRule="auto"/>
              <w:jc w:val="right"/>
              <w:rPr>
                <w:del w:id="831" w:author="alto" w:date="2018-04-02T18:32:00Z"/>
                <w:rFonts w:cs="Arial"/>
                <w:sz w:val="15"/>
                <w:szCs w:val="15"/>
              </w:rPr>
            </w:pPr>
            <w:del w:id="832" w:author="alto" w:date="2018-04-02T18:32:00Z">
              <w:r w:rsidRPr="00690FF1" w:rsidDel="00063904">
                <w:rPr>
                  <w:rFonts w:cs="Arial"/>
                  <w:color w:val="000000"/>
                  <w:sz w:val="15"/>
                  <w:szCs w:val="15"/>
                </w:rPr>
                <w:delText>16,49</w:delText>
              </w:r>
            </w:del>
          </w:p>
        </w:tc>
        <w:tc>
          <w:tcPr>
            <w:tcW w:w="446" w:type="dxa"/>
            <w:vAlign w:val="center"/>
          </w:tcPr>
          <w:p w14:paraId="4FCD341C" w14:textId="4963303A" w:rsidR="00690FF1" w:rsidRPr="00690FF1" w:rsidDel="00063904" w:rsidRDefault="00690FF1" w:rsidP="00690FF1">
            <w:pPr>
              <w:spacing w:line="240" w:lineRule="auto"/>
              <w:jc w:val="right"/>
              <w:rPr>
                <w:del w:id="833" w:author="alto" w:date="2018-04-02T18:32:00Z"/>
                <w:rFonts w:cs="Arial"/>
                <w:sz w:val="15"/>
                <w:szCs w:val="15"/>
              </w:rPr>
            </w:pPr>
            <w:del w:id="834" w:author="alto" w:date="2018-04-02T18:32:00Z">
              <w:r w:rsidRPr="00690FF1" w:rsidDel="00063904">
                <w:rPr>
                  <w:rFonts w:cs="Arial"/>
                  <w:color w:val="000000"/>
                  <w:sz w:val="15"/>
                  <w:szCs w:val="15"/>
                </w:rPr>
                <w:delText>12,49</w:delText>
              </w:r>
            </w:del>
          </w:p>
        </w:tc>
        <w:tc>
          <w:tcPr>
            <w:tcW w:w="447" w:type="dxa"/>
            <w:vAlign w:val="center"/>
          </w:tcPr>
          <w:p w14:paraId="0E54FE67" w14:textId="505C10F5" w:rsidR="00690FF1" w:rsidRPr="00690FF1" w:rsidDel="00063904" w:rsidRDefault="00690FF1" w:rsidP="00690FF1">
            <w:pPr>
              <w:spacing w:line="240" w:lineRule="auto"/>
              <w:jc w:val="right"/>
              <w:rPr>
                <w:del w:id="835" w:author="alto" w:date="2018-04-02T18:32:00Z"/>
                <w:rFonts w:cs="Arial"/>
                <w:sz w:val="15"/>
                <w:szCs w:val="15"/>
              </w:rPr>
            </w:pPr>
            <w:del w:id="836" w:author="alto" w:date="2018-04-02T18:32:00Z">
              <w:r w:rsidRPr="00690FF1" w:rsidDel="00063904">
                <w:rPr>
                  <w:rFonts w:cs="Arial"/>
                  <w:color w:val="000000"/>
                  <w:sz w:val="15"/>
                  <w:szCs w:val="15"/>
                </w:rPr>
                <w:delText>0,67</w:delText>
              </w:r>
            </w:del>
          </w:p>
        </w:tc>
        <w:tc>
          <w:tcPr>
            <w:tcW w:w="446" w:type="dxa"/>
            <w:vAlign w:val="center"/>
          </w:tcPr>
          <w:p w14:paraId="6DB05BEE" w14:textId="5B22280C" w:rsidR="00690FF1" w:rsidRPr="00690FF1" w:rsidDel="00063904" w:rsidRDefault="00690FF1" w:rsidP="00690FF1">
            <w:pPr>
              <w:spacing w:line="240" w:lineRule="auto"/>
              <w:jc w:val="right"/>
              <w:rPr>
                <w:del w:id="837" w:author="alto" w:date="2018-04-02T18:32:00Z"/>
                <w:rFonts w:cs="Arial"/>
                <w:sz w:val="15"/>
                <w:szCs w:val="15"/>
              </w:rPr>
            </w:pPr>
            <w:del w:id="838" w:author="alto" w:date="2018-04-02T18:32:00Z">
              <w:r w:rsidRPr="00690FF1" w:rsidDel="00063904">
                <w:rPr>
                  <w:rFonts w:cs="Arial"/>
                  <w:color w:val="000000"/>
                  <w:sz w:val="15"/>
                  <w:szCs w:val="15"/>
                </w:rPr>
                <w:delText>6,39</w:delText>
              </w:r>
            </w:del>
          </w:p>
        </w:tc>
        <w:tc>
          <w:tcPr>
            <w:tcW w:w="447" w:type="dxa"/>
            <w:vAlign w:val="center"/>
          </w:tcPr>
          <w:p w14:paraId="21C3A13D" w14:textId="3D57FEAD" w:rsidR="00690FF1" w:rsidRPr="00690FF1" w:rsidDel="00063904" w:rsidRDefault="00690FF1" w:rsidP="00690FF1">
            <w:pPr>
              <w:spacing w:line="240" w:lineRule="auto"/>
              <w:jc w:val="right"/>
              <w:rPr>
                <w:del w:id="839" w:author="alto" w:date="2018-04-02T18:32:00Z"/>
                <w:rFonts w:cs="Arial"/>
                <w:sz w:val="15"/>
                <w:szCs w:val="15"/>
              </w:rPr>
            </w:pPr>
            <w:del w:id="840" w:author="alto" w:date="2018-04-02T18:32:00Z">
              <w:r w:rsidRPr="00690FF1" w:rsidDel="00063904">
                <w:rPr>
                  <w:rFonts w:cs="Arial"/>
                  <w:color w:val="000000"/>
                  <w:sz w:val="15"/>
                  <w:szCs w:val="15"/>
                </w:rPr>
                <w:delText>4,48</w:delText>
              </w:r>
            </w:del>
          </w:p>
        </w:tc>
        <w:tc>
          <w:tcPr>
            <w:tcW w:w="446" w:type="dxa"/>
            <w:vAlign w:val="center"/>
          </w:tcPr>
          <w:p w14:paraId="690D6AAA" w14:textId="5D4041F8" w:rsidR="00690FF1" w:rsidRPr="00690FF1" w:rsidDel="00063904" w:rsidRDefault="00690FF1" w:rsidP="00690FF1">
            <w:pPr>
              <w:spacing w:line="240" w:lineRule="auto"/>
              <w:jc w:val="right"/>
              <w:rPr>
                <w:del w:id="841" w:author="alto" w:date="2018-04-02T18:32:00Z"/>
                <w:rFonts w:cs="Arial"/>
                <w:sz w:val="15"/>
                <w:szCs w:val="15"/>
              </w:rPr>
            </w:pPr>
            <w:del w:id="842" w:author="alto" w:date="2018-04-02T18:32:00Z">
              <w:r w:rsidRPr="00690FF1" w:rsidDel="00063904">
                <w:rPr>
                  <w:rFonts w:cs="Arial"/>
                  <w:color w:val="000000"/>
                  <w:sz w:val="15"/>
                  <w:szCs w:val="15"/>
                </w:rPr>
                <w:delText>2,43</w:delText>
              </w:r>
            </w:del>
          </w:p>
        </w:tc>
        <w:tc>
          <w:tcPr>
            <w:tcW w:w="447" w:type="dxa"/>
            <w:vAlign w:val="center"/>
          </w:tcPr>
          <w:p w14:paraId="42C1DCDD" w14:textId="11152D4A" w:rsidR="00690FF1" w:rsidRPr="00690FF1" w:rsidDel="00063904" w:rsidRDefault="00690FF1" w:rsidP="00690FF1">
            <w:pPr>
              <w:spacing w:line="240" w:lineRule="auto"/>
              <w:jc w:val="right"/>
              <w:rPr>
                <w:del w:id="843" w:author="alto" w:date="2018-04-02T18:32:00Z"/>
                <w:rFonts w:cs="Arial"/>
                <w:sz w:val="15"/>
                <w:szCs w:val="15"/>
              </w:rPr>
            </w:pPr>
            <w:del w:id="844" w:author="alto" w:date="2018-04-02T18:32:00Z">
              <w:r w:rsidRPr="00690FF1" w:rsidDel="00063904">
                <w:rPr>
                  <w:rFonts w:cs="Arial"/>
                  <w:color w:val="000000"/>
                  <w:sz w:val="15"/>
                  <w:szCs w:val="15"/>
                </w:rPr>
                <w:delText>27,58</w:delText>
              </w:r>
            </w:del>
          </w:p>
        </w:tc>
        <w:tc>
          <w:tcPr>
            <w:tcW w:w="446" w:type="dxa"/>
            <w:vAlign w:val="center"/>
          </w:tcPr>
          <w:p w14:paraId="2242F3B6" w14:textId="1BB67986" w:rsidR="00690FF1" w:rsidRPr="00690FF1" w:rsidDel="00063904" w:rsidRDefault="00690FF1" w:rsidP="00690FF1">
            <w:pPr>
              <w:spacing w:line="240" w:lineRule="auto"/>
              <w:jc w:val="right"/>
              <w:rPr>
                <w:del w:id="845" w:author="alto" w:date="2018-04-02T18:32:00Z"/>
                <w:rFonts w:cs="Arial"/>
                <w:sz w:val="15"/>
                <w:szCs w:val="15"/>
              </w:rPr>
            </w:pPr>
            <w:del w:id="846" w:author="alto" w:date="2018-04-02T18:32:00Z">
              <w:r w:rsidRPr="00690FF1" w:rsidDel="00063904">
                <w:rPr>
                  <w:rFonts w:cs="Arial"/>
                  <w:color w:val="000000"/>
                  <w:sz w:val="15"/>
                  <w:szCs w:val="15"/>
                </w:rPr>
                <w:delText>9,94</w:delText>
              </w:r>
            </w:del>
          </w:p>
        </w:tc>
        <w:tc>
          <w:tcPr>
            <w:tcW w:w="447" w:type="dxa"/>
            <w:vAlign w:val="center"/>
          </w:tcPr>
          <w:p w14:paraId="7D8C5665" w14:textId="179852ED" w:rsidR="00690FF1" w:rsidRPr="00690FF1" w:rsidDel="00063904" w:rsidRDefault="00690FF1" w:rsidP="00690FF1">
            <w:pPr>
              <w:spacing w:line="240" w:lineRule="auto"/>
              <w:jc w:val="right"/>
              <w:rPr>
                <w:del w:id="847" w:author="alto" w:date="2018-04-02T18:32:00Z"/>
                <w:rFonts w:cs="Arial"/>
                <w:sz w:val="15"/>
                <w:szCs w:val="15"/>
              </w:rPr>
            </w:pPr>
            <w:del w:id="848" w:author="alto" w:date="2018-04-02T18:32:00Z">
              <w:r w:rsidRPr="00690FF1" w:rsidDel="00063904">
                <w:rPr>
                  <w:rFonts w:cs="Arial"/>
                  <w:color w:val="000000"/>
                  <w:sz w:val="15"/>
                  <w:szCs w:val="15"/>
                </w:rPr>
                <w:delText>1,28</w:delText>
              </w:r>
            </w:del>
          </w:p>
        </w:tc>
        <w:tc>
          <w:tcPr>
            <w:tcW w:w="446" w:type="dxa"/>
            <w:vAlign w:val="center"/>
          </w:tcPr>
          <w:p w14:paraId="0BDB5343" w14:textId="4E0CE966" w:rsidR="00690FF1" w:rsidRPr="00690FF1" w:rsidDel="00063904" w:rsidRDefault="00690FF1" w:rsidP="00690FF1">
            <w:pPr>
              <w:spacing w:line="240" w:lineRule="auto"/>
              <w:jc w:val="right"/>
              <w:rPr>
                <w:del w:id="849" w:author="alto" w:date="2018-04-02T18:32:00Z"/>
                <w:rFonts w:cs="Arial"/>
                <w:sz w:val="15"/>
                <w:szCs w:val="15"/>
              </w:rPr>
            </w:pPr>
            <w:del w:id="850" w:author="alto" w:date="2018-04-02T18:32:00Z">
              <w:r w:rsidRPr="00690FF1" w:rsidDel="00063904">
                <w:rPr>
                  <w:rFonts w:cs="Arial"/>
                  <w:color w:val="000000"/>
                  <w:sz w:val="15"/>
                  <w:szCs w:val="15"/>
                </w:rPr>
                <w:delText>-</w:delText>
              </w:r>
            </w:del>
          </w:p>
        </w:tc>
        <w:tc>
          <w:tcPr>
            <w:tcW w:w="447" w:type="dxa"/>
            <w:vAlign w:val="center"/>
          </w:tcPr>
          <w:p w14:paraId="7815DA79" w14:textId="4B41CF58" w:rsidR="00690FF1" w:rsidRPr="00690FF1" w:rsidDel="00063904" w:rsidRDefault="00690FF1" w:rsidP="00690FF1">
            <w:pPr>
              <w:spacing w:line="240" w:lineRule="auto"/>
              <w:jc w:val="right"/>
              <w:rPr>
                <w:del w:id="851" w:author="alto" w:date="2018-04-02T18:32:00Z"/>
                <w:rFonts w:cs="Arial"/>
                <w:sz w:val="15"/>
                <w:szCs w:val="15"/>
              </w:rPr>
            </w:pPr>
            <w:del w:id="852" w:author="alto" w:date="2018-04-02T18:32:00Z">
              <w:r w:rsidRPr="00690FF1" w:rsidDel="00063904">
                <w:rPr>
                  <w:rFonts w:cs="Arial"/>
                  <w:color w:val="000000"/>
                  <w:sz w:val="15"/>
                  <w:szCs w:val="15"/>
                </w:rPr>
                <w:delText>14,02</w:delText>
              </w:r>
            </w:del>
          </w:p>
        </w:tc>
        <w:tc>
          <w:tcPr>
            <w:tcW w:w="446" w:type="dxa"/>
            <w:vAlign w:val="center"/>
          </w:tcPr>
          <w:p w14:paraId="796B4971" w14:textId="12CD2EBE" w:rsidR="00690FF1" w:rsidRPr="00690FF1" w:rsidDel="00063904" w:rsidRDefault="00690FF1" w:rsidP="00690FF1">
            <w:pPr>
              <w:spacing w:line="240" w:lineRule="auto"/>
              <w:jc w:val="right"/>
              <w:rPr>
                <w:del w:id="853" w:author="alto" w:date="2018-04-02T18:32:00Z"/>
                <w:rFonts w:cs="Arial"/>
                <w:sz w:val="15"/>
                <w:szCs w:val="15"/>
              </w:rPr>
            </w:pPr>
            <w:del w:id="854" w:author="alto" w:date="2018-04-02T18:32:00Z">
              <w:r w:rsidRPr="00690FF1" w:rsidDel="00063904">
                <w:rPr>
                  <w:rFonts w:cs="Arial"/>
                  <w:color w:val="000000"/>
                  <w:sz w:val="15"/>
                  <w:szCs w:val="15"/>
                </w:rPr>
                <w:delText>14,44</w:delText>
              </w:r>
            </w:del>
          </w:p>
        </w:tc>
        <w:tc>
          <w:tcPr>
            <w:tcW w:w="447" w:type="dxa"/>
            <w:vAlign w:val="center"/>
          </w:tcPr>
          <w:p w14:paraId="23ED6D10" w14:textId="24FFA1EF" w:rsidR="00690FF1" w:rsidRPr="00690FF1" w:rsidDel="00063904" w:rsidRDefault="00690FF1" w:rsidP="00690FF1">
            <w:pPr>
              <w:spacing w:line="240" w:lineRule="auto"/>
              <w:jc w:val="right"/>
              <w:rPr>
                <w:del w:id="855" w:author="alto" w:date="2018-04-02T18:32:00Z"/>
                <w:rFonts w:cs="Arial"/>
                <w:sz w:val="15"/>
                <w:szCs w:val="15"/>
              </w:rPr>
            </w:pPr>
            <w:del w:id="856" w:author="alto" w:date="2018-04-02T18:32:00Z">
              <w:r w:rsidRPr="00690FF1" w:rsidDel="00063904">
                <w:rPr>
                  <w:rFonts w:cs="Arial"/>
                  <w:color w:val="000000"/>
                  <w:sz w:val="15"/>
                  <w:szCs w:val="15"/>
                </w:rPr>
                <w:delText>3,47</w:delText>
              </w:r>
            </w:del>
          </w:p>
        </w:tc>
        <w:tc>
          <w:tcPr>
            <w:tcW w:w="446" w:type="dxa"/>
            <w:vAlign w:val="center"/>
          </w:tcPr>
          <w:p w14:paraId="667DBFC6" w14:textId="1760DBF0" w:rsidR="00690FF1" w:rsidRPr="00690FF1" w:rsidDel="00063904" w:rsidRDefault="00690FF1" w:rsidP="00690FF1">
            <w:pPr>
              <w:spacing w:line="240" w:lineRule="auto"/>
              <w:jc w:val="right"/>
              <w:rPr>
                <w:del w:id="857" w:author="alto" w:date="2018-04-02T18:32:00Z"/>
                <w:rFonts w:cs="Arial"/>
                <w:sz w:val="15"/>
                <w:szCs w:val="15"/>
              </w:rPr>
            </w:pPr>
            <w:del w:id="858" w:author="alto" w:date="2018-04-02T18:32:00Z">
              <w:r w:rsidRPr="00690FF1" w:rsidDel="00063904">
                <w:rPr>
                  <w:rFonts w:cs="Arial"/>
                  <w:color w:val="000000"/>
                  <w:sz w:val="15"/>
                  <w:szCs w:val="15"/>
                </w:rPr>
                <w:delText>4,98</w:delText>
              </w:r>
            </w:del>
          </w:p>
        </w:tc>
        <w:tc>
          <w:tcPr>
            <w:tcW w:w="447" w:type="dxa"/>
            <w:vAlign w:val="center"/>
          </w:tcPr>
          <w:p w14:paraId="2C3B2EB0" w14:textId="7799F71D" w:rsidR="00690FF1" w:rsidRPr="00690FF1" w:rsidDel="00063904" w:rsidRDefault="00690FF1" w:rsidP="00690FF1">
            <w:pPr>
              <w:spacing w:line="240" w:lineRule="auto"/>
              <w:jc w:val="right"/>
              <w:rPr>
                <w:del w:id="859" w:author="alto" w:date="2018-04-02T18:32:00Z"/>
                <w:rFonts w:cs="Arial"/>
                <w:sz w:val="15"/>
                <w:szCs w:val="15"/>
              </w:rPr>
            </w:pPr>
            <w:del w:id="860" w:author="alto" w:date="2018-04-02T18:32:00Z">
              <w:r w:rsidRPr="00690FF1" w:rsidDel="00063904">
                <w:rPr>
                  <w:rFonts w:cs="Arial"/>
                  <w:color w:val="000000"/>
                  <w:sz w:val="15"/>
                  <w:szCs w:val="15"/>
                </w:rPr>
                <w:delText>2,34</w:delText>
              </w:r>
            </w:del>
          </w:p>
        </w:tc>
      </w:tr>
      <w:tr w:rsidR="00690FF1" w:rsidDel="00063904" w14:paraId="25A702BC" w14:textId="3A63C886" w:rsidTr="00B94E13">
        <w:trPr>
          <w:trHeight w:val="284"/>
          <w:del w:id="861" w:author="alto" w:date="2018-04-02T18:32:00Z"/>
        </w:trPr>
        <w:tc>
          <w:tcPr>
            <w:tcW w:w="0" w:type="auto"/>
            <w:vAlign w:val="center"/>
          </w:tcPr>
          <w:p w14:paraId="1BDE9F4C" w14:textId="5B450EB5" w:rsidR="00690FF1" w:rsidRPr="00B94E13" w:rsidDel="00063904" w:rsidRDefault="00690FF1" w:rsidP="00690FF1">
            <w:pPr>
              <w:spacing w:line="240" w:lineRule="auto"/>
              <w:jc w:val="left"/>
              <w:rPr>
                <w:del w:id="862" w:author="alto" w:date="2018-04-02T18:32:00Z"/>
                <w:rFonts w:cs="Arial"/>
                <w:b/>
                <w:sz w:val="14"/>
                <w:szCs w:val="14"/>
              </w:rPr>
            </w:pPr>
            <w:del w:id="863" w:author="alto" w:date="2018-04-02T18:32:00Z">
              <w:r w:rsidRPr="00B94E13" w:rsidDel="00063904">
                <w:rPr>
                  <w:rFonts w:cs="Arial"/>
                  <w:b/>
                  <w:color w:val="000000"/>
                  <w:sz w:val="14"/>
                  <w:szCs w:val="14"/>
                </w:rPr>
                <w:delText>Peso Mediano</w:delText>
              </w:r>
            </w:del>
          </w:p>
        </w:tc>
        <w:tc>
          <w:tcPr>
            <w:tcW w:w="446" w:type="dxa"/>
            <w:vAlign w:val="center"/>
          </w:tcPr>
          <w:p w14:paraId="4691EB8B" w14:textId="7D7AD3E8" w:rsidR="00690FF1" w:rsidRPr="00690FF1" w:rsidDel="00063904" w:rsidRDefault="00690FF1" w:rsidP="00690FF1">
            <w:pPr>
              <w:spacing w:line="240" w:lineRule="auto"/>
              <w:jc w:val="right"/>
              <w:rPr>
                <w:del w:id="864" w:author="alto" w:date="2018-04-02T18:32:00Z"/>
                <w:rFonts w:cs="Arial"/>
                <w:sz w:val="15"/>
                <w:szCs w:val="15"/>
              </w:rPr>
            </w:pPr>
            <w:del w:id="865" w:author="alto" w:date="2018-04-02T18:32:00Z">
              <w:r w:rsidRPr="00690FF1" w:rsidDel="00063904">
                <w:rPr>
                  <w:rFonts w:cs="Arial"/>
                  <w:color w:val="000000"/>
                  <w:sz w:val="15"/>
                  <w:szCs w:val="15"/>
                </w:rPr>
                <w:delText>14,22</w:delText>
              </w:r>
            </w:del>
          </w:p>
        </w:tc>
        <w:tc>
          <w:tcPr>
            <w:tcW w:w="447" w:type="dxa"/>
            <w:vAlign w:val="center"/>
          </w:tcPr>
          <w:p w14:paraId="67061D08" w14:textId="30C2F400" w:rsidR="00690FF1" w:rsidRPr="00690FF1" w:rsidDel="00063904" w:rsidRDefault="00690FF1" w:rsidP="00690FF1">
            <w:pPr>
              <w:spacing w:line="240" w:lineRule="auto"/>
              <w:jc w:val="right"/>
              <w:rPr>
                <w:del w:id="866" w:author="alto" w:date="2018-04-02T18:32:00Z"/>
                <w:rFonts w:cs="Arial"/>
                <w:sz w:val="15"/>
                <w:szCs w:val="15"/>
              </w:rPr>
            </w:pPr>
            <w:del w:id="867" w:author="alto" w:date="2018-04-02T18:32:00Z">
              <w:r w:rsidRPr="00690FF1" w:rsidDel="00063904">
                <w:rPr>
                  <w:rFonts w:cs="Arial"/>
                  <w:color w:val="000000"/>
                  <w:sz w:val="15"/>
                  <w:szCs w:val="15"/>
                </w:rPr>
                <w:delText>9,93</w:delText>
              </w:r>
            </w:del>
          </w:p>
        </w:tc>
        <w:tc>
          <w:tcPr>
            <w:tcW w:w="446" w:type="dxa"/>
            <w:vAlign w:val="center"/>
          </w:tcPr>
          <w:p w14:paraId="7094A2DB" w14:textId="1AC7ACD5" w:rsidR="00690FF1" w:rsidRPr="00690FF1" w:rsidDel="00063904" w:rsidRDefault="00690FF1" w:rsidP="00690FF1">
            <w:pPr>
              <w:spacing w:line="240" w:lineRule="auto"/>
              <w:jc w:val="right"/>
              <w:rPr>
                <w:del w:id="868" w:author="alto" w:date="2018-04-02T18:32:00Z"/>
                <w:rFonts w:cs="Arial"/>
                <w:sz w:val="15"/>
                <w:szCs w:val="15"/>
              </w:rPr>
            </w:pPr>
            <w:del w:id="869" w:author="alto" w:date="2018-04-02T18:32:00Z">
              <w:r w:rsidRPr="00690FF1" w:rsidDel="00063904">
                <w:rPr>
                  <w:rFonts w:cs="Arial"/>
                  <w:color w:val="000000"/>
                  <w:sz w:val="15"/>
                  <w:szCs w:val="15"/>
                </w:rPr>
                <w:delText>21,77</w:delText>
              </w:r>
            </w:del>
          </w:p>
        </w:tc>
        <w:tc>
          <w:tcPr>
            <w:tcW w:w="447" w:type="dxa"/>
            <w:vAlign w:val="center"/>
          </w:tcPr>
          <w:p w14:paraId="11389B6E" w14:textId="5EDE1220" w:rsidR="00690FF1" w:rsidRPr="00690FF1" w:rsidDel="00063904" w:rsidRDefault="00690FF1" w:rsidP="00690FF1">
            <w:pPr>
              <w:spacing w:line="240" w:lineRule="auto"/>
              <w:jc w:val="right"/>
              <w:rPr>
                <w:del w:id="870" w:author="alto" w:date="2018-04-02T18:32:00Z"/>
                <w:rFonts w:cs="Arial"/>
                <w:sz w:val="15"/>
                <w:szCs w:val="15"/>
              </w:rPr>
            </w:pPr>
            <w:del w:id="871" w:author="alto" w:date="2018-04-02T18:32:00Z">
              <w:r w:rsidRPr="00690FF1" w:rsidDel="00063904">
                <w:rPr>
                  <w:rFonts w:cs="Arial"/>
                  <w:color w:val="000000"/>
                  <w:sz w:val="15"/>
                  <w:szCs w:val="15"/>
                </w:rPr>
                <w:delText>17,12</w:delText>
              </w:r>
            </w:del>
          </w:p>
        </w:tc>
        <w:tc>
          <w:tcPr>
            <w:tcW w:w="446" w:type="dxa"/>
            <w:vAlign w:val="center"/>
          </w:tcPr>
          <w:p w14:paraId="43AF85C8" w14:textId="6F0D1E7C" w:rsidR="00690FF1" w:rsidRPr="00690FF1" w:rsidDel="00063904" w:rsidRDefault="00690FF1" w:rsidP="00690FF1">
            <w:pPr>
              <w:spacing w:line="240" w:lineRule="auto"/>
              <w:jc w:val="right"/>
              <w:rPr>
                <w:del w:id="872" w:author="alto" w:date="2018-04-02T18:32:00Z"/>
                <w:rFonts w:cs="Arial"/>
                <w:sz w:val="15"/>
                <w:szCs w:val="15"/>
              </w:rPr>
            </w:pPr>
            <w:del w:id="873" w:author="alto" w:date="2018-04-02T18:32:00Z">
              <w:r w:rsidRPr="00690FF1" w:rsidDel="00063904">
                <w:rPr>
                  <w:rFonts w:cs="Arial"/>
                  <w:color w:val="000000"/>
                  <w:sz w:val="15"/>
                  <w:szCs w:val="15"/>
                </w:rPr>
                <w:delText>18,88</w:delText>
              </w:r>
            </w:del>
          </w:p>
        </w:tc>
        <w:tc>
          <w:tcPr>
            <w:tcW w:w="447" w:type="dxa"/>
            <w:vAlign w:val="center"/>
          </w:tcPr>
          <w:p w14:paraId="3FAC13B0" w14:textId="639C8BFC" w:rsidR="00690FF1" w:rsidRPr="00690FF1" w:rsidDel="00063904" w:rsidRDefault="00690FF1" w:rsidP="00690FF1">
            <w:pPr>
              <w:spacing w:line="240" w:lineRule="auto"/>
              <w:jc w:val="right"/>
              <w:rPr>
                <w:del w:id="874" w:author="alto" w:date="2018-04-02T18:32:00Z"/>
                <w:rFonts w:cs="Arial"/>
                <w:sz w:val="15"/>
                <w:szCs w:val="15"/>
              </w:rPr>
            </w:pPr>
            <w:del w:id="875" w:author="alto" w:date="2018-04-02T18:32:00Z">
              <w:r w:rsidRPr="00690FF1" w:rsidDel="00063904">
                <w:rPr>
                  <w:rFonts w:cs="Arial"/>
                  <w:color w:val="000000"/>
                  <w:sz w:val="15"/>
                  <w:szCs w:val="15"/>
                </w:rPr>
                <w:delText>12,95</w:delText>
              </w:r>
            </w:del>
          </w:p>
        </w:tc>
        <w:tc>
          <w:tcPr>
            <w:tcW w:w="446" w:type="dxa"/>
            <w:vAlign w:val="center"/>
          </w:tcPr>
          <w:p w14:paraId="477C0C19" w14:textId="7F5D1C3A" w:rsidR="00690FF1" w:rsidRPr="00690FF1" w:rsidDel="00063904" w:rsidRDefault="00690FF1" w:rsidP="00690FF1">
            <w:pPr>
              <w:spacing w:line="240" w:lineRule="auto"/>
              <w:jc w:val="right"/>
              <w:rPr>
                <w:del w:id="876" w:author="alto" w:date="2018-04-02T18:32:00Z"/>
                <w:rFonts w:cs="Arial"/>
                <w:sz w:val="15"/>
                <w:szCs w:val="15"/>
              </w:rPr>
            </w:pPr>
            <w:del w:id="877" w:author="alto" w:date="2018-04-02T18:32:00Z">
              <w:r w:rsidRPr="00690FF1" w:rsidDel="00063904">
                <w:rPr>
                  <w:rFonts w:cs="Arial"/>
                  <w:color w:val="000000"/>
                  <w:sz w:val="15"/>
                  <w:szCs w:val="15"/>
                </w:rPr>
                <w:delText>7,89</w:delText>
              </w:r>
            </w:del>
          </w:p>
        </w:tc>
        <w:tc>
          <w:tcPr>
            <w:tcW w:w="447" w:type="dxa"/>
            <w:vAlign w:val="center"/>
          </w:tcPr>
          <w:p w14:paraId="7CE8E7A8" w14:textId="4967D662" w:rsidR="00690FF1" w:rsidRPr="00690FF1" w:rsidDel="00063904" w:rsidRDefault="00690FF1" w:rsidP="00690FF1">
            <w:pPr>
              <w:spacing w:line="240" w:lineRule="auto"/>
              <w:jc w:val="right"/>
              <w:rPr>
                <w:del w:id="878" w:author="alto" w:date="2018-04-02T18:32:00Z"/>
                <w:rFonts w:cs="Arial"/>
                <w:sz w:val="15"/>
                <w:szCs w:val="15"/>
              </w:rPr>
            </w:pPr>
            <w:del w:id="879" w:author="alto" w:date="2018-04-02T18:32:00Z">
              <w:r w:rsidRPr="00690FF1" w:rsidDel="00063904">
                <w:rPr>
                  <w:rFonts w:cs="Arial"/>
                  <w:color w:val="000000"/>
                  <w:sz w:val="15"/>
                  <w:szCs w:val="15"/>
                </w:rPr>
                <w:delText>18,26</w:delText>
              </w:r>
            </w:del>
          </w:p>
        </w:tc>
        <w:tc>
          <w:tcPr>
            <w:tcW w:w="446" w:type="dxa"/>
            <w:vAlign w:val="center"/>
          </w:tcPr>
          <w:p w14:paraId="0E0C0A4D" w14:textId="022A1282" w:rsidR="00690FF1" w:rsidRPr="00690FF1" w:rsidDel="00063904" w:rsidRDefault="00690FF1" w:rsidP="00690FF1">
            <w:pPr>
              <w:spacing w:line="240" w:lineRule="auto"/>
              <w:jc w:val="right"/>
              <w:rPr>
                <w:del w:id="880" w:author="alto" w:date="2018-04-02T18:32:00Z"/>
                <w:rFonts w:cs="Arial"/>
                <w:sz w:val="15"/>
                <w:szCs w:val="15"/>
              </w:rPr>
            </w:pPr>
            <w:del w:id="881" w:author="alto" w:date="2018-04-02T18:32:00Z">
              <w:r w:rsidRPr="00690FF1" w:rsidDel="00063904">
                <w:rPr>
                  <w:rFonts w:cs="Arial"/>
                  <w:color w:val="000000"/>
                  <w:sz w:val="15"/>
                  <w:szCs w:val="15"/>
                </w:rPr>
                <w:delText>13,82</w:delText>
              </w:r>
            </w:del>
          </w:p>
        </w:tc>
        <w:tc>
          <w:tcPr>
            <w:tcW w:w="447" w:type="dxa"/>
            <w:vAlign w:val="center"/>
          </w:tcPr>
          <w:p w14:paraId="7EF3DF98" w14:textId="6D3B0059" w:rsidR="00690FF1" w:rsidRPr="00690FF1" w:rsidDel="00063904" w:rsidRDefault="00690FF1" w:rsidP="00690FF1">
            <w:pPr>
              <w:spacing w:line="240" w:lineRule="auto"/>
              <w:jc w:val="right"/>
              <w:rPr>
                <w:del w:id="882" w:author="alto" w:date="2018-04-02T18:32:00Z"/>
                <w:rFonts w:cs="Arial"/>
                <w:sz w:val="15"/>
                <w:szCs w:val="15"/>
              </w:rPr>
            </w:pPr>
            <w:del w:id="883" w:author="alto" w:date="2018-04-02T18:32:00Z">
              <w:r w:rsidRPr="00690FF1" w:rsidDel="00063904">
                <w:rPr>
                  <w:rFonts w:cs="Arial"/>
                  <w:color w:val="000000"/>
                  <w:sz w:val="15"/>
                  <w:szCs w:val="15"/>
                </w:rPr>
                <w:delText>45,64</w:delText>
              </w:r>
            </w:del>
          </w:p>
        </w:tc>
        <w:tc>
          <w:tcPr>
            <w:tcW w:w="446" w:type="dxa"/>
            <w:vAlign w:val="center"/>
          </w:tcPr>
          <w:p w14:paraId="6CD5D030" w14:textId="2AF283BF" w:rsidR="00690FF1" w:rsidRPr="00690FF1" w:rsidDel="00063904" w:rsidRDefault="00690FF1" w:rsidP="00690FF1">
            <w:pPr>
              <w:spacing w:line="240" w:lineRule="auto"/>
              <w:jc w:val="right"/>
              <w:rPr>
                <w:del w:id="884" w:author="alto" w:date="2018-04-02T18:32:00Z"/>
                <w:rFonts w:cs="Arial"/>
                <w:sz w:val="15"/>
                <w:szCs w:val="15"/>
              </w:rPr>
            </w:pPr>
            <w:del w:id="885" w:author="alto" w:date="2018-04-02T18:32:00Z">
              <w:r w:rsidRPr="00690FF1" w:rsidDel="00063904">
                <w:rPr>
                  <w:rFonts w:cs="Arial"/>
                  <w:color w:val="000000"/>
                  <w:sz w:val="15"/>
                  <w:szCs w:val="15"/>
                </w:rPr>
                <w:delText>26,13</w:delText>
              </w:r>
            </w:del>
          </w:p>
        </w:tc>
        <w:tc>
          <w:tcPr>
            <w:tcW w:w="447" w:type="dxa"/>
            <w:vAlign w:val="center"/>
          </w:tcPr>
          <w:p w14:paraId="61A0B8F2" w14:textId="20B538D3" w:rsidR="00690FF1" w:rsidRPr="00690FF1" w:rsidDel="00063904" w:rsidRDefault="00690FF1" w:rsidP="00690FF1">
            <w:pPr>
              <w:spacing w:line="240" w:lineRule="auto"/>
              <w:jc w:val="right"/>
              <w:rPr>
                <w:del w:id="886" w:author="alto" w:date="2018-04-02T18:32:00Z"/>
                <w:rFonts w:cs="Arial"/>
                <w:sz w:val="15"/>
                <w:szCs w:val="15"/>
              </w:rPr>
            </w:pPr>
            <w:del w:id="887" w:author="alto" w:date="2018-04-02T18:32:00Z">
              <w:r w:rsidRPr="00690FF1" w:rsidDel="00063904">
                <w:rPr>
                  <w:rFonts w:cs="Arial"/>
                  <w:color w:val="000000"/>
                  <w:sz w:val="15"/>
                  <w:szCs w:val="15"/>
                </w:rPr>
                <w:delText>9,35</w:delText>
              </w:r>
            </w:del>
          </w:p>
        </w:tc>
        <w:tc>
          <w:tcPr>
            <w:tcW w:w="446" w:type="dxa"/>
            <w:vAlign w:val="center"/>
          </w:tcPr>
          <w:p w14:paraId="6DE41153" w14:textId="4F2F2334" w:rsidR="00690FF1" w:rsidRPr="00690FF1" w:rsidDel="00063904" w:rsidRDefault="00690FF1" w:rsidP="00690FF1">
            <w:pPr>
              <w:spacing w:line="240" w:lineRule="auto"/>
              <w:jc w:val="right"/>
              <w:rPr>
                <w:del w:id="888" w:author="alto" w:date="2018-04-02T18:32:00Z"/>
                <w:rFonts w:cs="Arial"/>
                <w:sz w:val="15"/>
                <w:szCs w:val="15"/>
              </w:rPr>
            </w:pPr>
            <w:del w:id="889" w:author="alto" w:date="2018-04-02T18:32:00Z">
              <w:r w:rsidRPr="00690FF1" w:rsidDel="00063904">
                <w:rPr>
                  <w:rFonts w:cs="Arial"/>
                  <w:color w:val="000000"/>
                  <w:sz w:val="15"/>
                  <w:szCs w:val="15"/>
                </w:rPr>
                <w:delText>14,02</w:delText>
              </w:r>
            </w:del>
          </w:p>
        </w:tc>
        <w:tc>
          <w:tcPr>
            <w:tcW w:w="447" w:type="dxa"/>
            <w:vAlign w:val="center"/>
          </w:tcPr>
          <w:p w14:paraId="61798F31" w14:textId="178C4A1A" w:rsidR="00690FF1" w:rsidRPr="00690FF1" w:rsidDel="00063904" w:rsidRDefault="00690FF1" w:rsidP="00690FF1">
            <w:pPr>
              <w:spacing w:line="240" w:lineRule="auto"/>
              <w:jc w:val="right"/>
              <w:rPr>
                <w:del w:id="890" w:author="alto" w:date="2018-04-02T18:32:00Z"/>
                <w:rFonts w:cs="Arial"/>
                <w:sz w:val="15"/>
                <w:szCs w:val="15"/>
              </w:rPr>
            </w:pPr>
            <w:del w:id="891" w:author="alto" w:date="2018-04-02T18:32:00Z">
              <w:r w:rsidRPr="00690FF1" w:rsidDel="00063904">
                <w:rPr>
                  <w:rFonts w:cs="Arial"/>
                  <w:color w:val="000000"/>
                  <w:sz w:val="15"/>
                  <w:szCs w:val="15"/>
                </w:rPr>
                <w:delText>-</w:delText>
              </w:r>
            </w:del>
          </w:p>
        </w:tc>
        <w:tc>
          <w:tcPr>
            <w:tcW w:w="446" w:type="dxa"/>
            <w:vAlign w:val="center"/>
          </w:tcPr>
          <w:p w14:paraId="0F773653" w14:textId="2BEBA8C8" w:rsidR="00690FF1" w:rsidRPr="00690FF1" w:rsidDel="00063904" w:rsidRDefault="00690FF1" w:rsidP="00690FF1">
            <w:pPr>
              <w:spacing w:line="240" w:lineRule="auto"/>
              <w:jc w:val="right"/>
              <w:rPr>
                <w:del w:id="892" w:author="alto" w:date="2018-04-02T18:32:00Z"/>
                <w:rFonts w:cs="Arial"/>
                <w:sz w:val="15"/>
                <w:szCs w:val="15"/>
              </w:rPr>
            </w:pPr>
            <w:del w:id="893" w:author="alto" w:date="2018-04-02T18:32:00Z">
              <w:r w:rsidRPr="00690FF1" w:rsidDel="00063904">
                <w:rPr>
                  <w:rFonts w:cs="Arial"/>
                  <w:color w:val="000000"/>
                  <w:sz w:val="15"/>
                  <w:szCs w:val="15"/>
                </w:rPr>
                <w:delText>26,45</w:delText>
              </w:r>
            </w:del>
          </w:p>
        </w:tc>
        <w:tc>
          <w:tcPr>
            <w:tcW w:w="447" w:type="dxa"/>
            <w:vAlign w:val="center"/>
          </w:tcPr>
          <w:p w14:paraId="6B6BDABA" w14:textId="1ED00686" w:rsidR="00690FF1" w:rsidRPr="00690FF1" w:rsidDel="00063904" w:rsidRDefault="00690FF1" w:rsidP="00690FF1">
            <w:pPr>
              <w:spacing w:line="240" w:lineRule="auto"/>
              <w:jc w:val="right"/>
              <w:rPr>
                <w:del w:id="894" w:author="alto" w:date="2018-04-02T18:32:00Z"/>
                <w:rFonts w:cs="Arial"/>
                <w:sz w:val="15"/>
                <w:szCs w:val="15"/>
              </w:rPr>
            </w:pPr>
            <w:del w:id="895" w:author="alto" w:date="2018-04-02T18:32:00Z">
              <w:r w:rsidRPr="00690FF1" w:rsidDel="00063904">
                <w:rPr>
                  <w:rFonts w:cs="Arial"/>
                  <w:color w:val="000000"/>
                  <w:sz w:val="15"/>
                  <w:szCs w:val="15"/>
                </w:rPr>
                <w:delText>18,24</w:delText>
              </w:r>
            </w:del>
          </w:p>
        </w:tc>
        <w:tc>
          <w:tcPr>
            <w:tcW w:w="446" w:type="dxa"/>
            <w:vAlign w:val="center"/>
          </w:tcPr>
          <w:p w14:paraId="23B303D7" w14:textId="17C97C07" w:rsidR="00690FF1" w:rsidRPr="00690FF1" w:rsidDel="00063904" w:rsidRDefault="00690FF1" w:rsidP="00690FF1">
            <w:pPr>
              <w:spacing w:line="240" w:lineRule="auto"/>
              <w:jc w:val="right"/>
              <w:rPr>
                <w:del w:id="896" w:author="alto" w:date="2018-04-02T18:32:00Z"/>
                <w:rFonts w:cs="Arial"/>
                <w:sz w:val="15"/>
                <w:szCs w:val="15"/>
              </w:rPr>
            </w:pPr>
            <w:del w:id="897" w:author="alto" w:date="2018-04-02T18:32:00Z">
              <w:r w:rsidRPr="00690FF1" w:rsidDel="00063904">
                <w:rPr>
                  <w:rFonts w:cs="Arial"/>
                  <w:color w:val="000000"/>
                  <w:sz w:val="15"/>
                  <w:szCs w:val="15"/>
                </w:rPr>
                <w:delText>8,46</w:delText>
              </w:r>
            </w:del>
          </w:p>
        </w:tc>
        <w:tc>
          <w:tcPr>
            <w:tcW w:w="447" w:type="dxa"/>
            <w:vAlign w:val="center"/>
          </w:tcPr>
          <w:p w14:paraId="308F0B85" w14:textId="6D10D90D" w:rsidR="00690FF1" w:rsidRPr="00690FF1" w:rsidDel="00063904" w:rsidRDefault="00690FF1" w:rsidP="00690FF1">
            <w:pPr>
              <w:spacing w:line="240" w:lineRule="auto"/>
              <w:jc w:val="right"/>
              <w:rPr>
                <w:del w:id="898" w:author="alto" w:date="2018-04-02T18:32:00Z"/>
                <w:rFonts w:cs="Arial"/>
                <w:sz w:val="15"/>
                <w:szCs w:val="15"/>
              </w:rPr>
            </w:pPr>
            <w:del w:id="899" w:author="alto" w:date="2018-04-02T18:32:00Z">
              <w:r w:rsidRPr="00690FF1" w:rsidDel="00063904">
                <w:rPr>
                  <w:rFonts w:cs="Arial"/>
                  <w:color w:val="000000"/>
                  <w:sz w:val="15"/>
                  <w:szCs w:val="15"/>
                </w:rPr>
                <w:delText>13,62</w:delText>
              </w:r>
            </w:del>
          </w:p>
        </w:tc>
      </w:tr>
      <w:tr w:rsidR="00690FF1" w:rsidDel="00063904" w14:paraId="2789A999" w14:textId="4420F51C" w:rsidTr="00B94E13">
        <w:trPr>
          <w:trHeight w:val="284"/>
          <w:del w:id="900" w:author="alto" w:date="2018-04-02T18:32:00Z"/>
        </w:trPr>
        <w:tc>
          <w:tcPr>
            <w:tcW w:w="0" w:type="auto"/>
            <w:vAlign w:val="center"/>
          </w:tcPr>
          <w:p w14:paraId="13209F8C" w14:textId="15CFADF4" w:rsidR="00690FF1" w:rsidRPr="00B94E13" w:rsidDel="00063904" w:rsidRDefault="00690FF1" w:rsidP="00690FF1">
            <w:pPr>
              <w:spacing w:line="240" w:lineRule="auto"/>
              <w:jc w:val="left"/>
              <w:rPr>
                <w:del w:id="901" w:author="alto" w:date="2018-04-02T18:32:00Z"/>
                <w:rFonts w:cs="Arial"/>
                <w:b/>
                <w:sz w:val="14"/>
                <w:szCs w:val="14"/>
              </w:rPr>
            </w:pPr>
            <w:del w:id="902" w:author="alto" w:date="2018-04-02T18:32:00Z">
              <w:r w:rsidRPr="00B94E13" w:rsidDel="00063904">
                <w:rPr>
                  <w:rFonts w:cs="Arial"/>
                  <w:b/>
                  <w:color w:val="000000"/>
                  <w:sz w:val="14"/>
                  <w:szCs w:val="14"/>
                </w:rPr>
                <w:delText>Pesado</w:delText>
              </w:r>
            </w:del>
          </w:p>
        </w:tc>
        <w:tc>
          <w:tcPr>
            <w:tcW w:w="446" w:type="dxa"/>
            <w:vAlign w:val="center"/>
          </w:tcPr>
          <w:p w14:paraId="659568A4" w14:textId="55ADED57" w:rsidR="00690FF1" w:rsidRPr="00690FF1" w:rsidDel="00063904" w:rsidRDefault="00690FF1" w:rsidP="00690FF1">
            <w:pPr>
              <w:spacing w:line="240" w:lineRule="auto"/>
              <w:jc w:val="right"/>
              <w:rPr>
                <w:del w:id="903" w:author="alto" w:date="2018-04-02T18:32:00Z"/>
                <w:rFonts w:cs="Arial"/>
                <w:sz w:val="15"/>
                <w:szCs w:val="15"/>
              </w:rPr>
            </w:pPr>
            <w:del w:id="904" w:author="alto" w:date="2018-04-02T18:32:00Z">
              <w:r w:rsidRPr="00690FF1" w:rsidDel="00063904">
                <w:rPr>
                  <w:rFonts w:cs="Arial"/>
                  <w:color w:val="000000"/>
                  <w:sz w:val="15"/>
                  <w:szCs w:val="15"/>
                </w:rPr>
                <w:delText>19,64</w:delText>
              </w:r>
            </w:del>
          </w:p>
        </w:tc>
        <w:tc>
          <w:tcPr>
            <w:tcW w:w="447" w:type="dxa"/>
            <w:vAlign w:val="center"/>
          </w:tcPr>
          <w:p w14:paraId="2FDC50EB" w14:textId="4D2F6288" w:rsidR="00690FF1" w:rsidRPr="00690FF1" w:rsidDel="00063904" w:rsidRDefault="00690FF1" w:rsidP="00690FF1">
            <w:pPr>
              <w:spacing w:line="240" w:lineRule="auto"/>
              <w:jc w:val="right"/>
              <w:rPr>
                <w:del w:id="905" w:author="alto" w:date="2018-04-02T18:32:00Z"/>
                <w:rFonts w:cs="Arial"/>
                <w:sz w:val="15"/>
                <w:szCs w:val="15"/>
              </w:rPr>
            </w:pPr>
            <w:del w:id="906" w:author="alto" w:date="2018-04-02T18:32:00Z">
              <w:r w:rsidRPr="00690FF1" w:rsidDel="00063904">
                <w:rPr>
                  <w:rFonts w:cs="Arial"/>
                  <w:color w:val="000000"/>
                  <w:sz w:val="15"/>
                  <w:szCs w:val="15"/>
                </w:rPr>
                <w:delText>9,78</w:delText>
              </w:r>
            </w:del>
          </w:p>
        </w:tc>
        <w:tc>
          <w:tcPr>
            <w:tcW w:w="446" w:type="dxa"/>
            <w:vAlign w:val="center"/>
          </w:tcPr>
          <w:p w14:paraId="32190C15" w14:textId="19D753C9" w:rsidR="00690FF1" w:rsidRPr="00690FF1" w:rsidDel="00063904" w:rsidRDefault="00690FF1" w:rsidP="00690FF1">
            <w:pPr>
              <w:spacing w:line="240" w:lineRule="auto"/>
              <w:jc w:val="right"/>
              <w:rPr>
                <w:del w:id="907" w:author="alto" w:date="2018-04-02T18:32:00Z"/>
                <w:rFonts w:cs="Arial"/>
                <w:sz w:val="15"/>
                <w:szCs w:val="15"/>
              </w:rPr>
            </w:pPr>
            <w:del w:id="908" w:author="alto" w:date="2018-04-02T18:32:00Z">
              <w:r w:rsidRPr="00690FF1" w:rsidDel="00063904">
                <w:rPr>
                  <w:rFonts w:cs="Arial"/>
                  <w:color w:val="000000"/>
                  <w:sz w:val="15"/>
                  <w:szCs w:val="15"/>
                </w:rPr>
                <w:delText>15,75</w:delText>
              </w:r>
            </w:del>
          </w:p>
        </w:tc>
        <w:tc>
          <w:tcPr>
            <w:tcW w:w="447" w:type="dxa"/>
            <w:vAlign w:val="center"/>
          </w:tcPr>
          <w:p w14:paraId="05F14AC3" w14:textId="0384D692" w:rsidR="00690FF1" w:rsidRPr="00690FF1" w:rsidDel="00063904" w:rsidRDefault="00690FF1" w:rsidP="00690FF1">
            <w:pPr>
              <w:spacing w:line="240" w:lineRule="auto"/>
              <w:jc w:val="right"/>
              <w:rPr>
                <w:del w:id="909" w:author="alto" w:date="2018-04-02T18:32:00Z"/>
                <w:rFonts w:cs="Arial"/>
                <w:sz w:val="15"/>
                <w:szCs w:val="15"/>
              </w:rPr>
            </w:pPr>
            <w:del w:id="910" w:author="alto" w:date="2018-04-02T18:32:00Z">
              <w:r w:rsidRPr="00690FF1" w:rsidDel="00063904">
                <w:rPr>
                  <w:rFonts w:cs="Arial"/>
                  <w:color w:val="000000"/>
                  <w:sz w:val="15"/>
                  <w:szCs w:val="15"/>
                </w:rPr>
                <w:delText>6,63</w:delText>
              </w:r>
            </w:del>
          </w:p>
        </w:tc>
        <w:tc>
          <w:tcPr>
            <w:tcW w:w="446" w:type="dxa"/>
            <w:vAlign w:val="center"/>
          </w:tcPr>
          <w:p w14:paraId="14CDD91C" w14:textId="1A7646A9" w:rsidR="00690FF1" w:rsidRPr="00690FF1" w:rsidDel="00063904" w:rsidRDefault="00690FF1" w:rsidP="00690FF1">
            <w:pPr>
              <w:spacing w:line="240" w:lineRule="auto"/>
              <w:jc w:val="right"/>
              <w:rPr>
                <w:del w:id="911" w:author="alto" w:date="2018-04-02T18:32:00Z"/>
                <w:rFonts w:cs="Arial"/>
                <w:sz w:val="15"/>
                <w:szCs w:val="15"/>
              </w:rPr>
            </w:pPr>
            <w:del w:id="912" w:author="alto" w:date="2018-04-02T18:32:00Z">
              <w:r w:rsidRPr="00690FF1" w:rsidDel="00063904">
                <w:rPr>
                  <w:rFonts w:cs="Arial"/>
                  <w:color w:val="000000"/>
                  <w:sz w:val="15"/>
                  <w:szCs w:val="15"/>
                </w:rPr>
                <w:delText>28,72</w:delText>
              </w:r>
            </w:del>
          </w:p>
        </w:tc>
        <w:tc>
          <w:tcPr>
            <w:tcW w:w="447" w:type="dxa"/>
            <w:vAlign w:val="center"/>
          </w:tcPr>
          <w:p w14:paraId="380EB87A" w14:textId="6F002598" w:rsidR="00690FF1" w:rsidRPr="00690FF1" w:rsidDel="00063904" w:rsidRDefault="00690FF1" w:rsidP="00690FF1">
            <w:pPr>
              <w:spacing w:line="240" w:lineRule="auto"/>
              <w:jc w:val="right"/>
              <w:rPr>
                <w:del w:id="913" w:author="alto" w:date="2018-04-02T18:32:00Z"/>
                <w:rFonts w:cs="Arial"/>
                <w:sz w:val="15"/>
                <w:szCs w:val="15"/>
              </w:rPr>
            </w:pPr>
            <w:del w:id="914" w:author="alto" w:date="2018-04-02T18:32:00Z">
              <w:r w:rsidRPr="00690FF1" w:rsidDel="00063904">
                <w:rPr>
                  <w:rFonts w:cs="Arial"/>
                  <w:color w:val="000000"/>
                  <w:sz w:val="15"/>
                  <w:szCs w:val="15"/>
                </w:rPr>
                <w:delText>13,49</w:delText>
              </w:r>
            </w:del>
          </w:p>
        </w:tc>
        <w:tc>
          <w:tcPr>
            <w:tcW w:w="446" w:type="dxa"/>
            <w:vAlign w:val="center"/>
          </w:tcPr>
          <w:p w14:paraId="27C7E7BB" w14:textId="247BD454" w:rsidR="00690FF1" w:rsidRPr="00690FF1" w:rsidDel="00063904" w:rsidRDefault="00690FF1" w:rsidP="00690FF1">
            <w:pPr>
              <w:spacing w:line="240" w:lineRule="auto"/>
              <w:jc w:val="right"/>
              <w:rPr>
                <w:del w:id="915" w:author="alto" w:date="2018-04-02T18:32:00Z"/>
                <w:rFonts w:cs="Arial"/>
                <w:sz w:val="15"/>
                <w:szCs w:val="15"/>
              </w:rPr>
            </w:pPr>
            <w:del w:id="916" w:author="alto" w:date="2018-04-02T18:32:00Z">
              <w:r w:rsidRPr="00690FF1" w:rsidDel="00063904">
                <w:rPr>
                  <w:rFonts w:cs="Arial"/>
                  <w:color w:val="000000"/>
                  <w:sz w:val="15"/>
                  <w:szCs w:val="15"/>
                </w:rPr>
                <w:delText>21,67</w:delText>
              </w:r>
            </w:del>
          </w:p>
        </w:tc>
        <w:tc>
          <w:tcPr>
            <w:tcW w:w="447" w:type="dxa"/>
            <w:vAlign w:val="center"/>
          </w:tcPr>
          <w:p w14:paraId="3B11A862" w14:textId="72B646C5" w:rsidR="00690FF1" w:rsidRPr="00690FF1" w:rsidDel="00063904" w:rsidRDefault="00690FF1" w:rsidP="00690FF1">
            <w:pPr>
              <w:spacing w:line="240" w:lineRule="auto"/>
              <w:jc w:val="right"/>
              <w:rPr>
                <w:del w:id="917" w:author="alto" w:date="2018-04-02T18:32:00Z"/>
                <w:rFonts w:cs="Arial"/>
                <w:sz w:val="15"/>
                <w:szCs w:val="15"/>
              </w:rPr>
            </w:pPr>
            <w:del w:id="918" w:author="alto" w:date="2018-04-02T18:32:00Z">
              <w:r w:rsidRPr="00690FF1" w:rsidDel="00063904">
                <w:rPr>
                  <w:rFonts w:cs="Arial"/>
                  <w:color w:val="000000"/>
                  <w:sz w:val="15"/>
                  <w:szCs w:val="15"/>
                </w:rPr>
                <w:delText>9,53</w:delText>
              </w:r>
            </w:del>
          </w:p>
        </w:tc>
        <w:tc>
          <w:tcPr>
            <w:tcW w:w="446" w:type="dxa"/>
            <w:vAlign w:val="center"/>
          </w:tcPr>
          <w:p w14:paraId="2F757AF7" w14:textId="21B91145" w:rsidR="00690FF1" w:rsidRPr="00690FF1" w:rsidDel="00063904" w:rsidRDefault="00690FF1" w:rsidP="00690FF1">
            <w:pPr>
              <w:spacing w:line="240" w:lineRule="auto"/>
              <w:jc w:val="right"/>
              <w:rPr>
                <w:del w:id="919" w:author="alto" w:date="2018-04-02T18:32:00Z"/>
                <w:rFonts w:cs="Arial"/>
                <w:sz w:val="15"/>
                <w:szCs w:val="15"/>
              </w:rPr>
            </w:pPr>
            <w:del w:id="920" w:author="alto" w:date="2018-04-02T18:32:00Z">
              <w:r w:rsidRPr="00690FF1" w:rsidDel="00063904">
                <w:rPr>
                  <w:rFonts w:cs="Arial"/>
                  <w:color w:val="000000"/>
                  <w:sz w:val="15"/>
                  <w:szCs w:val="15"/>
                </w:rPr>
                <w:delText>13,66</w:delText>
              </w:r>
            </w:del>
          </w:p>
        </w:tc>
        <w:tc>
          <w:tcPr>
            <w:tcW w:w="447" w:type="dxa"/>
            <w:vAlign w:val="center"/>
          </w:tcPr>
          <w:p w14:paraId="48FB1485" w14:textId="2BAEE073" w:rsidR="00690FF1" w:rsidRPr="00690FF1" w:rsidDel="00063904" w:rsidRDefault="00690FF1" w:rsidP="00690FF1">
            <w:pPr>
              <w:spacing w:line="240" w:lineRule="auto"/>
              <w:jc w:val="right"/>
              <w:rPr>
                <w:del w:id="921" w:author="alto" w:date="2018-04-02T18:32:00Z"/>
                <w:rFonts w:cs="Arial"/>
                <w:sz w:val="15"/>
                <w:szCs w:val="15"/>
              </w:rPr>
            </w:pPr>
            <w:del w:id="922" w:author="alto" w:date="2018-04-02T18:32:00Z">
              <w:r w:rsidRPr="00690FF1" w:rsidDel="00063904">
                <w:rPr>
                  <w:rFonts w:cs="Arial"/>
                  <w:color w:val="000000"/>
                  <w:sz w:val="15"/>
                  <w:szCs w:val="15"/>
                </w:rPr>
                <w:delText>47,36</w:delText>
              </w:r>
            </w:del>
          </w:p>
        </w:tc>
        <w:tc>
          <w:tcPr>
            <w:tcW w:w="446" w:type="dxa"/>
            <w:vAlign w:val="center"/>
          </w:tcPr>
          <w:p w14:paraId="634F1465" w14:textId="72C72C9D" w:rsidR="00690FF1" w:rsidRPr="00690FF1" w:rsidDel="00063904" w:rsidRDefault="00690FF1" w:rsidP="00690FF1">
            <w:pPr>
              <w:spacing w:line="240" w:lineRule="auto"/>
              <w:jc w:val="right"/>
              <w:rPr>
                <w:del w:id="923" w:author="alto" w:date="2018-04-02T18:32:00Z"/>
                <w:rFonts w:cs="Arial"/>
                <w:sz w:val="15"/>
                <w:szCs w:val="15"/>
              </w:rPr>
            </w:pPr>
            <w:del w:id="924" w:author="alto" w:date="2018-04-02T18:32:00Z">
              <w:r w:rsidRPr="00690FF1" w:rsidDel="00063904">
                <w:rPr>
                  <w:rFonts w:cs="Arial"/>
                  <w:color w:val="000000"/>
                  <w:sz w:val="15"/>
                  <w:szCs w:val="15"/>
                </w:rPr>
                <w:delText>15,85</w:delText>
              </w:r>
            </w:del>
          </w:p>
        </w:tc>
        <w:tc>
          <w:tcPr>
            <w:tcW w:w="447" w:type="dxa"/>
            <w:vAlign w:val="center"/>
          </w:tcPr>
          <w:p w14:paraId="6BCE5DFA" w14:textId="5DDE73F6" w:rsidR="00690FF1" w:rsidRPr="00690FF1" w:rsidDel="00063904" w:rsidRDefault="00690FF1" w:rsidP="00690FF1">
            <w:pPr>
              <w:spacing w:line="240" w:lineRule="auto"/>
              <w:jc w:val="right"/>
              <w:rPr>
                <w:del w:id="925" w:author="alto" w:date="2018-04-02T18:32:00Z"/>
                <w:rFonts w:cs="Arial"/>
                <w:sz w:val="15"/>
                <w:szCs w:val="15"/>
              </w:rPr>
            </w:pPr>
            <w:del w:id="926" w:author="alto" w:date="2018-04-02T18:32:00Z">
              <w:r w:rsidRPr="00690FF1" w:rsidDel="00063904">
                <w:rPr>
                  <w:rFonts w:cs="Arial"/>
                  <w:color w:val="000000"/>
                  <w:sz w:val="15"/>
                  <w:szCs w:val="15"/>
                </w:rPr>
                <w:delText>11,26</w:delText>
              </w:r>
            </w:del>
          </w:p>
        </w:tc>
        <w:tc>
          <w:tcPr>
            <w:tcW w:w="446" w:type="dxa"/>
            <w:vAlign w:val="center"/>
          </w:tcPr>
          <w:p w14:paraId="66F82040" w14:textId="1C614073" w:rsidR="00690FF1" w:rsidRPr="00690FF1" w:rsidDel="00063904" w:rsidRDefault="00690FF1" w:rsidP="00690FF1">
            <w:pPr>
              <w:spacing w:line="240" w:lineRule="auto"/>
              <w:jc w:val="right"/>
              <w:rPr>
                <w:del w:id="927" w:author="alto" w:date="2018-04-02T18:32:00Z"/>
                <w:rFonts w:cs="Arial"/>
                <w:sz w:val="15"/>
                <w:szCs w:val="15"/>
              </w:rPr>
            </w:pPr>
            <w:del w:id="928" w:author="alto" w:date="2018-04-02T18:32:00Z">
              <w:r w:rsidRPr="00690FF1" w:rsidDel="00063904">
                <w:rPr>
                  <w:rFonts w:cs="Arial"/>
                  <w:color w:val="000000"/>
                  <w:sz w:val="15"/>
                  <w:szCs w:val="15"/>
                </w:rPr>
                <w:delText>14,44</w:delText>
              </w:r>
            </w:del>
          </w:p>
        </w:tc>
        <w:tc>
          <w:tcPr>
            <w:tcW w:w="447" w:type="dxa"/>
            <w:vAlign w:val="center"/>
          </w:tcPr>
          <w:p w14:paraId="57FA2EC2" w14:textId="3D252A1A" w:rsidR="00690FF1" w:rsidRPr="00690FF1" w:rsidDel="00063904" w:rsidRDefault="00690FF1" w:rsidP="00690FF1">
            <w:pPr>
              <w:spacing w:line="240" w:lineRule="auto"/>
              <w:jc w:val="right"/>
              <w:rPr>
                <w:del w:id="929" w:author="alto" w:date="2018-04-02T18:32:00Z"/>
                <w:rFonts w:cs="Arial"/>
                <w:sz w:val="15"/>
                <w:szCs w:val="15"/>
              </w:rPr>
            </w:pPr>
            <w:del w:id="930" w:author="alto" w:date="2018-04-02T18:32:00Z">
              <w:r w:rsidRPr="00690FF1" w:rsidDel="00063904">
                <w:rPr>
                  <w:rFonts w:cs="Arial"/>
                  <w:color w:val="000000"/>
                  <w:sz w:val="15"/>
                  <w:szCs w:val="15"/>
                </w:rPr>
                <w:delText>26,45</w:delText>
              </w:r>
            </w:del>
          </w:p>
        </w:tc>
        <w:tc>
          <w:tcPr>
            <w:tcW w:w="446" w:type="dxa"/>
            <w:vAlign w:val="center"/>
          </w:tcPr>
          <w:p w14:paraId="33E0BDD1" w14:textId="342485CA" w:rsidR="00690FF1" w:rsidRPr="00690FF1" w:rsidDel="00063904" w:rsidRDefault="00690FF1" w:rsidP="00690FF1">
            <w:pPr>
              <w:spacing w:line="240" w:lineRule="auto"/>
              <w:jc w:val="right"/>
              <w:rPr>
                <w:del w:id="931" w:author="alto" w:date="2018-04-02T18:32:00Z"/>
                <w:rFonts w:cs="Arial"/>
                <w:sz w:val="15"/>
                <w:szCs w:val="15"/>
              </w:rPr>
            </w:pPr>
            <w:del w:id="932" w:author="alto" w:date="2018-04-02T18:32:00Z">
              <w:r w:rsidRPr="00690FF1" w:rsidDel="00063904">
                <w:rPr>
                  <w:rFonts w:cs="Arial"/>
                  <w:color w:val="000000"/>
                  <w:sz w:val="15"/>
                  <w:szCs w:val="15"/>
                </w:rPr>
                <w:delText>-</w:delText>
              </w:r>
            </w:del>
          </w:p>
        </w:tc>
        <w:tc>
          <w:tcPr>
            <w:tcW w:w="447" w:type="dxa"/>
            <w:vAlign w:val="center"/>
          </w:tcPr>
          <w:p w14:paraId="4FDEBFA2" w14:textId="7F264FAE" w:rsidR="00690FF1" w:rsidRPr="00690FF1" w:rsidDel="00063904" w:rsidRDefault="00690FF1" w:rsidP="00690FF1">
            <w:pPr>
              <w:spacing w:line="240" w:lineRule="auto"/>
              <w:jc w:val="right"/>
              <w:rPr>
                <w:del w:id="933" w:author="alto" w:date="2018-04-02T18:32:00Z"/>
                <w:rFonts w:cs="Arial"/>
                <w:sz w:val="15"/>
                <w:szCs w:val="15"/>
              </w:rPr>
            </w:pPr>
            <w:del w:id="934" w:author="alto" w:date="2018-04-02T18:32:00Z">
              <w:r w:rsidRPr="00690FF1" w:rsidDel="00063904">
                <w:rPr>
                  <w:rFonts w:cs="Arial"/>
                  <w:color w:val="000000"/>
                  <w:sz w:val="15"/>
                  <w:szCs w:val="15"/>
                </w:rPr>
                <w:delText>9,08</w:delText>
              </w:r>
            </w:del>
          </w:p>
        </w:tc>
        <w:tc>
          <w:tcPr>
            <w:tcW w:w="446" w:type="dxa"/>
            <w:vAlign w:val="center"/>
          </w:tcPr>
          <w:p w14:paraId="2F6A9959" w14:textId="55594D4E" w:rsidR="00690FF1" w:rsidRPr="00690FF1" w:rsidDel="00063904" w:rsidRDefault="00690FF1" w:rsidP="00690FF1">
            <w:pPr>
              <w:spacing w:line="240" w:lineRule="auto"/>
              <w:jc w:val="right"/>
              <w:rPr>
                <w:del w:id="935" w:author="alto" w:date="2018-04-02T18:32:00Z"/>
                <w:rFonts w:cs="Arial"/>
                <w:sz w:val="15"/>
                <w:szCs w:val="15"/>
              </w:rPr>
            </w:pPr>
            <w:del w:id="936" w:author="alto" w:date="2018-04-02T18:32:00Z">
              <w:r w:rsidRPr="00690FF1" w:rsidDel="00063904">
                <w:rPr>
                  <w:rFonts w:cs="Arial"/>
                  <w:color w:val="000000"/>
                  <w:sz w:val="15"/>
                  <w:szCs w:val="15"/>
                </w:rPr>
                <w:delText>12,72</w:delText>
              </w:r>
            </w:del>
          </w:p>
        </w:tc>
        <w:tc>
          <w:tcPr>
            <w:tcW w:w="447" w:type="dxa"/>
            <w:vAlign w:val="center"/>
          </w:tcPr>
          <w:p w14:paraId="69752027" w14:textId="7A1CF647" w:rsidR="00690FF1" w:rsidRPr="00690FF1" w:rsidDel="00063904" w:rsidRDefault="00690FF1" w:rsidP="00690FF1">
            <w:pPr>
              <w:spacing w:line="240" w:lineRule="auto"/>
              <w:jc w:val="right"/>
              <w:rPr>
                <w:del w:id="937" w:author="alto" w:date="2018-04-02T18:32:00Z"/>
                <w:rFonts w:cs="Arial"/>
                <w:sz w:val="15"/>
                <w:szCs w:val="15"/>
              </w:rPr>
            </w:pPr>
            <w:del w:id="938" w:author="alto" w:date="2018-04-02T18:32:00Z">
              <w:r w:rsidRPr="00690FF1" w:rsidDel="00063904">
                <w:rPr>
                  <w:rFonts w:cs="Arial"/>
                  <w:color w:val="000000"/>
                  <w:sz w:val="15"/>
                  <w:szCs w:val="15"/>
                </w:rPr>
                <w:delText>19,44</w:delText>
              </w:r>
            </w:del>
          </w:p>
        </w:tc>
      </w:tr>
      <w:tr w:rsidR="00690FF1" w:rsidDel="00063904" w14:paraId="2C0DB48D" w14:textId="56D92480" w:rsidTr="00B94E13">
        <w:trPr>
          <w:trHeight w:val="284"/>
          <w:del w:id="939" w:author="alto" w:date="2018-04-02T18:32:00Z"/>
        </w:trPr>
        <w:tc>
          <w:tcPr>
            <w:tcW w:w="0" w:type="auto"/>
            <w:vAlign w:val="center"/>
          </w:tcPr>
          <w:p w14:paraId="673C2A3F" w14:textId="132D1BC5" w:rsidR="00690FF1" w:rsidRPr="00B94E13" w:rsidDel="00063904" w:rsidRDefault="00690FF1" w:rsidP="00690FF1">
            <w:pPr>
              <w:spacing w:line="240" w:lineRule="auto"/>
              <w:jc w:val="left"/>
              <w:rPr>
                <w:del w:id="940" w:author="alto" w:date="2018-04-02T18:32:00Z"/>
                <w:rFonts w:cs="Arial"/>
                <w:b/>
                <w:sz w:val="14"/>
                <w:szCs w:val="14"/>
              </w:rPr>
            </w:pPr>
            <w:del w:id="941" w:author="alto" w:date="2018-04-02T18:32:00Z">
              <w:r w:rsidRPr="00B94E13" w:rsidDel="00063904">
                <w:rPr>
                  <w:rFonts w:cs="Arial"/>
                  <w:b/>
                  <w:color w:val="000000"/>
                  <w:sz w:val="14"/>
                  <w:szCs w:val="14"/>
                </w:rPr>
                <w:delText>Baixo</w:delText>
              </w:r>
            </w:del>
          </w:p>
        </w:tc>
        <w:tc>
          <w:tcPr>
            <w:tcW w:w="446" w:type="dxa"/>
            <w:vAlign w:val="center"/>
          </w:tcPr>
          <w:p w14:paraId="0A2DA0A9" w14:textId="3DB0259E" w:rsidR="00690FF1" w:rsidRPr="00690FF1" w:rsidDel="00063904" w:rsidRDefault="00690FF1" w:rsidP="00690FF1">
            <w:pPr>
              <w:spacing w:line="240" w:lineRule="auto"/>
              <w:jc w:val="right"/>
              <w:rPr>
                <w:del w:id="942" w:author="alto" w:date="2018-04-02T18:32:00Z"/>
                <w:rFonts w:cs="Arial"/>
                <w:sz w:val="15"/>
                <w:szCs w:val="15"/>
              </w:rPr>
            </w:pPr>
            <w:del w:id="943" w:author="alto" w:date="2018-04-02T18:32:00Z">
              <w:r w:rsidRPr="00690FF1" w:rsidDel="00063904">
                <w:rPr>
                  <w:rFonts w:cs="Arial"/>
                  <w:color w:val="000000"/>
                  <w:sz w:val="15"/>
                  <w:szCs w:val="15"/>
                </w:rPr>
                <w:delText>5,74</w:delText>
              </w:r>
            </w:del>
          </w:p>
        </w:tc>
        <w:tc>
          <w:tcPr>
            <w:tcW w:w="447" w:type="dxa"/>
            <w:vAlign w:val="center"/>
          </w:tcPr>
          <w:p w14:paraId="13792AD8" w14:textId="789B927C" w:rsidR="00690FF1" w:rsidRPr="00690FF1" w:rsidDel="00063904" w:rsidRDefault="00690FF1" w:rsidP="00690FF1">
            <w:pPr>
              <w:spacing w:line="240" w:lineRule="auto"/>
              <w:jc w:val="right"/>
              <w:rPr>
                <w:del w:id="944" w:author="alto" w:date="2018-04-02T18:32:00Z"/>
                <w:rFonts w:cs="Arial"/>
                <w:sz w:val="15"/>
                <w:szCs w:val="15"/>
              </w:rPr>
            </w:pPr>
            <w:del w:id="945" w:author="alto" w:date="2018-04-02T18:32:00Z">
              <w:r w:rsidRPr="00690FF1" w:rsidDel="00063904">
                <w:rPr>
                  <w:rFonts w:cs="Arial"/>
                  <w:color w:val="000000"/>
                  <w:sz w:val="15"/>
                  <w:szCs w:val="15"/>
                </w:rPr>
                <w:delText>7,90</w:delText>
              </w:r>
            </w:del>
          </w:p>
        </w:tc>
        <w:tc>
          <w:tcPr>
            <w:tcW w:w="446" w:type="dxa"/>
            <w:vAlign w:val="center"/>
          </w:tcPr>
          <w:p w14:paraId="2A6D63D5" w14:textId="1FC87592" w:rsidR="00690FF1" w:rsidRPr="00690FF1" w:rsidDel="00063904" w:rsidRDefault="00690FF1" w:rsidP="00690FF1">
            <w:pPr>
              <w:spacing w:line="240" w:lineRule="auto"/>
              <w:jc w:val="right"/>
              <w:rPr>
                <w:del w:id="946" w:author="alto" w:date="2018-04-02T18:32:00Z"/>
                <w:rFonts w:cs="Arial"/>
                <w:sz w:val="15"/>
                <w:szCs w:val="15"/>
              </w:rPr>
            </w:pPr>
            <w:del w:id="947" w:author="alto" w:date="2018-04-02T18:32:00Z">
              <w:r w:rsidRPr="00690FF1" w:rsidDel="00063904">
                <w:rPr>
                  <w:rFonts w:cs="Arial"/>
                  <w:color w:val="000000"/>
                  <w:sz w:val="15"/>
                  <w:szCs w:val="15"/>
                </w:rPr>
                <w:delText>5,61</w:delText>
              </w:r>
            </w:del>
          </w:p>
        </w:tc>
        <w:tc>
          <w:tcPr>
            <w:tcW w:w="447" w:type="dxa"/>
            <w:vAlign w:val="center"/>
          </w:tcPr>
          <w:p w14:paraId="419BA12B" w14:textId="571CA9BD" w:rsidR="00690FF1" w:rsidRPr="00690FF1" w:rsidDel="00063904" w:rsidRDefault="00690FF1" w:rsidP="00690FF1">
            <w:pPr>
              <w:spacing w:line="240" w:lineRule="auto"/>
              <w:jc w:val="right"/>
              <w:rPr>
                <w:del w:id="948" w:author="alto" w:date="2018-04-02T18:32:00Z"/>
                <w:rFonts w:cs="Arial"/>
                <w:sz w:val="15"/>
                <w:szCs w:val="15"/>
              </w:rPr>
            </w:pPr>
            <w:del w:id="949" w:author="alto" w:date="2018-04-02T18:32:00Z">
              <w:r w:rsidRPr="00690FF1" w:rsidDel="00063904">
                <w:rPr>
                  <w:rFonts w:cs="Arial"/>
                  <w:color w:val="000000"/>
                  <w:sz w:val="15"/>
                  <w:szCs w:val="15"/>
                </w:rPr>
                <w:delText>15,08</w:delText>
              </w:r>
            </w:del>
          </w:p>
        </w:tc>
        <w:tc>
          <w:tcPr>
            <w:tcW w:w="446" w:type="dxa"/>
            <w:vAlign w:val="center"/>
          </w:tcPr>
          <w:p w14:paraId="0A82D0B5" w14:textId="3C07DFFB" w:rsidR="00690FF1" w:rsidRPr="00690FF1" w:rsidDel="00063904" w:rsidRDefault="00690FF1" w:rsidP="00690FF1">
            <w:pPr>
              <w:spacing w:line="240" w:lineRule="auto"/>
              <w:jc w:val="right"/>
              <w:rPr>
                <w:del w:id="950" w:author="alto" w:date="2018-04-02T18:32:00Z"/>
                <w:rFonts w:cs="Arial"/>
                <w:sz w:val="15"/>
                <w:szCs w:val="15"/>
              </w:rPr>
            </w:pPr>
            <w:del w:id="951" w:author="alto" w:date="2018-04-02T18:32:00Z">
              <w:r w:rsidRPr="00690FF1" w:rsidDel="00063904">
                <w:rPr>
                  <w:rFonts w:cs="Arial"/>
                  <w:color w:val="000000"/>
                  <w:sz w:val="15"/>
                  <w:szCs w:val="15"/>
                </w:rPr>
                <w:delText>21,40</w:delText>
              </w:r>
            </w:del>
          </w:p>
        </w:tc>
        <w:tc>
          <w:tcPr>
            <w:tcW w:w="447" w:type="dxa"/>
            <w:vAlign w:val="center"/>
          </w:tcPr>
          <w:p w14:paraId="578D5A50" w14:textId="4D0C133F" w:rsidR="00690FF1" w:rsidRPr="00690FF1" w:rsidDel="00063904" w:rsidRDefault="00690FF1" w:rsidP="00690FF1">
            <w:pPr>
              <w:spacing w:line="240" w:lineRule="auto"/>
              <w:jc w:val="right"/>
              <w:rPr>
                <w:del w:id="952" w:author="alto" w:date="2018-04-02T18:32:00Z"/>
                <w:rFonts w:cs="Arial"/>
                <w:sz w:val="15"/>
                <w:szCs w:val="15"/>
              </w:rPr>
            </w:pPr>
            <w:del w:id="953" w:author="alto" w:date="2018-04-02T18:32:00Z">
              <w:r w:rsidRPr="00690FF1" w:rsidDel="00063904">
                <w:rPr>
                  <w:rFonts w:cs="Arial"/>
                  <w:color w:val="000000"/>
                  <w:sz w:val="15"/>
                  <w:szCs w:val="15"/>
                </w:rPr>
                <w:delText>2,48</w:delText>
              </w:r>
            </w:del>
          </w:p>
        </w:tc>
        <w:tc>
          <w:tcPr>
            <w:tcW w:w="446" w:type="dxa"/>
            <w:vAlign w:val="center"/>
          </w:tcPr>
          <w:p w14:paraId="64CE8F7E" w14:textId="57189A3B" w:rsidR="00690FF1" w:rsidRPr="00690FF1" w:rsidDel="00063904" w:rsidRDefault="00690FF1" w:rsidP="00690FF1">
            <w:pPr>
              <w:spacing w:line="240" w:lineRule="auto"/>
              <w:jc w:val="right"/>
              <w:rPr>
                <w:del w:id="954" w:author="alto" w:date="2018-04-02T18:32:00Z"/>
                <w:rFonts w:cs="Arial"/>
                <w:sz w:val="15"/>
                <w:szCs w:val="15"/>
              </w:rPr>
            </w:pPr>
            <w:del w:id="955" w:author="alto" w:date="2018-04-02T18:32:00Z">
              <w:r w:rsidRPr="00690FF1" w:rsidDel="00063904">
                <w:rPr>
                  <w:rFonts w:cs="Arial"/>
                  <w:color w:val="000000"/>
                  <w:sz w:val="15"/>
                  <w:szCs w:val="15"/>
                </w:rPr>
                <w:delText>9,43</w:delText>
              </w:r>
            </w:del>
          </w:p>
        </w:tc>
        <w:tc>
          <w:tcPr>
            <w:tcW w:w="447" w:type="dxa"/>
            <w:vAlign w:val="center"/>
          </w:tcPr>
          <w:p w14:paraId="6363CC35" w14:textId="200A3A85" w:rsidR="00690FF1" w:rsidRPr="00690FF1" w:rsidDel="00063904" w:rsidRDefault="00690FF1" w:rsidP="00690FF1">
            <w:pPr>
              <w:spacing w:line="240" w:lineRule="auto"/>
              <w:jc w:val="right"/>
              <w:rPr>
                <w:del w:id="956" w:author="alto" w:date="2018-04-02T18:32:00Z"/>
                <w:rFonts w:cs="Arial"/>
                <w:sz w:val="15"/>
                <w:szCs w:val="15"/>
              </w:rPr>
            </w:pPr>
            <w:del w:id="957" w:author="alto" w:date="2018-04-02T18:32:00Z">
              <w:r w:rsidRPr="00690FF1" w:rsidDel="00063904">
                <w:rPr>
                  <w:rFonts w:cs="Arial"/>
                  <w:color w:val="000000"/>
                  <w:sz w:val="15"/>
                  <w:szCs w:val="15"/>
                </w:rPr>
                <w:delText>8,51</w:delText>
              </w:r>
            </w:del>
          </w:p>
        </w:tc>
        <w:tc>
          <w:tcPr>
            <w:tcW w:w="446" w:type="dxa"/>
            <w:vAlign w:val="center"/>
          </w:tcPr>
          <w:p w14:paraId="069DFBA1" w14:textId="4D4BB04D" w:rsidR="00690FF1" w:rsidRPr="00690FF1" w:rsidDel="00063904" w:rsidRDefault="00690FF1" w:rsidP="00690FF1">
            <w:pPr>
              <w:spacing w:line="240" w:lineRule="auto"/>
              <w:jc w:val="right"/>
              <w:rPr>
                <w:del w:id="958" w:author="alto" w:date="2018-04-02T18:32:00Z"/>
                <w:rFonts w:cs="Arial"/>
                <w:sz w:val="15"/>
                <w:szCs w:val="15"/>
              </w:rPr>
            </w:pPr>
            <w:del w:id="959" w:author="alto" w:date="2018-04-02T18:32:00Z">
              <w:r w:rsidRPr="00690FF1" w:rsidDel="00063904">
                <w:rPr>
                  <w:rFonts w:cs="Arial"/>
                  <w:color w:val="000000"/>
                  <w:sz w:val="15"/>
                  <w:szCs w:val="15"/>
                </w:rPr>
                <w:delText>3,13</w:delText>
              </w:r>
            </w:del>
          </w:p>
        </w:tc>
        <w:tc>
          <w:tcPr>
            <w:tcW w:w="447" w:type="dxa"/>
            <w:vAlign w:val="center"/>
          </w:tcPr>
          <w:p w14:paraId="75CAF1F4" w14:textId="71599847" w:rsidR="00690FF1" w:rsidRPr="00690FF1" w:rsidDel="00063904" w:rsidRDefault="00690FF1" w:rsidP="00690FF1">
            <w:pPr>
              <w:spacing w:line="240" w:lineRule="auto"/>
              <w:jc w:val="right"/>
              <w:rPr>
                <w:del w:id="960" w:author="alto" w:date="2018-04-02T18:32:00Z"/>
                <w:rFonts w:cs="Arial"/>
                <w:sz w:val="15"/>
                <w:szCs w:val="15"/>
              </w:rPr>
            </w:pPr>
            <w:del w:id="961" w:author="alto" w:date="2018-04-02T18:32:00Z">
              <w:r w:rsidRPr="00690FF1" w:rsidDel="00063904">
                <w:rPr>
                  <w:rFonts w:cs="Arial"/>
                  <w:color w:val="000000"/>
                  <w:sz w:val="15"/>
                  <w:szCs w:val="15"/>
                </w:rPr>
                <w:delText>40,48</w:delText>
              </w:r>
            </w:del>
          </w:p>
        </w:tc>
        <w:tc>
          <w:tcPr>
            <w:tcW w:w="446" w:type="dxa"/>
            <w:vAlign w:val="center"/>
          </w:tcPr>
          <w:p w14:paraId="05B10CC3" w14:textId="7F7AAF2D" w:rsidR="00690FF1" w:rsidRPr="00690FF1" w:rsidDel="00063904" w:rsidRDefault="00690FF1" w:rsidP="00690FF1">
            <w:pPr>
              <w:spacing w:line="240" w:lineRule="auto"/>
              <w:jc w:val="right"/>
              <w:rPr>
                <w:del w:id="962" w:author="alto" w:date="2018-04-02T18:32:00Z"/>
                <w:rFonts w:cs="Arial"/>
                <w:sz w:val="15"/>
                <w:szCs w:val="15"/>
              </w:rPr>
            </w:pPr>
            <w:del w:id="963" w:author="alto" w:date="2018-04-02T18:32:00Z">
              <w:r w:rsidRPr="00690FF1" w:rsidDel="00063904">
                <w:rPr>
                  <w:rFonts w:cs="Arial"/>
                  <w:color w:val="000000"/>
                  <w:sz w:val="15"/>
                  <w:szCs w:val="15"/>
                </w:rPr>
                <w:delText>12,32</w:delText>
              </w:r>
            </w:del>
          </w:p>
        </w:tc>
        <w:tc>
          <w:tcPr>
            <w:tcW w:w="447" w:type="dxa"/>
            <w:vAlign w:val="center"/>
          </w:tcPr>
          <w:p w14:paraId="744356B3" w14:textId="1AA98451" w:rsidR="00690FF1" w:rsidRPr="00690FF1" w:rsidDel="00063904" w:rsidRDefault="00690FF1" w:rsidP="00690FF1">
            <w:pPr>
              <w:spacing w:line="240" w:lineRule="auto"/>
              <w:jc w:val="right"/>
              <w:rPr>
                <w:del w:id="964" w:author="alto" w:date="2018-04-02T18:32:00Z"/>
                <w:rFonts w:cs="Arial"/>
                <w:sz w:val="15"/>
                <w:szCs w:val="15"/>
              </w:rPr>
            </w:pPr>
            <w:del w:id="965" w:author="alto" w:date="2018-04-02T18:32:00Z">
              <w:r w:rsidRPr="00690FF1" w:rsidDel="00063904">
                <w:rPr>
                  <w:rFonts w:cs="Arial"/>
                  <w:color w:val="000000"/>
                  <w:sz w:val="15"/>
                  <w:szCs w:val="15"/>
                </w:rPr>
                <w:delText>2,68</w:delText>
              </w:r>
            </w:del>
          </w:p>
        </w:tc>
        <w:tc>
          <w:tcPr>
            <w:tcW w:w="446" w:type="dxa"/>
            <w:vAlign w:val="center"/>
          </w:tcPr>
          <w:p w14:paraId="56620444" w14:textId="33ED7872" w:rsidR="00690FF1" w:rsidRPr="00690FF1" w:rsidDel="00063904" w:rsidRDefault="00690FF1" w:rsidP="00690FF1">
            <w:pPr>
              <w:spacing w:line="240" w:lineRule="auto"/>
              <w:jc w:val="right"/>
              <w:rPr>
                <w:del w:id="966" w:author="alto" w:date="2018-04-02T18:32:00Z"/>
                <w:rFonts w:cs="Arial"/>
                <w:sz w:val="15"/>
                <w:szCs w:val="15"/>
              </w:rPr>
            </w:pPr>
            <w:del w:id="967" w:author="alto" w:date="2018-04-02T18:32:00Z">
              <w:r w:rsidRPr="00690FF1" w:rsidDel="00063904">
                <w:rPr>
                  <w:rFonts w:cs="Arial"/>
                  <w:color w:val="000000"/>
                  <w:sz w:val="15"/>
                  <w:szCs w:val="15"/>
                </w:rPr>
                <w:delText>3,47</w:delText>
              </w:r>
            </w:del>
          </w:p>
        </w:tc>
        <w:tc>
          <w:tcPr>
            <w:tcW w:w="447" w:type="dxa"/>
            <w:vAlign w:val="center"/>
          </w:tcPr>
          <w:p w14:paraId="094A8CA2" w14:textId="03A9EF3D" w:rsidR="00690FF1" w:rsidRPr="00690FF1" w:rsidDel="00063904" w:rsidRDefault="00690FF1" w:rsidP="00690FF1">
            <w:pPr>
              <w:spacing w:line="240" w:lineRule="auto"/>
              <w:jc w:val="right"/>
              <w:rPr>
                <w:del w:id="968" w:author="alto" w:date="2018-04-02T18:32:00Z"/>
                <w:rFonts w:cs="Arial"/>
                <w:sz w:val="15"/>
                <w:szCs w:val="15"/>
              </w:rPr>
            </w:pPr>
            <w:del w:id="969" w:author="alto" w:date="2018-04-02T18:32:00Z">
              <w:r w:rsidRPr="00690FF1" w:rsidDel="00063904">
                <w:rPr>
                  <w:rFonts w:cs="Arial"/>
                  <w:color w:val="000000"/>
                  <w:sz w:val="15"/>
                  <w:szCs w:val="15"/>
                </w:rPr>
                <w:delText>18,24</w:delText>
              </w:r>
            </w:del>
          </w:p>
        </w:tc>
        <w:tc>
          <w:tcPr>
            <w:tcW w:w="446" w:type="dxa"/>
            <w:vAlign w:val="center"/>
          </w:tcPr>
          <w:p w14:paraId="0C01D3DC" w14:textId="591CE705" w:rsidR="00690FF1" w:rsidRPr="00690FF1" w:rsidDel="00063904" w:rsidRDefault="00690FF1" w:rsidP="00690FF1">
            <w:pPr>
              <w:spacing w:line="240" w:lineRule="auto"/>
              <w:jc w:val="right"/>
              <w:rPr>
                <w:del w:id="970" w:author="alto" w:date="2018-04-02T18:32:00Z"/>
                <w:rFonts w:cs="Arial"/>
                <w:sz w:val="15"/>
                <w:szCs w:val="15"/>
              </w:rPr>
            </w:pPr>
            <w:del w:id="971" w:author="alto" w:date="2018-04-02T18:32:00Z">
              <w:r w:rsidRPr="00690FF1" w:rsidDel="00063904">
                <w:rPr>
                  <w:rFonts w:cs="Arial"/>
                  <w:color w:val="000000"/>
                  <w:sz w:val="15"/>
                  <w:szCs w:val="15"/>
                </w:rPr>
                <w:delText>9,08</w:delText>
              </w:r>
            </w:del>
          </w:p>
        </w:tc>
        <w:tc>
          <w:tcPr>
            <w:tcW w:w="447" w:type="dxa"/>
            <w:vAlign w:val="center"/>
          </w:tcPr>
          <w:p w14:paraId="3D294A75" w14:textId="1DEE9157" w:rsidR="00690FF1" w:rsidRPr="00690FF1" w:rsidDel="00063904" w:rsidRDefault="00690FF1" w:rsidP="00690FF1">
            <w:pPr>
              <w:spacing w:line="240" w:lineRule="auto"/>
              <w:jc w:val="right"/>
              <w:rPr>
                <w:del w:id="972" w:author="alto" w:date="2018-04-02T18:32:00Z"/>
                <w:rFonts w:cs="Arial"/>
                <w:sz w:val="15"/>
                <w:szCs w:val="15"/>
              </w:rPr>
            </w:pPr>
            <w:del w:id="973" w:author="alto" w:date="2018-04-02T18:32:00Z">
              <w:r w:rsidRPr="00690FF1" w:rsidDel="00063904">
                <w:rPr>
                  <w:rFonts w:cs="Arial"/>
                  <w:color w:val="000000"/>
                  <w:sz w:val="15"/>
                  <w:szCs w:val="15"/>
                </w:rPr>
                <w:delText>-</w:delText>
              </w:r>
            </w:del>
          </w:p>
        </w:tc>
        <w:tc>
          <w:tcPr>
            <w:tcW w:w="446" w:type="dxa"/>
            <w:vAlign w:val="center"/>
          </w:tcPr>
          <w:p w14:paraId="741A326F" w14:textId="1766E733" w:rsidR="00690FF1" w:rsidRPr="00690FF1" w:rsidDel="00063904" w:rsidRDefault="00690FF1" w:rsidP="00690FF1">
            <w:pPr>
              <w:spacing w:line="240" w:lineRule="auto"/>
              <w:jc w:val="right"/>
              <w:rPr>
                <w:del w:id="974" w:author="alto" w:date="2018-04-02T18:32:00Z"/>
                <w:rFonts w:cs="Arial"/>
                <w:sz w:val="15"/>
                <w:szCs w:val="15"/>
              </w:rPr>
            </w:pPr>
            <w:del w:id="975" w:author="alto" w:date="2018-04-02T18:32:00Z">
              <w:r w:rsidRPr="00690FF1" w:rsidDel="00063904">
                <w:rPr>
                  <w:rFonts w:cs="Arial"/>
                  <w:color w:val="000000"/>
                  <w:sz w:val="15"/>
                  <w:szCs w:val="15"/>
                </w:rPr>
                <w:delText>9,31</w:delText>
              </w:r>
            </w:del>
          </w:p>
        </w:tc>
        <w:tc>
          <w:tcPr>
            <w:tcW w:w="447" w:type="dxa"/>
            <w:vAlign w:val="center"/>
          </w:tcPr>
          <w:p w14:paraId="1434D588" w14:textId="278C9266" w:rsidR="00690FF1" w:rsidRPr="00690FF1" w:rsidDel="00063904" w:rsidRDefault="00690FF1" w:rsidP="00690FF1">
            <w:pPr>
              <w:spacing w:line="240" w:lineRule="auto"/>
              <w:jc w:val="right"/>
              <w:rPr>
                <w:del w:id="976" w:author="alto" w:date="2018-04-02T18:32:00Z"/>
                <w:rFonts w:cs="Arial"/>
                <w:sz w:val="15"/>
                <w:szCs w:val="15"/>
              </w:rPr>
            </w:pPr>
            <w:del w:id="977" w:author="alto" w:date="2018-04-02T18:32:00Z">
              <w:r w:rsidRPr="00690FF1" w:rsidDel="00063904">
                <w:rPr>
                  <w:rFonts w:cs="Arial"/>
                  <w:color w:val="000000"/>
                  <w:sz w:val="15"/>
                  <w:szCs w:val="15"/>
                </w:rPr>
                <w:delText>8,54</w:delText>
              </w:r>
            </w:del>
          </w:p>
        </w:tc>
      </w:tr>
      <w:tr w:rsidR="00690FF1" w:rsidDel="00063904" w14:paraId="4C88B911" w14:textId="3ABA5C5D" w:rsidTr="00B94E13">
        <w:trPr>
          <w:trHeight w:val="284"/>
          <w:del w:id="978" w:author="alto" w:date="2018-04-02T18:32:00Z"/>
        </w:trPr>
        <w:tc>
          <w:tcPr>
            <w:tcW w:w="0" w:type="auto"/>
            <w:vAlign w:val="center"/>
          </w:tcPr>
          <w:p w14:paraId="24D4522D" w14:textId="158A89EC" w:rsidR="00690FF1" w:rsidRPr="00B94E13" w:rsidDel="00063904" w:rsidRDefault="00690FF1" w:rsidP="00690FF1">
            <w:pPr>
              <w:spacing w:line="240" w:lineRule="auto"/>
              <w:jc w:val="left"/>
              <w:rPr>
                <w:del w:id="979" w:author="alto" w:date="2018-04-02T18:32:00Z"/>
                <w:rFonts w:cs="Arial"/>
                <w:b/>
                <w:sz w:val="14"/>
                <w:szCs w:val="14"/>
              </w:rPr>
            </w:pPr>
            <w:del w:id="980" w:author="alto" w:date="2018-04-02T18:32:00Z">
              <w:r w:rsidRPr="00B94E13" w:rsidDel="00063904">
                <w:rPr>
                  <w:rFonts w:cs="Arial"/>
                  <w:b/>
                  <w:color w:val="000000"/>
                  <w:sz w:val="14"/>
                  <w:szCs w:val="14"/>
                </w:rPr>
                <w:delText>Estat. Média</w:delText>
              </w:r>
            </w:del>
          </w:p>
        </w:tc>
        <w:tc>
          <w:tcPr>
            <w:tcW w:w="446" w:type="dxa"/>
            <w:vAlign w:val="center"/>
          </w:tcPr>
          <w:p w14:paraId="006150BC" w14:textId="0973DF55" w:rsidR="00690FF1" w:rsidRPr="00690FF1" w:rsidDel="00063904" w:rsidRDefault="00690FF1" w:rsidP="00690FF1">
            <w:pPr>
              <w:spacing w:line="240" w:lineRule="auto"/>
              <w:jc w:val="right"/>
              <w:rPr>
                <w:del w:id="981" w:author="alto" w:date="2018-04-02T18:32:00Z"/>
                <w:rFonts w:cs="Arial"/>
                <w:sz w:val="15"/>
                <w:szCs w:val="15"/>
              </w:rPr>
            </w:pPr>
            <w:del w:id="982" w:author="alto" w:date="2018-04-02T18:32:00Z">
              <w:r w:rsidRPr="00690FF1" w:rsidDel="00063904">
                <w:rPr>
                  <w:rFonts w:cs="Arial"/>
                  <w:color w:val="000000"/>
                  <w:sz w:val="15"/>
                  <w:szCs w:val="15"/>
                </w:rPr>
                <w:delText>10,91</w:delText>
              </w:r>
            </w:del>
          </w:p>
        </w:tc>
        <w:tc>
          <w:tcPr>
            <w:tcW w:w="447" w:type="dxa"/>
            <w:vAlign w:val="center"/>
          </w:tcPr>
          <w:p w14:paraId="3062DB3E" w14:textId="116A492F" w:rsidR="00690FF1" w:rsidRPr="00690FF1" w:rsidDel="00063904" w:rsidRDefault="00690FF1" w:rsidP="00690FF1">
            <w:pPr>
              <w:spacing w:line="240" w:lineRule="auto"/>
              <w:jc w:val="right"/>
              <w:rPr>
                <w:del w:id="983" w:author="alto" w:date="2018-04-02T18:32:00Z"/>
                <w:rFonts w:cs="Arial"/>
                <w:sz w:val="15"/>
                <w:szCs w:val="15"/>
              </w:rPr>
            </w:pPr>
            <w:del w:id="984" w:author="alto" w:date="2018-04-02T18:32:00Z">
              <w:r w:rsidRPr="00690FF1" w:rsidDel="00063904">
                <w:rPr>
                  <w:rFonts w:cs="Arial"/>
                  <w:color w:val="000000"/>
                  <w:sz w:val="15"/>
                  <w:szCs w:val="15"/>
                </w:rPr>
                <w:delText>1,61</w:delText>
              </w:r>
            </w:del>
          </w:p>
        </w:tc>
        <w:tc>
          <w:tcPr>
            <w:tcW w:w="446" w:type="dxa"/>
            <w:vAlign w:val="center"/>
          </w:tcPr>
          <w:p w14:paraId="5B81B409" w14:textId="7BC5FF49" w:rsidR="00690FF1" w:rsidRPr="00690FF1" w:rsidDel="00063904" w:rsidRDefault="00690FF1" w:rsidP="00690FF1">
            <w:pPr>
              <w:spacing w:line="240" w:lineRule="auto"/>
              <w:jc w:val="right"/>
              <w:rPr>
                <w:del w:id="985" w:author="alto" w:date="2018-04-02T18:32:00Z"/>
                <w:rFonts w:cs="Arial"/>
                <w:sz w:val="15"/>
                <w:szCs w:val="15"/>
              </w:rPr>
            </w:pPr>
            <w:del w:id="986" w:author="alto" w:date="2018-04-02T18:32:00Z">
              <w:r w:rsidRPr="00690FF1" w:rsidDel="00063904">
                <w:rPr>
                  <w:rFonts w:cs="Arial"/>
                  <w:color w:val="000000"/>
                  <w:sz w:val="15"/>
                  <w:szCs w:val="15"/>
                </w:rPr>
                <w:delText>10,92</w:delText>
              </w:r>
            </w:del>
          </w:p>
        </w:tc>
        <w:tc>
          <w:tcPr>
            <w:tcW w:w="447" w:type="dxa"/>
            <w:vAlign w:val="center"/>
          </w:tcPr>
          <w:p w14:paraId="19E4B5AF" w14:textId="1E3B660F" w:rsidR="00690FF1" w:rsidRPr="00690FF1" w:rsidDel="00063904" w:rsidRDefault="00690FF1" w:rsidP="00690FF1">
            <w:pPr>
              <w:spacing w:line="240" w:lineRule="auto"/>
              <w:jc w:val="right"/>
              <w:rPr>
                <w:del w:id="987" w:author="alto" w:date="2018-04-02T18:32:00Z"/>
                <w:rFonts w:cs="Arial"/>
                <w:sz w:val="15"/>
                <w:szCs w:val="15"/>
              </w:rPr>
            </w:pPr>
            <w:del w:id="988" w:author="alto" w:date="2018-04-02T18:32:00Z">
              <w:r w:rsidRPr="00690FF1" w:rsidDel="00063904">
                <w:rPr>
                  <w:rFonts w:cs="Arial"/>
                  <w:color w:val="000000"/>
                  <w:sz w:val="15"/>
                  <w:szCs w:val="15"/>
                </w:rPr>
                <w:delText>9,16</w:delText>
              </w:r>
            </w:del>
          </w:p>
        </w:tc>
        <w:tc>
          <w:tcPr>
            <w:tcW w:w="446" w:type="dxa"/>
            <w:vAlign w:val="center"/>
          </w:tcPr>
          <w:p w14:paraId="761AAA13" w14:textId="5A24C2A1" w:rsidR="00690FF1" w:rsidRPr="00690FF1" w:rsidDel="00063904" w:rsidRDefault="00690FF1" w:rsidP="00690FF1">
            <w:pPr>
              <w:spacing w:line="240" w:lineRule="auto"/>
              <w:jc w:val="right"/>
              <w:rPr>
                <w:del w:id="989" w:author="alto" w:date="2018-04-02T18:32:00Z"/>
                <w:rFonts w:cs="Arial"/>
                <w:sz w:val="15"/>
                <w:szCs w:val="15"/>
              </w:rPr>
            </w:pPr>
            <w:del w:id="990" w:author="alto" w:date="2018-04-02T18:32:00Z">
              <w:r w:rsidRPr="00690FF1" w:rsidDel="00063904">
                <w:rPr>
                  <w:rFonts w:cs="Arial"/>
                  <w:color w:val="000000"/>
                  <w:sz w:val="15"/>
                  <w:szCs w:val="15"/>
                </w:rPr>
                <w:delText>9,33</w:delText>
              </w:r>
            </w:del>
          </w:p>
        </w:tc>
        <w:tc>
          <w:tcPr>
            <w:tcW w:w="447" w:type="dxa"/>
            <w:vAlign w:val="center"/>
          </w:tcPr>
          <w:p w14:paraId="77FBA13F" w14:textId="1D3EC63E" w:rsidR="00690FF1" w:rsidRPr="00690FF1" w:rsidDel="00063904" w:rsidRDefault="00690FF1" w:rsidP="00690FF1">
            <w:pPr>
              <w:spacing w:line="240" w:lineRule="auto"/>
              <w:jc w:val="right"/>
              <w:rPr>
                <w:del w:id="991" w:author="alto" w:date="2018-04-02T18:32:00Z"/>
                <w:rFonts w:cs="Arial"/>
                <w:sz w:val="15"/>
                <w:szCs w:val="15"/>
              </w:rPr>
            </w:pPr>
            <w:del w:id="992" w:author="alto" w:date="2018-04-02T18:32:00Z">
              <w:r w:rsidRPr="00690FF1" w:rsidDel="00063904">
                <w:rPr>
                  <w:rFonts w:cs="Arial"/>
                  <w:color w:val="000000"/>
                  <w:sz w:val="15"/>
                  <w:szCs w:val="15"/>
                </w:rPr>
                <w:delText>6,26</w:delText>
              </w:r>
            </w:del>
          </w:p>
        </w:tc>
        <w:tc>
          <w:tcPr>
            <w:tcW w:w="446" w:type="dxa"/>
            <w:vAlign w:val="center"/>
          </w:tcPr>
          <w:p w14:paraId="0B65E1F4" w14:textId="3E7A8A92" w:rsidR="00690FF1" w:rsidRPr="00690FF1" w:rsidDel="00063904" w:rsidRDefault="00690FF1" w:rsidP="00690FF1">
            <w:pPr>
              <w:spacing w:line="240" w:lineRule="auto"/>
              <w:jc w:val="right"/>
              <w:rPr>
                <w:del w:id="993" w:author="alto" w:date="2018-04-02T18:32:00Z"/>
                <w:rFonts w:cs="Arial"/>
                <w:sz w:val="15"/>
                <w:szCs w:val="15"/>
              </w:rPr>
            </w:pPr>
            <w:del w:id="994" w:author="alto" w:date="2018-04-02T18:32:00Z">
              <w:r w:rsidRPr="00690FF1" w:rsidDel="00063904">
                <w:rPr>
                  <w:rFonts w:cs="Arial"/>
                  <w:color w:val="000000"/>
                  <w:sz w:val="15"/>
                  <w:szCs w:val="15"/>
                </w:rPr>
                <w:delText>9,94</w:delText>
              </w:r>
            </w:del>
          </w:p>
        </w:tc>
        <w:tc>
          <w:tcPr>
            <w:tcW w:w="447" w:type="dxa"/>
            <w:vAlign w:val="center"/>
          </w:tcPr>
          <w:p w14:paraId="5E9A0F0D" w14:textId="171C5C78" w:rsidR="00690FF1" w:rsidRPr="00690FF1" w:rsidDel="00063904" w:rsidRDefault="00690FF1" w:rsidP="00690FF1">
            <w:pPr>
              <w:spacing w:line="240" w:lineRule="auto"/>
              <w:jc w:val="right"/>
              <w:rPr>
                <w:del w:id="995" w:author="alto" w:date="2018-04-02T18:32:00Z"/>
                <w:rFonts w:cs="Arial"/>
                <w:sz w:val="15"/>
                <w:szCs w:val="15"/>
              </w:rPr>
            </w:pPr>
            <w:del w:id="996" w:author="alto" w:date="2018-04-02T18:32:00Z">
              <w:r w:rsidRPr="00690FF1" w:rsidDel="00063904">
                <w:rPr>
                  <w:rFonts w:cs="Arial"/>
                  <w:color w:val="000000"/>
                  <w:sz w:val="15"/>
                  <w:szCs w:val="15"/>
                </w:rPr>
                <w:delText>5,23</w:delText>
              </w:r>
            </w:del>
          </w:p>
        </w:tc>
        <w:tc>
          <w:tcPr>
            <w:tcW w:w="446" w:type="dxa"/>
            <w:vAlign w:val="center"/>
          </w:tcPr>
          <w:p w14:paraId="57405584" w14:textId="3ED7B6C2" w:rsidR="00690FF1" w:rsidRPr="00690FF1" w:rsidDel="00063904" w:rsidRDefault="00690FF1" w:rsidP="00690FF1">
            <w:pPr>
              <w:spacing w:line="240" w:lineRule="auto"/>
              <w:jc w:val="right"/>
              <w:rPr>
                <w:del w:id="997" w:author="alto" w:date="2018-04-02T18:32:00Z"/>
                <w:rFonts w:cs="Arial"/>
                <w:sz w:val="15"/>
                <w:szCs w:val="15"/>
              </w:rPr>
            </w:pPr>
            <w:del w:id="998" w:author="alto" w:date="2018-04-02T18:32:00Z">
              <w:r w:rsidRPr="00690FF1" w:rsidDel="00063904">
                <w:rPr>
                  <w:rFonts w:cs="Arial"/>
                  <w:color w:val="000000"/>
                  <w:sz w:val="15"/>
                  <w:szCs w:val="15"/>
                </w:rPr>
                <w:delText>5,89</w:delText>
              </w:r>
            </w:del>
          </w:p>
        </w:tc>
        <w:tc>
          <w:tcPr>
            <w:tcW w:w="447" w:type="dxa"/>
            <w:vAlign w:val="center"/>
          </w:tcPr>
          <w:p w14:paraId="5A1D8317" w14:textId="1722BF90" w:rsidR="00690FF1" w:rsidRPr="00690FF1" w:rsidDel="00063904" w:rsidRDefault="00690FF1" w:rsidP="00690FF1">
            <w:pPr>
              <w:spacing w:line="240" w:lineRule="auto"/>
              <w:jc w:val="right"/>
              <w:rPr>
                <w:del w:id="999" w:author="alto" w:date="2018-04-02T18:32:00Z"/>
                <w:rFonts w:cs="Arial"/>
                <w:sz w:val="15"/>
                <w:szCs w:val="15"/>
              </w:rPr>
            </w:pPr>
            <w:del w:id="1000" w:author="alto" w:date="2018-04-02T18:32:00Z">
              <w:r w:rsidRPr="00690FF1" w:rsidDel="00063904">
                <w:rPr>
                  <w:rFonts w:cs="Arial"/>
                  <w:color w:val="000000"/>
                  <w:sz w:val="15"/>
                  <w:szCs w:val="15"/>
                </w:rPr>
                <w:delText>27,58</w:delText>
              </w:r>
            </w:del>
          </w:p>
        </w:tc>
        <w:tc>
          <w:tcPr>
            <w:tcW w:w="446" w:type="dxa"/>
            <w:vAlign w:val="center"/>
          </w:tcPr>
          <w:p w14:paraId="393AF6E7" w14:textId="61F7BC15" w:rsidR="00690FF1" w:rsidRPr="00690FF1" w:rsidDel="00063904" w:rsidRDefault="00690FF1" w:rsidP="00690FF1">
            <w:pPr>
              <w:spacing w:line="240" w:lineRule="auto"/>
              <w:jc w:val="right"/>
              <w:rPr>
                <w:del w:id="1001" w:author="alto" w:date="2018-04-02T18:32:00Z"/>
                <w:rFonts w:cs="Arial"/>
                <w:sz w:val="15"/>
                <w:szCs w:val="15"/>
              </w:rPr>
            </w:pPr>
            <w:del w:id="1002" w:author="alto" w:date="2018-04-02T18:32:00Z">
              <w:r w:rsidRPr="00690FF1" w:rsidDel="00063904">
                <w:rPr>
                  <w:rFonts w:cs="Arial"/>
                  <w:color w:val="000000"/>
                  <w:sz w:val="15"/>
                  <w:szCs w:val="15"/>
                </w:rPr>
                <w:delText>13,65</w:delText>
              </w:r>
            </w:del>
          </w:p>
        </w:tc>
        <w:tc>
          <w:tcPr>
            <w:tcW w:w="447" w:type="dxa"/>
            <w:vAlign w:val="center"/>
          </w:tcPr>
          <w:p w14:paraId="261EC4D3" w14:textId="6A698EF6" w:rsidR="00690FF1" w:rsidRPr="00690FF1" w:rsidDel="00063904" w:rsidRDefault="00690FF1" w:rsidP="00690FF1">
            <w:pPr>
              <w:spacing w:line="240" w:lineRule="auto"/>
              <w:jc w:val="right"/>
              <w:rPr>
                <w:del w:id="1003" w:author="alto" w:date="2018-04-02T18:32:00Z"/>
                <w:rFonts w:cs="Arial"/>
                <w:sz w:val="15"/>
                <w:szCs w:val="15"/>
              </w:rPr>
            </w:pPr>
            <w:del w:id="1004" w:author="alto" w:date="2018-04-02T18:32:00Z">
              <w:r w:rsidRPr="00690FF1" w:rsidDel="00063904">
                <w:rPr>
                  <w:rFonts w:cs="Arial"/>
                  <w:color w:val="000000"/>
                  <w:sz w:val="15"/>
                  <w:szCs w:val="15"/>
                </w:rPr>
                <w:delText>3,91</w:delText>
              </w:r>
            </w:del>
          </w:p>
        </w:tc>
        <w:tc>
          <w:tcPr>
            <w:tcW w:w="446" w:type="dxa"/>
            <w:vAlign w:val="center"/>
          </w:tcPr>
          <w:p w14:paraId="0571A261" w14:textId="502BF50E" w:rsidR="00690FF1" w:rsidRPr="00690FF1" w:rsidDel="00063904" w:rsidRDefault="00690FF1" w:rsidP="00690FF1">
            <w:pPr>
              <w:spacing w:line="240" w:lineRule="auto"/>
              <w:jc w:val="right"/>
              <w:rPr>
                <w:del w:id="1005" w:author="alto" w:date="2018-04-02T18:32:00Z"/>
                <w:rFonts w:cs="Arial"/>
                <w:sz w:val="15"/>
                <w:szCs w:val="15"/>
              </w:rPr>
            </w:pPr>
            <w:del w:id="1006" w:author="alto" w:date="2018-04-02T18:32:00Z">
              <w:r w:rsidRPr="00690FF1" w:rsidDel="00063904">
                <w:rPr>
                  <w:rFonts w:cs="Arial"/>
                  <w:color w:val="000000"/>
                  <w:sz w:val="15"/>
                  <w:szCs w:val="15"/>
                </w:rPr>
                <w:delText>4,98</w:delText>
              </w:r>
            </w:del>
          </w:p>
        </w:tc>
        <w:tc>
          <w:tcPr>
            <w:tcW w:w="447" w:type="dxa"/>
            <w:vAlign w:val="center"/>
          </w:tcPr>
          <w:p w14:paraId="736F20E7" w14:textId="59A6947E" w:rsidR="00690FF1" w:rsidRPr="00690FF1" w:rsidDel="00063904" w:rsidRDefault="00690FF1" w:rsidP="00690FF1">
            <w:pPr>
              <w:spacing w:line="240" w:lineRule="auto"/>
              <w:jc w:val="right"/>
              <w:rPr>
                <w:del w:id="1007" w:author="alto" w:date="2018-04-02T18:32:00Z"/>
                <w:rFonts w:cs="Arial"/>
                <w:sz w:val="15"/>
                <w:szCs w:val="15"/>
              </w:rPr>
            </w:pPr>
            <w:del w:id="1008" w:author="alto" w:date="2018-04-02T18:32:00Z">
              <w:r w:rsidRPr="00690FF1" w:rsidDel="00063904">
                <w:rPr>
                  <w:rFonts w:cs="Arial"/>
                  <w:color w:val="000000"/>
                  <w:sz w:val="15"/>
                  <w:szCs w:val="15"/>
                </w:rPr>
                <w:delText>8,46</w:delText>
              </w:r>
            </w:del>
          </w:p>
        </w:tc>
        <w:tc>
          <w:tcPr>
            <w:tcW w:w="446" w:type="dxa"/>
            <w:vAlign w:val="center"/>
          </w:tcPr>
          <w:p w14:paraId="094E2A91" w14:textId="77223434" w:rsidR="00690FF1" w:rsidRPr="00690FF1" w:rsidDel="00063904" w:rsidRDefault="00690FF1" w:rsidP="00690FF1">
            <w:pPr>
              <w:spacing w:line="240" w:lineRule="auto"/>
              <w:jc w:val="right"/>
              <w:rPr>
                <w:del w:id="1009" w:author="alto" w:date="2018-04-02T18:32:00Z"/>
                <w:rFonts w:cs="Arial"/>
                <w:sz w:val="15"/>
                <w:szCs w:val="15"/>
              </w:rPr>
            </w:pPr>
            <w:del w:id="1010" w:author="alto" w:date="2018-04-02T18:32:00Z">
              <w:r w:rsidRPr="00690FF1" w:rsidDel="00063904">
                <w:rPr>
                  <w:rFonts w:cs="Arial"/>
                  <w:color w:val="000000"/>
                  <w:sz w:val="15"/>
                  <w:szCs w:val="15"/>
                </w:rPr>
                <w:delText>12,72</w:delText>
              </w:r>
            </w:del>
          </w:p>
        </w:tc>
        <w:tc>
          <w:tcPr>
            <w:tcW w:w="447" w:type="dxa"/>
            <w:vAlign w:val="center"/>
          </w:tcPr>
          <w:p w14:paraId="16C3BED7" w14:textId="1C9A8D81" w:rsidR="00690FF1" w:rsidRPr="00690FF1" w:rsidDel="00063904" w:rsidRDefault="00690FF1" w:rsidP="00690FF1">
            <w:pPr>
              <w:spacing w:line="240" w:lineRule="auto"/>
              <w:jc w:val="right"/>
              <w:rPr>
                <w:del w:id="1011" w:author="alto" w:date="2018-04-02T18:32:00Z"/>
                <w:rFonts w:cs="Arial"/>
                <w:sz w:val="15"/>
                <w:szCs w:val="15"/>
              </w:rPr>
            </w:pPr>
            <w:del w:id="1012" w:author="alto" w:date="2018-04-02T18:32:00Z">
              <w:r w:rsidRPr="00690FF1" w:rsidDel="00063904">
                <w:rPr>
                  <w:rFonts w:cs="Arial"/>
                  <w:color w:val="000000"/>
                  <w:sz w:val="15"/>
                  <w:szCs w:val="15"/>
                </w:rPr>
                <w:delText>9,31</w:delText>
              </w:r>
            </w:del>
          </w:p>
        </w:tc>
        <w:tc>
          <w:tcPr>
            <w:tcW w:w="446" w:type="dxa"/>
            <w:vAlign w:val="center"/>
          </w:tcPr>
          <w:p w14:paraId="6E7D007D" w14:textId="7C32D7AF" w:rsidR="00690FF1" w:rsidRPr="00690FF1" w:rsidDel="00063904" w:rsidRDefault="00690FF1" w:rsidP="00690FF1">
            <w:pPr>
              <w:spacing w:line="240" w:lineRule="auto"/>
              <w:jc w:val="right"/>
              <w:rPr>
                <w:del w:id="1013" w:author="alto" w:date="2018-04-02T18:32:00Z"/>
                <w:rFonts w:cs="Arial"/>
                <w:sz w:val="15"/>
                <w:szCs w:val="15"/>
              </w:rPr>
            </w:pPr>
            <w:del w:id="1014" w:author="alto" w:date="2018-04-02T18:32:00Z">
              <w:r w:rsidRPr="00690FF1" w:rsidDel="00063904">
                <w:rPr>
                  <w:rFonts w:cs="Arial"/>
                  <w:color w:val="000000"/>
                  <w:sz w:val="15"/>
                  <w:szCs w:val="15"/>
                </w:rPr>
                <w:delText>-</w:delText>
              </w:r>
            </w:del>
          </w:p>
        </w:tc>
        <w:tc>
          <w:tcPr>
            <w:tcW w:w="447" w:type="dxa"/>
            <w:vAlign w:val="center"/>
          </w:tcPr>
          <w:p w14:paraId="7630A945" w14:textId="40132D37" w:rsidR="00690FF1" w:rsidRPr="00690FF1" w:rsidDel="00063904" w:rsidRDefault="00690FF1" w:rsidP="00690FF1">
            <w:pPr>
              <w:spacing w:line="240" w:lineRule="auto"/>
              <w:jc w:val="right"/>
              <w:rPr>
                <w:del w:id="1015" w:author="alto" w:date="2018-04-02T18:32:00Z"/>
                <w:rFonts w:cs="Arial"/>
                <w:sz w:val="15"/>
                <w:szCs w:val="15"/>
              </w:rPr>
            </w:pPr>
            <w:del w:id="1016" w:author="alto" w:date="2018-04-02T18:32:00Z">
              <w:r w:rsidRPr="00690FF1" w:rsidDel="00063904">
                <w:rPr>
                  <w:rFonts w:cs="Arial"/>
                  <w:color w:val="000000"/>
                  <w:sz w:val="15"/>
                  <w:szCs w:val="15"/>
                </w:rPr>
                <w:delText>9,24</w:delText>
              </w:r>
            </w:del>
          </w:p>
        </w:tc>
      </w:tr>
      <w:tr w:rsidR="00690FF1" w:rsidDel="00063904" w14:paraId="1212A970" w14:textId="7F9239A0" w:rsidTr="00B94E13">
        <w:trPr>
          <w:trHeight w:val="284"/>
          <w:del w:id="1017" w:author="alto" w:date="2018-04-02T18:32:00Z"/>
        </w:trPr>
        <w:tc>
          <w:tcPr>
            <w:tcW w:w="0" w:type="auto"/>
            <w:tcBorders>
              <w:bottom w:val="single" w:sz="12" w:space="0" w:color="auto"/>
            </w:tcBorders>
            <w:vAlign w:val="center"/>
          </w:tcPr>
          <w:p w14:paraId="6E3434B7" w14:textId="45193F9B" w:rsidR="00690FF1" w:rsidRPr="00B94E13" w:rsidDel="00063904" w:rsidRDefault="00690FF1" w:rsidP="00690FF1">
            <w:pPr>
              <w:spacing w:line="240" w:lineRule="auto"/>
              <w:jc w:val="left"/>
              <w:rPr>
                <w:del w:id="1018" w:author="alto" w:date="2018-04-02T18:32:00Z"/>
                <w:rFonts w:cs="Arial"/>
                <w:b/>
                <w:sz w:val="14"/>
                <w:szCs w:val="14"/>
              </w:rPr>
            </w:pPr>
            <w:del w:id="1019" w:author="alto" w:date="2018-04-02T18:32:00Z">
              <w:r w:rsidRPr="00B94E13" w:rsidDel="00063904">
                <w:rPr>
                  <w:rFonts w:cs="Arial"/>
                  <w:b/>
                  <w:color w:val="000000"/>
                  <w:sz w:val="14"/>
                  <w:szCs w:val="14"/>
                </w:rPr>
                <w:delText>Alto</w:delText>
              </w:r>
            </w:del>
          </w:p>
        </w:tc>
        <w:tc>
          <w:tcPr>
            <w:tcW w:w="446" w:type="dxa"/>
            <w:tcBorders>
              <w:bottom w:val="single" w:sz="12" w:space="0" w:color="auto"/>
            </w:tcBorders>
            <w:vAlign w:val="center"/>
          </w:tcPr>
          <w:p w14:paraId="63D73D93" w14:textId="37A93C68" w:rsidR="00690FF1" w:rsidRPr="00690FF1" w:rsidDel="00063904" w:rsidRDefault="00690FF1" w:rsidP="00690FF1">
            <w:pPr>
              <w:spacing w:line="240" w:lineRule="auto"/>
              <w:jc w:val="right"/>
              <w:rPr>
                <w:del w:id="1020" w:author="alto" w:date="2018-04-02T18:32:00Z"/>
                <w:rFonts w:cs="Arial"/>
                <w:sz w:val="15"/>
                <w:szCs w:val="15"/>
              </w:rPr>
            </w:pPr>
            <w:del w:id="1021" w:author="alto" w:date="2018-04-02T18:32:00Z">
              <w:r w:rsidRPr="00690FF1" w:rsidDel="00063904">
                <w:rPr>
                  <w:rFonts w:cs="Arial"/>
                  <w:color w:val="000000"/>
                  <w:sz w:val="15"/>
                  <w:szCs w:val="15"/>
                </w:rPr>
                <w:delText>2,94</w:delText>
              </w:r>
            </w:del>
          </w:p>
        </w:tc>
        <w:tc>
          <w:tcPr>
            <w:tcW w:w="447" w:type="dxa"/>
            <w:tcBorders>
              <w:bottom w:val="single" w:sz="12" w:space="0" w:color="auto"/>
            </w:tcBorders>
            <w:vAlign w:val="center"/>
          </w:tcPr>
          <w:p w14:paraId="53621C39" w14:textId="17B18255" w:rsidR="00690FF1" w:rsidRPr="00690FF1" w:rsidDel="00063904" w:rsidRDefault="00690FF1" w:rsidP="00690FF1">
            <w:pPr>
              <w:spacing w:line="240" w:lineRule="auto"/>
              <w:jc w:val="right"/>
              <w:rPr>
                <w:del w:id="1022" w:author="alto" w:date="2018-04-02T18:32:00Z"/>
                <w:rFonts w:cs="Arial"/>
                <w:sz w:val="15"/>
                <w:szCs w:val="15"/>
              </w:rPr>
            </w:pPr>
            <w:del w:id="1023" w:author="alto" w:date="2018-04-02T18:32:00Z">
              <w:r w:rsidRPr="00690FF1" w:rsidDel="00063904">
                <w:rPr>
                  <w:rFonts w:cs="Arial"/>
                  <w:color w:val="000000"/>
                  <w:sz w:val="15"/>
                  <w:szCs w:val="15"/>
                </w:rPr>
                <w:delText>7,51</w:delText>
              </w:r>
            </w:del>
          </w:p>
        </w:tc>
        <w:tc>
          <w:tcPr>
            <w:tcW w:w="446" w:type="dxa"/>
            <w:tcBorders>
              <w:bottom w:val="single" w:sz="12" w:space="0" w:color="auto"/>
            </w:tcBorders>
            <w:vAlign w:val="center"/>
          </w:tcPr>
          <w:p w14:paraId="75E19F27" w14:textId="5F0C39D5" w:rsidR="00690FF1" w:rsidRPr="00690FF1" w:rsidDel="00063904" w:rsidRDefault="00690FF1" w:rsidP="00690FF1">
            <w:pPr>
              <w:spacing w:line="240" w:lineRule="auto"/>
              <w:jc w:val="right"/>
              <w:rPr>
                <w:del w:id="1024" w:author="alto" w:date="2018-04-02T18:32:00Z"/>
                <w:rFonts w:cs="Arial"/>
                <w:sz w:val="15"/>
                <w:szCs w:val="15"/>
              </w:rPr>
            </w:pPr>
            <w:del w:id="1025" w:author="alto" w:date="2018-04-02T18:32:00Z">
              <w:r w:rsidRPr="00690FF1" w:rsidDel="00063904">
                <w:rPr>
                  <w:rFonts w:cs="Arial"/>
                  <w:color w:val="000000"/>
                  <w:sz w:val="15"/>
                  <w:szCs w:val="15"/>
                </w:rPr>
                <w:delText>10,14</w:delText>
              </w:r>
            </w:del>
          </w:p>
        </w:tc>
        <w:tc>
          <w:tcPr>
            <w:tcW w:w="447" w:type="dxa"/>
            <w:tcBorders>
              <w:bottom w:val="single" w:sz="12" w:space="0" w:color="auto"/>
            </w:tcBorders>
            <w:vAlign w:val="center"/>
          </w:tcPr>
          <w:p w14:paraId="6BA3A34F" w14:textId="50862283" w:rsidR="00690FF1" w:rsidRPr="00690FF1" w:rsidDel="00063904" w:rsidRDefault="00690FF1" w:rsidP="00690FF1">
            <w:pPr>
              <w:spacing w:line="240" w:lineRule="auto"/>
              <w:jc w:val="right"/>
              <w:rPr>
                <w:del w:id="1026" w:author="alto" w:date="2018-04-02T18:32:00Z"/>
                <w:rFonts w:cs="Arial"/>
                <w:sz w:val="15"/>
                <w:szCs w:val="15"/>
              </w:rPr>
            </w:pPr>
            <w:del w:id="1027" w:author="alto" w:date="2018-04-02T18:32:00Z">
              <w:r w:rsidRPr="00690FF1" w:rsidDel="00063904">
                <w:rPr>
                  <w:rFonts w:cs="Arial"/>
                  <w:color w:val="000000"/>
                  <w:sz w:val="15"/>
                  <w:szCs w:val="15"/>
                </w:rPr>
                <w:delText>20,31</w:delText>
              </w:r>
            </w:del>
          </w:p>
        </w:tc>
        <w:tc>
          <w:tcPr>
            <w:tcW w:w="446" w:type="dxa"/>
            <w:tcBorders>
              <w:bottom w:val="single" w:sz="12" w:space="0" w:color="auto"/>
            </w:tcBorders>
            <w:vAlign w:val="center"/>
          </w:tcPr>
          <w:p w14:paraId="7FBD0F8C" w14:textId="65A5397F" w:rsidR="00690FF1" w:rsidRPr="00690FF1" w:rsidDel="00063904" w:rsidRDefault="00690FF1" w:rsidP="00690FF1">
            <w:pPr>
              <w:spacing w:line="240" w:lineRule="auto"/>
              <w:jc w:val="right"/>
              <w:rPr>
                <w:del w:id="1028" w:author="alto" w:date="2018-04-02T18:32:00Z"/>
                <w:rFonts w:cs="Arial"/>
                <w:sz w:val="15"/>
                <w:szCs w:val="15"/>
              </w:rPr>
            </w:pPr>
            <w:del w:id="1029" w:author="alto" w:date="2018-04-02T18:32:00Z">
              <w:r w:rsidRPr="00690FF1" w:rsidDel="00063904">
                <w:rPr>
                  <w:rFonts w:cs="Arial"/>
                  <w:color w:val="000000"/>
                  <w:sz w:val="15"/>
                  <w:szCs w:val="15"/>
                </w:rPr>
                <w:delText>15,10</w:delText>
              </w:r>
            </w:del>
          </w:p>
        </w:tc>
        <w:tc>
          <w:tcPr>
            <w:tcW w:w="447" w:type="dxa"/>
            <w:tcBorders>
              <w:bottom w:val="single" w:sz="12" w:space="0" w:color="auto"/>
            </w:tcBorders>
            <w:vAlign w:val="center"/>
          </w:tcPr>
          <w:p w14:paraId="130A65D3" w14:textId="020D05B8" w:rsidR="00690FF1" w:rsidRPr="00690FF1" w:rsidDel="00063904" w:rsidRDefault="00690FF1" w:rsidP="00690FF1">
            <w:pPr>
              <w:spacing w:line="240" w:lineRule="auto"/>
              <w:jc w:val="right"/>
              <w:rPr>
                <w:del w:id="1030" w:author="alto" w:date="2018-04-02T18:32:00Z"/>
                <w:rFonts w:cs="Arial"/>
                <w:sz w:val="15"/>
                <w:szCs w:val="15"/>
              </w:rPr>
            </w:pPr>
            <w:del w:id="1031" w:author="alto" w:date="2018-04-02T18:32:00Z">
              <w:r w:rsidRPr="00690FF1" w:rsidDel="00063904">
                <w:rPr>
                  <w:rFonts w:cs="Arial"/>
                  <w:color w:val="000000"/>
                  <w:sz w:val="15"/>
                  <w:szCs w:val="15"/>
                </w:rPr>
                <w:delText>2,65</w:delText>
              </w:r>
            </w:del>
          </w:p>
        </w:tc>
        <w:tc>
          <w:tcPr>
            <w:tcW w:w="446" w:type="dxa"/>
            <w:tcBorders>
              <w:bottom w:val="single" w:sz="12" w:space="0" w:color="auto"/>
            </w:tcBorders>
            <w:vAlign w:val="center"/>
          </w:tcPr>
          <w:p w14:paraId="10F0FBCA" w14:textId="69025FB3" w:rsidR="00690FF1" w:rsidRPr="00690FF1" w:rsidDel="00063904" w:rsidRDefault="00690FF1" w:rsidP="00690FF1">
            <w:pPr>
              <w:spacing w:line="240" w:lineRule="auto"/>
              <w:jc w:val="right"/>
              <w:rPr>
                <w:del w:id="1032" w:author="alto" w:date="2018-04-02T18:32:00Z"/>
                <w:rFonts w:cs="Arial"/>
                <w:sz w:val="15"/>
                <w:szCs w:val="15"/>
              </w:rPr>
            </w:pPr>
            <w:del w:id="1033" w:author="alto" w:date="2018-04-02T18:32:00Z">
              <w:r w:rsidRPr="00690FF1" w:rsidDel="00063904">
                <w:rPr>
                  <w:rFonts w:cs="Arial"/>
                  <w:color w:val="000000"/>
                  <w:sz w:val="15"/>
                  <w:szCs w:val="15"/>
                </w:rPr>
                <w:delText>5,72</w:delText>
              </w:r>
            </w:del>
          </w:p>
        </w:tc>
        <w:tc>
          <w:tcPr>
            <w:tcW w:w="447" w:type="dxa"/>
            <w:tcBorders>
              <w:bottom w:val="single" w:sz="12" w:space="0" w:color="auto"/>
            </w:tcBorders>
            <w:vAlign w:val="center"/>
          </w:tcPr>
          <w:p w14:paraId="07F82756" w14:textId="740A5C2F" w:rsidR="00690FF1" w:rsidRPr="00690FF1" w:rsidDel="00063904" w:rsidRDefault="00690FF1" w:rsidP="00690FF1">
            <w:pPr>
              <w:spacing w:line="240" w:lineRule="auto"/>
              <w:jc w:val="right"/>
              <w:rPr>
                <w:del w:id="1034" w:author="alto" w:date="2018-04-02T18:32:00Z"/>
                <w:rFonts w:cs="Arial"/>
                <w:sz w:val="15"/>
                <w:szCs w:val="15"/>
              </w:rPr>
            </w:pPr>
            <w:del w:id="1035" w:author="alto" w:date="2018-04-02T18:32:00Z">
              <w:r w:rsidRPr="00690FF1" w:rsidDel="00063904">
                <w:rPr>
                  <w:rFonts w:cs="Arial"/>
                  <w:color w:val="000000"/>
                  <w:sz w:val="15"/>
                  <w:szCs w:val="15"/>
                </w:rPr>
                <w:delText>6,47</w:delText>
              </w:r>
            </w:del>
          </w:p>
        </w:tc>
        <w:tc>
          <w:tcPr>
            <w:tcW w:w="446" w:type="dxa"/>
            <w:tcBorders>
              <w:bottom w:val="single" w:sz="12" w:space="0" w:color="auto"/>
            </w:tcBorders>
            <w:vAlign w:val="center"/>
          </w:tcPr>
          <w:p w14:paraId="5609D57F" w14:textId="4E2CF1DA" w:rsidR="00690FF1" w:rsidRPr="00690FF1" w:rsidDel="00063904" w:rsidRDefault="00690FF1" w:rsidP="00690FF1">
            <w:pPr>
              <w:spacing w:line="240" w:lineRule="auto"/>
              <w:jc w:val="right"/>
              <w:rPr>
                <w:del w:id="1036" w:author="alto" w:date="2018-04-02T18:32:00Z"/>
                <w:rFonts w:cs="Arial"/>
                <w:sz w:val="15"/>
                <w:szCs w:val="15"/>
              </w:rPr>
            </w:pPr>
            <w:del w:id="1037" w:author="alto" w:date="2018-04-02T18:32:00Z">
              <w:r w:rsidRPr="00690FF1" w:rsidDel="00063904">
                <w:rPr>
                  <w:rFonts w:cs="Arial"/>
                  <w:color w:val="000000"/>
                  <w:sz w:val="15"/>
                  <w:szCs w:val="15"/>
                </w:rPr>
                <w:delText>6,64</w:delText>
              </w:r>
            </w:del>
          </w:p>
        </w:tc>
        <w:tc>
          <w:tcPr>
            <w:tcW w:w="447" w:type="dxa"/>
            <w:tcBorders>
              <w:bottom w:val="single" w:sz="12" w:space="0" w:color="auto"/>
            </w:tcBorders>
            <w:vAlign w:val="center"/>
          </w:tcPr>
          <w:p w14:paraId="52505F5F" w14:textId="1A4F57A9" w:rsidR="00690FF1" w:rsidRPr="00690FF1" w:rsidDel="00063904" w:rsidRDefault="00690FF1" w:rsidP="00690FF1">
            <w:pPr>
              <w:spacing w:line="240" w:lineRule="auto"/>
              <w:jc w:val="right"/>
              <w:rPr>
                <w:del w:id="1038" w:author="alto" w:date="2018-04-02T18:32:00Z"/>
                <w:rFonts w:cs="Arial"/>
                <w:sz w:val="15"/>
                <w:szCs w:val="15"/>
              </w:rPr>
            </w:pPr>
            <w:del w:id="1039" w:author="alto" w:date="2018-04-02T18:32:00Z">
              <w:r w:rsidRPr="00690FF1" w:rsidDel="00063904">
                <w:rPr>
                  <w:rFonts w:cs="Arial"/>
                  <w:color w:val="000000"/>
                  <w:sz w:val="15"/>
                  <w:szCs w:val="15"/>
                </w:rPr>
                <w:delText>29,38</w:delText>
              </w:r>
            </w:del>
          </w:p>
        </w:tc>
        <w:tc>
          <w:tcPr>
            <w:tcW w:w="446" w:type="dxa"/>
            <w:tcBorders>
              <w:bottom w:val="single" w:sz="12" w:space="0" w:color="auto"/>
            </w:tcBorders>
            <w:vAlign w:val="center"/>
          </w:tcPr>
          <w:p w14:paraId="7067B17A" w14:textId="42D00985" w:rsidR="00690FF1" w:rsidRPr="00690FF1" w:rsidDel="00063904" w:rsidRDefault="00690FF1" w:rsidP="00690FF1">
            <w:pPr>
              <w:spacing w:line="240" w:lineRule="auto"/>
              <w:jc w:val="right"/>
              <w:rPr>
                <w:del w:id="1040" w:author="alto" w:date="2018-04-02T18:32:00Z"/>
                <w:rFonts w:cs="Arial"/>
                <w:sz w:val="15"/>
                <w:szCs w:val="15"/>
              </w:rPr>
            </w:pPr>
            <w:del w:id="1041" w:author="alto" w:date="2018-04-02T18:32:00Z">
              <w:r w:rsidRPr="00690FF1" w:rsidDel="00063904">
                <w:rPr>
                  <w:rFonts w:cs="Arial"/>
                  <w:color w:val="000000"/>
                  <w:sz w:val="15"/>
                  <w:szCs w:val="15"/>
                </w:rPr>
                <w:delText>12,00</w:delText>
              </w:r>
            </w:del>
          </w:p>
        </w:tc>
        <w:tc>
          <w:tcPr>
            <w:tcW w:w="447" w:type="dxa"/>
            <w:tcBorders>
              <w:bottom w:val="single" w:sz="12" w:space="0" w:color="auto"/>
            </w:tcBorders>
            <w:vAlign w:val="center"/>
          </w:tcPr>
          <w:p w14:paraId="551079B9" w14:textId="36AAC1C6" w:rsidR="00690FF1" w:rsidRPr="00690FF1" w:rsidDel="00063904" w:rsidRDefault="00690FF1" w:rsidP="00690FF1">
            <w:pPr>
              <w:spacing w:line="240" w:lineRule="auto"/>
              <w:jc w:val="right"/>
              <w:rPr>
                <w:del w:id="1042" w:author="alto" w:date="2018-04-02T18:32:00Z"/>
                <w:rFonts w:cs="Arial"/>
                <w:sz w:val="15"/>
                <w:szCs w:val="15"/>
              </w:rPr>
            </w:pPr>
            <w:del w:id="1043" w:author="alto" w:date="2018-04-02T18:32:00Z">
              <w:r w:rsidRPr="00690FF1" w:rsidDel="00063904">
                <w:rPr>
                  <w:rFonts w:cs="Arial"/>
                  <w:color w:val="000000"/>
                  <w:sz w:val="15"/>
                  <w:szCs w:val="15"/>
                </w:rPr>
                <w:delText>3,70</w:delText>
              </w:r>
            </w:del>
          </w:p>
        </w:tc>
        <w:tc>
          <w:tcPr>
            <w:tcW w:w="446" w:type="dxa"/>
            <w:tcBorders>
              <w:bottom w:val="single" w:sz="12" w:space="0" w:color="auto"/>
            </w:tcBorders>
            <w:vAlign w:val="center"/>
          </w:tcPr>
          <w:p w14:paraId="741A9754" w14:textId="4217B1B3" w:rsidR="00690FF1" w:rsidRPr="00690FF1" w:rsidDel="00063904" w:rsidRDefault="00690FF1" w:rsidP="00690FF1">
            <w:pPr>
              <w:spacing w:line="240" w:lineRule="auto"/>
              <w:jc w:val="right"/>
              <w:rPr>
                <w:del w:id="1044" w:author="alto" w:date="2018-04-02T18:32:00Z"/>
                <w:rFonts w:cs="Arial"/>
                <w:sz w:val="15"/>
                <w:szCs w:val="15"/>
              </w:rPr>
            </w:pPr>
            <w:del w:id="1045" w:author="alto" w:date="2018-04-02T18:32:00Z">
              <w:r w:rsidRPr="00690FF1" w:rsidDel="00063904">
                <w:rPr>
                  <w:rFonts w:cs="Arial"/>
                  <w:color w:val="000000"/>
                  <w:sz w:val="15"/>
                  <w:szCs w:val="15"/>
                </w:rPr>
                <w:delText>2,34</w:delText>
              </w:r>
            </w:del>
          </w:p>
        </w:tc>
        <w:tc>
          <w:tcPr>
            <w:tcW w:w="447" w:type="dxa"/>
            <w:tcBorders>
              <w:bottom w:val="single" w:sz="12" w:space="0" w:color="auto"/>
            </w:tcBorders>
            <w:vAlign w:val="center"/>
          </w:tcPr>
          <w:p w14:paraId="3B2C6BA6" w14:textId="4D1EAE8E" w:rsidR="00690FF1" w:rsidRPr="00690FF1" w:rsidDel="00063904" w:rsidRDefault="00690FF1" w:rsidP="00690FF1">
            <w:pPr>
              <w:spacing w:line="240" w:lineRule="auto"/>
              <w:jc w:val="right"/>
              <w:rPr>
                <w:del w:id="1046" w:author="alto" w:date="2018-04-02T18:32:00Z"/>
                <w:rFonts w:cs="Arial"/>
                <w:sz w:val="15"/>
                <w:szCs w:val="15"/>
              </w:rPr>
            </w:pPr>
            <w:del w:id="1047" w:author="alto" w:date="2018-04-02T18:32:00Z">
              <w:r w:rsidRPr="00690FF1" w:rsidDel="00063904">
                <w:rPr>
                  <w:rFonts w:cs="Arial"/>
                  <w:color w:val="000000"/>
                  <w:sz w:val="15"/>
                  <w:szCs w:val="15"/>
                </w:rPr>
                <w:delText>13,62</w:delText>
              </w:r>
            </w:del>
          </w:p>
        </w:tc>
        <w:tc>
          <w:tcPr>
            <w:tcW w:w="446" w:type="dxa"/>
            <w:tcBorders>
              <w:bottom w:val="single" w:sz="12" w:space="0" w:color="auto"/>
            </w:tcBorders>
            <w:vAlign w:val="center"/>
          </w:tcPr>
          <w:p w14:paraId="322A9C24" w14:textId="0B15B7DF" w:rsidR="00690FF1" w:rsidRPr="00690FF1" w:rsidDel="00063904" w:rsidRDefault="00690FF1" w:rsidP="00690FF1">
            <w:pPr>
              <w:spacing w:line="240" w:lineRule="auto"/>
              <w:jc w:val="right"/>
              <w:rPr>
                <w:del w:id="1048" w:author="alto" w:date="2018-04-02T18:32:00Z"/>
                <w:rFonts w:cs="Arial"/>
                <w:sz w:val="15"/>
                <w:szCs w:val="15"/>
              </w:rPr>
            </w:pPr>
            <w:del w:id="1049" w:author="alto" w:date="2018-04-02T18:32:00Z">
              <w:r w:rsidRPr="00690FF1" w:rsidDel="00063904">
                <w:rPr>
                  <w:rFonts w:cs="Arial"/>
                  <w:color w:val="000000"/>
                  <w:sz w:val="15"/>
                  <w:szCs w:val="15"/>
                </w:rPr>
                <w:delText>19,44</w:delText>
              </w:r>
            </w:del>
          </w:p>
        </w:tc>
        <w:tc>
          <w:tcPr>
            <w:tcW w:w="447" w:type="dxa"/>
            <w:tcBorders>
              <w:bottom w:val="single" w:sz="12" w:space="0" w:color="auto"/>
            </w:tcBorders>
            <w:vAlign w:val="center"/>
          </w:tcPr>
          <w:p w14:paraId="27B4ECF1" w14:textId="1811C6DF" w:rsidR="00690FF1" w:rsidRPr="00690FF1" w:rsidDel="00063904" w:rsidRDefault="00690FF1" w:rsidP="00690FF1">
            <w:pPr>
              <w:spacing w:line="240" w:lineRule="auto"/>
              <w:jc w:val="right"/>
              <w:rPr>
                <w:del w:id="1050" w:author="alto" w:date="2018-04-02T18:32:00Z"/>
                <w:rFonts w:cs="Arial"/>
                <w:sz w:val="15"/>
                <w:szCs w:val="15"/>
              </w:rPr>
            </w:pPr>
            <w:del w:id="1051" w:author="alto" w:date="2018-04-02T18:32:00Z">
              <w:r w:rsidRPr="00690FF1" w:rsidDel="00063904">
                <w:rPr>
                  <w:rFonts w:cs="Arial"/>
                  <w:color w:val="000000"/>
                  <w:sz w:val="15"/>
                  <w:szCs w:val="15"/>
                </w:rPr>
                <w:delText>8,54</w:delText>
              </w:r>
            </w:del>
          </w:p>
        </w:tc>
        <w:tc>
          <w:tcPr>
            <w:tcW w:w="446" w:type="dxa"/>
            <w:tcBorders>
              <w:bottom w:val="single" w:sz="12" w:space="0" w:color="auto"/>
            </w:tcBorders>
            <w:vAlign w:val="center"/>
          </w:tcPr>
          <w:p w14:paraId="62F2A78D" w14:textId="12404B8B" w:rsidR="00690FF1" w:rsidRPr="00690FF1" w:rsidDel="00063904" w:rsidRDefault="00690FF1" w:rsidP="00690FF1">
            <w:pPr>
              <w:spacing w:line="240" w:lineRule="auto"/>
              <w:jc w:val="right"/>
              <w:rPr>
                <w:del w:id="1052" w:author="alto" w:date="2018-04-02T18:32:00Z"/>
                <w:rFonts w:cs="Arial"/>
                <w:sz w:val="15"/>
                <w:szCs w:val="15"/>
              </w:rPr>
            </w:pPr>
            <w:del w:id="1053" w:author="alto" w:date="2018-04-02T18:32:00Z">
              <w:r w:rsidRPr="00690FF1" w:rsidDel="00063904">
                <w:rPr>
                  <w:rFonts w:cs="Arial"/>
                  <w:color w:val="000000"/>
                  <w:sz w:val="15"/>
                  <w:szCs w:val="15"/>
                </w:rPr>
                <w:delText>9,24</w:delText>
              </w:r>
            </w:del>
          </w:p>
        </w:tc>
        <w:tc>
          <w:tcPr>
            <w:tcW w:w="447" w:type="dxa"/>
            <w:tcBorders>
              <w:bottom w:val="single" w:sz="12" w:space="0" w:color="auto"/>
            </w:tcBorders>
            <w:vAlign w:val="center"/>
          </w:tcPr>
          <w:p w14:paraId="78E3C488" w14:textId="31720E10" w:rsidR="00690FF1" w:rsidRPr="00690FF1" w:rsidDel="00063904" w:rsidRDefault="00690FF1" w:rsidP="00690FF1">
            <w:pPr>
              <w:spacing w:line="240" w:lineRule="auto"/>
              <w:jc w:val="right"/>
              <w:rPr>
                <w:del w:id="1054" w:author="alto" w:date="2018-04-02T18:32:00Z"/>
                <w:rFonts w:cs="Arial"/>
                <w:sz w:val="15"/>
                <w:szCs w:val="15"/>
              </w:rPr>
            </w:pPr>
            <w:del w:id="1055" w:author="alto" w:date="2018-04-02T18:32:00Z">
              <w:r w:rsidRPr="00690FF1" w:rsidDel="00063904">
                <w:rPr>
                  <w:rFonts w:cs="Arial"/>
                  <w:color w:val="000000"/>
                  <w:sz w:val="15"/>
                  <w:szCs w:val="15"/>
                </w:rPr>
                <w:delText>-</w:delText>
              </w:r>
            </w:del>
          </w:p>
        </w:tc>
      </w:tr>
    </w:tbl>
    <w:p w14:paraId="66519CA1" w14:textId="27B9A9B6" w:rsidR="00F078F3" w:rsidDel="00063904" w:rsidRDefault="00F078F3" w:rsidP="003D4037">
      <w:pPr>
        <w:rPr>
          <w:del w:id="1056" w:author="alto" w:date="2018-04-02T18:32:00Z"/>
          <w:rFonts w:cs="Arial"/>
          <w:szCs w:val="24"/>
        </w:rPr>
      </w:pPr>
    </w:p>
    <w:p w14:paraId="6F2359EB" w14:textId="47D8259A" w:rsidR="00F078F3" w:rsidDel="00063904" w:rsidRDefault="006602E6" w:rsidP="006602E6">
      <w:pPr>
        <w:ind w:firstLine="1134"/>
        <w:rPr>
          <w:del w:id="1057" w:author="alto" w:date="2018-04-02T18:32:00Z"/>
          <w:rFonts w:cs="Arial"/>
          <w:szCs w:val="24"/>
        </w:rPr>
      </w:pPr>
      <w:del w:id="1058" w:author="alto" w:date="2018-04-02T18:32:00Z">
        <w:r w:rsidDel="00063904">
          <w:rPr>
            <w:rFonts w:cs="Arial"/>
            <w:szCs w:val="24"/>
          </w:rPr>
          <w:delText>Se representarmos essa distância entre os pontos utilizando gráficos de dispersão, podemos facilmente visualizar os itens que tem maior relação entre si, que são aqueles que estão mais pertos do eixo x e representados por um círculo maior. Podemos visualizar os gráficos dos resultados para cada conjunto de itens nos gráficos 1, 2, 3, 4, 5 e 6, que representam, respectivamente, a distância de cada um dos itens para os itens das categorias pressão, enxaquecas, idade, ansiedade, peso e altura.</w:delText>
        </w:r>
      </w:del>
    </w:p>
    <w:p w14:paraId="7C89BD76" w14:textId="4A275BC9" w:rsidR="00C2324E" w:rsidDel="00063904" w:rsidRDefault="00C2324E" w:rsidP="003D4037">
      <w:pPr>
        <w:rPr>
          <w:del w:id="1059" w:author="alto" w:date="2018-04-02T18:32:00Z"/>
          <w:rFonts w:cs="Arial"/>
          <w:szCs w:val="24"/>
        </w:rPr>
      </w:pPr>
    </w:p>
    <w:p w14:paraId="7BC74BAC" w14:textId="35EB6A23" w:rsidR="00B0330F" w:rsidDel="00063904" w:rsidRDefault="00373D88" w:rsidP="00373D88">
      <w:pPr>
        <w:pStyle w:val="Legenda"/>
        <w:rPr>
          <w:del w:id="1060" w:author="alto" w:date="2018-04-02T18:32:00Z"/>
          <w:rFonts w:cs="Arial"/>
          <w:szCs w:val="24"/>
        </w:rPr>
      </w:pPr>
      <w:bookmarkStart w:id="1061" w:name="_Toc509838608"/>
      <w:del w:id="1062" w:author="alto" w:date="2018-04-02T18:32:00Z">
        <w:r w:rsidDel="00063904">
          <w:delText xml:space="preserve">Gráfico </w:delText>
        </w:r>
        <w:r w:rsidR="002F22BA" w:rsidDel="00063904">
          <w:fldChar w:fldCharType="begin"/>
        </w:r>
        <w:r w:rsidR="002F22BA" w:rsidDel="00063904">
          <w:delInstrText xml:space="preserve"> SEQ Gráfico \* ARABIC </w:delInstrText>
        </w:r>
        <w:r w:rsidR="002F22BA" w:rsidDel="00063904">
          <w:fldChar w:fldCharType="separate"/>
        </w:r>
        <w:r w:rsidR="00D05DD2" w:rsidDel="00063904">
          <w:rPr>
            <w:noProof/>
          </w:rPr>
          <w:delText>1</w:delText>
        </w:r>
        <w:r w:rsidR="002F22BA" w:rsidDel="00063904">
          <w:rPr>
            <w:noProof/>
          </w:rPr>
          <w:fldChar w:fldCharType="end"/>
        </w:r>
        <w:r w:rsidDel="00063904">
          <w:delText xml:space="preserve"> - Representação da distância </w:delText>
        </w:r>
        <w:r w:rsidR="00927E6A" w:rsidDel="00063904">
          <w:delText>de</w:delText>
        </w:r>
        <w:r w:rsidDel="00063904">
          <w:delText xml:space="preserve"> todos os itens em relação aos itens da categoria </w:delText>
        </w:r>
        <w:r w:rsidRPr="000C4378" w:rsidDel="00063904">
          <w:rPr>
            <w:b/>
          </w:rPr>
          <w:delText>Pressão</w:delText>
        </w:r>
        <w:r w:rsidR="00927E6A" w:rsidDel="00063904">
          <w:rPr>
            <w:b/>
          </w:rPr>
          <w:delText>.</w:delText>
        </w:r>
        <w:bookmarkEnd w:id="1061"/>
      </w:del>
    </w:p>
    <w:tbl>
      <w:tblPr>
        <w:tblStyle w:val="Tabelacomgrade"/>
        <w:tblW w:w="9072" w:type="dxa"/>
        <w:tblLook w:val="04A0" w:firstRow="1" w:lastRow="0" w:firstColumn="1" w:lastColumn="0" w:noHBand="0" w:noVBand="1"/>
      </w:tblPr>
      <w:tblGrid>
        <w:gridCol w:w="3024"/>
        <w:gridCol w:w="3024"/>
        <w:gridCol w:w="3024"/>
      </w:tblGrid>
      <w:tr w:rsidR="00C224BD" w:rsidDel="00063904" w14:paraId="6B4C44E4" w14:textId="0EAA4698" w:rsidTr="00440D82">
        <w:trPr>
          <w:del w:id="1063" w:author="alto" w:date="2018-04-02T18:32:00Z"/>
        </w:trPr>
        <w:tc>
          <w:tcPr>
            <w:tcW w:w="3024" w:type="dxa"/>
            <w:tcBorders>
              <w:top w:val="single" w:sz="12" w:space="0" w:color="auto"/>
              <w:left w:val="nil"/>
              <w:bottom w:val="single" w:sz="12" w:space="0" w:color="auto"/>
              <w:right w:val="nil"/>
            </w:tcBorders>
            <w:tcMar>
              <w:left w:w="0" w:type="dxa"/>
              <w:right w:w="0" w:type="dxa"/>
            </w:tcMar>
            <w:vAlign w:val="center"/>
          </w:tcPr>
          <w:p w14:paraId="12071338" w14:textId="58297918" w:rsidR="00C224BD" w:rsidDel="00063904" w:rsidRDefault="007528C3" w:rsidP="00D40F84">
            <w:pPr>
              <w:spacing w:line="240" w:lineRule="auto"/>
              <w:jc w:val="center"/>
              <w:rPr>
                <w:del w:id="1064" w:author="alto" w:date="2018-04-02T18:32:00Z"/>
                <w:rFonts w:cs="Arial"/>
                <w:szCs w:val="24"/>
              </w:rPr>
            </w:pPr>
            <w:del w:id="1065" w:author="alto" w:date="2018-04-02T18:32:00Z">
              <w:r w:rsidDel="00063904">
                <w:rPr>
                  <w:rFonts w:cs="Arial"/>
                  <w:noProof/>
                  <w:szCs w:val="24"/>
                </w:rPr>
                <w:drawing>
                  <wp:inline distT="0" distB="0" distL="0" distR="0" wp14:anchorId="07524363" wp14:editId="5CED15CF">
                    <wp:extent cx="1911600" cy="2944800"/>
                    <wp:effectExtent l="0" t="0" r="0" b="8255"/>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ssaoBaixa.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911600" cy="2944800"/>
                            </a:xfrm>
                            <a:prstGeom prst="rect">
                              <a:avLst/>
                            </a:prstGeom>
                          </pic:spPr>
                        </pic:pic>
                      </a:graphicData>
                    </a:graphic>
                  </wp:inline>
                </w:drawing>
              </w:r>
            </w:del>
          </w:p>
        </w:tc>
        <w:tc>
          <w:tcPr>
            <w:tcW w:w="3024" w:type="dxa"/>
            <w:tcBorders>
              <w:top w:val="single" w:sz="12" w:space="0" w:color="auto"/>
              <w:left w:val="nil"/>
              <w:bottom w:val="single" w:sz="12" w:space="0" w:color="auto"/>
              <w:right w:val="nil"/>
            </w:tcBorders>
            <w:tcMar>
              <w:left w:w="0" w:type="dxa"/>
              <w:right w:w="0" w:type="dxa"/>
            </w:tcMar>
            <w:vAlign w:val="center"/>
          </w:tcPr>
          <w:p w14:paraId="3478FEF7" w14:textId="01B2AAAF" w:rsidR="00C224BD" w:rsidDel="00063904" w:rsidRDefault="007528C3" w:rsidP="00D40F84">
            <w:pPr>
              <w:spacing w:line="240" w:lineRule="auto"/>
              <w:jc w:val="center"/>
              <w:rPr>
                <w:del w:id="1066" w:author="alto" w:date="2018-04-02T18:32:00Z"/>
                <w:rFonts w:cs="Arial"/>
                <w:szCs w:val="24"/>
              </w:rPr>
            </w:pPr>
            <w:del w:id="1067" w:author="alto" w:date="2018-04-02T18:32:00Z">
              <w:r w:rsidDel="00063904">
                <w:rPr>
                  <w:rFonts w:cs="Arial"/>
                  <w:noProof/>
                  <w:szCs w:val="24"/>
                </w:rPr>
                <w:drawing>
                  <wp:inline distT="0" distB="0" distL="0" distR="0" wp14:anchorId="6B3252E9" wp14:editId="0E6A9698">
                    <wp:extent cx="1911600" cy="2944800"/>
                    <wp:effectExtent l="0" t="0" r="0" b="8255"/>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saoMedia.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911600" cy="2944800"/>
                            </a:xfrm>
                            <a:prstGeom prst="rect">
                              <a:avLst/>
                            </a:prstGeom>
                          </pic:spPr>
                        </pic:pic>
                      </a:graphicData>
                    </a:graphic>
                  </wp:inline>
                </w:drawing>
              </w:r>
            </w:del>
          </w:p>
        </w:tc>
        <w:tc>
          <w:tcPr>
            <w:tcW w:w="3024" w:type="dxa"/>
            <w:tcBorders>
              <w:top w:val="single" w:sz="12" w:space="0" w:color="auto"/>
              <w:left w:val="nil"/>
              <w:bottom w:val="single" w:sz="12" w:space="0" w:color="auto"/>
              <w:right w:val="nil"/>
            </w:tcBorders>
            <w:tcMar>
              <w:left w:w="0" w:type="dxa"/>
              <w:right w:w="0" w:type="dxa"/>
            </w:tcMar>
            <w:vAlign w:val="center"/>
          </w:tcPr>
          <w:p w14:paraId="20DA21B8" w14:textId="4F085B7A" w:rsidR="00C224BD" w:rsidDel="00063904" w:rsidRDefault="00BB2A71" w:rsidP="00D40F84">
            <w:pPr>
              <w:spacing w:line="240" w:lineRule="auto"/>
              <w:jc w:val="center"/>
              <w:rPr>
                <w:del w:id="1068" w:author="alto" w:date="2018-04-02T18:32:00Z"/>
                <w:rFonts w:cs="Arial"/>
                <w:szCs w:val="24"/>
              </w:rPr>
            </w:pPr>
            <w:del w:id="1069" w:author="alto" w:date="2018-04-02T18:32:00Z">
              <w:r w:rsidDel="00063904">
                <w:rPr>
                  <w:rFonts w:cs="Arial"/>
                  <w:noProof/>
                  <w:szCs w:val="24"/>
                </w:rPr>
                <w:drawing>
                  <wp:inline distT="0" distB="0" distL="0" distR="0" wp14:anchorId="27713947" wp14:editId="2A200A61">
                    <wp:extent cx="1911600" cy="2944800"/>
                    <wp:effectExtent l="0" t="0" r="0" b="8255"/>
                    <wp:docPr id="18" name="Grá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ssaoAlta.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911600" cy="2944800"/>
                            </a:xfrm>
                            <a:prstGeom prst="rect">
                              <a:avLst/>
                            </a:prstGeom>
                          </pic:spPr>
                        </pic:pic>
                      </a:graphicData>
                    </a:graphic>
                  </wp:inline>
                </w:drawing>
              </w:r>
            </w:del>
          </w:p>
        </w:tc>
      </w:tr>
    </w:tbl>
    <w:p w14:paraId="538DD540" w14:textId="3562DE95" w:rsidR="00C224BD" w:rsidDel="00063904" w:rsidRDefault="00C224BD" w:rsidP="00F31060">
      <w:pPr>
        <w:pStyle w:val="Legenda"/>
        <w:rPr>
          <w:del w:id="1070" w:author="alto" w:date="2018-04-02T18:32:00Z"/>
          <w:rFonts w:cs="Arial"/>
          <w:szCs w:val="24"/>
        </w:rPr>
      </w:pPr>
    </w:p>
    <w:p w14:paraId="024451E9" w14:textId="2D01B7CC" w:rsidR="00C224BD" w:rsidDel="00063904" w:rsidRDefault="00C224BD" w:rsidP="005E5310">
      <w:pPr>
        <w:rPr>
          <w:del w:id="1071" w:author="alto" w:date="2018-04-02T18:32:00Z"/>
          <w:rFonts w:cs="Arial"/>
          <w:szCs w:val="24"/>
        </w:rPr>
      </w:pPr>
    </w:p>
    <w:p w14:paraId="03BFBA6A" w14:textId="6E688B1D" w:rsidR="005E5310" w:rsidDel="00063904" w:rsidRDefault="001567B3" w:rsidP="001567B3">
      <w:pPr>
        <w:pStyle w:val="Legenda"/>
        <w:rPr>
          <w:del w:id="1072" w:author="alto" w:date="2018-04-02T18:32:00Z"/>
          <w:rFonts w:cs="Arial"/>
          <w:szCs w:val="24"/>
        </w:rPr>
      </w:pPr>
      <w:bookmarkStart w:id="1073" w:name="_Toc509838609"/>
      <w:del w:id="1074" w:author="alto" w:date="2018-04-02T18:32:00Z">
        <w:r w:rsidDel="00063904">
          <w:lastRenderedPageBreak/>
          <w:delText xml:space="preserve">Gráfico </w:delText>
        </w:r>
        <w:r w:rsidR="002F22BA" w:rsidDel="00063904">
          <w:fldChar w:fldCharType="begin"/>
        </w:r>
        <w:r w:rsidR="002F22BA" w:rsidDel="00063904">
          <w:delInstrText xml:space="preserve"> SEQ Gráfico \* ARABIC </w:delInstrText>
        </w:r>
        <w:r w:rsidR="002F22BA" w:rsidDel="00063904">
          <w:fldChar w:fldCharType="separate"/>
        </w:r>
        <w:r w:rsidR="00D05DD2" w:rsidDel="00063904">
          <w:rPr>
            <w:noProof/>
          </w:rPr>
          <w:delText>2</w:delText>
        </w:r>
        <w:r w:rsidR="002F22BA" w:rsidDel="00063904">
          <w:rPr>
            <w:noProof/>
          </w:rPr>
          <w:fldChar w:fldCharType="end"/>
        </w:r>
        <w:r w:rsidDel="00063904">
          <w:delText xml:space="preserve"> - Representação da distância </w:delText>
        </w:r>
        <w:r w:rsidR="00227075" w:rsidDel="00063904">
          <w:delText>de</w:delText>
        </w:r>
        <w:r w:rsidDel="00063904">
          <w:delText xml:space="preserve"> todos os itens em relação aos itens da categoria </w:delText>
        </w:r>
        <w:r w:rsidDel="00063904">
          <w:rPr>
            <w:b/>
          </w:rPr>
          <w:delText>Enxaquecas</w:delText>
        </w:r>
        <w:r w:rsidDel="00063904">
          <w:delText>.</w:delText>
        </w:r>
        <w:bookmarkEnd w:id="1073"/>
      </w:del>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663FFE" w:rsidDel="00063904" w14:paraId="22C15ADD" w14:textId="41A84C40" w:rsidTr="00BA5D23">
        <w:trPr>
          <w:del w:id="1075" w:author="alto" w:date="2018-04-02T18:32:00Z"/>
        </w:trPr>
        <w:tc>
          <w:tcPr>
            <w:tcW w:w="3024" w:type="dxa"/>
            <w:tcMar>
              <w:left w:w="0" w:type="dxa"/>
              <w:right w:w="0" w:type="dxa"/>
            </w:tcMar>
            <w:vAlign w:val="center"/>
          </w:tcPr>
          <w:p w14:paraId="59239FFC" w14:textId="14DE9A91" w:rsidR="00663FFE" w:rsidDel="00063904" w:rsidRDefault="00BA5D23" w:rsidP="00D40F84">
            <w:pPr>
              <w:spacing w:line="240" w:lineRule="auto"/>
              <w:jc w:val="center"/>
              <w:rPr>
                <w:del w:id="1076" w:author="alto" w:date="2018-04-02T18:32:00Z"/>
                <w:rFonts w:cs="Arial"/>
                <w:szCs w:val="24"/>
              </w:rPr>
            </w:pPr>
            <w:del w:id="1077" w:author="alto" w:date="2018-04-02T18:32:00Z">
              <w:r w:rsidDel="00063904">
                <w:rPr>
                  <w:rFonts w:cs="Arial"/>
                  <w:noProof/>
                  <w:szCs w:val="24"/>
                </w:rPr>
                <w:drawing>
                  <wp:inline distT="0" distB="0" distL="0" distR="0" wp14:anchorId="2A95DC9B" wp14:editId="7854A436">
                    <wp:extent cx="1911600" cy="2944800"/>
                    <wp:effectExtent l="0" t="0" r="0" b="825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xaquecasRaras.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11600" cy="2944800"/>
                            </a:xfrm>
                            <a:prstGeom prst="rect">
                              <a:avLst/>
                            </a:prstGeom>
                          </pic:spPr>
                        </pic:pic>
                      </a:graphicData>
                    </a:graphic>
                  </wp:inline>
                </w:drawing>
              </w:r>
            </w:del>
          </w:p>
        </w:tc>
        <w:tc>
          <w:tcPr>
            <w:tcW w:w="3024" w:type="dxa"/>
            <w:tcMar>
              <w:left w:w="0" w:type="dxa"/>
              <w:right w:w="0" w:type="dxa"/>
            </w:tcMar>
            <w:vAlign w:val="center"/>
          </w:tcPr>
          <w:p w14:paraId="46BD6FF9" w14:textId="3791B99A" w:rsidR="00663FFE" w:rsidDel="00063904" w:rsidRDefault="00BA5D23" w:rsidP="00D40F84">
            <w:pPr>
              <w:spacing w:line="240" w:lineRule="auto"/>
              <w:jc w:val="center"/>
              <w:rPr>
                <w:del w:id="1078" w:author="alto" w:date="2018-04-02T18:32:00Z"/>
                <w:rFonts w:cs="Arial"/>
                <w:szCs w:val="24"/>
              </w:rPr>
            </w:pPr>
            <w:del w:id="1079" w:author="alto" w:date="2018-04-02T18:32:00Z">
              <w:r w:rsidDel="00063904">
                <w:rPr>
                  <w:rFonts w:cs="Arial"/>
                  <w:noProof/>
                  <w:szCs w:val="24"/>
                </w:rPr>
                <w:drawing>
                  <wp:inline distT="0" distB="0" distL="0" distR="0" wp14:anchorId="68FF9993" wp14:editId="067E0CC5">
                    <wp:extent cx="1911600" cy="2944800"/>
                    <wp:effectExtent l="0" t="0" r="0" b="8255"/>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xaquecasEsporadicas.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911600" cy="2944800"/>
                            </a:xfrm>
                            <a:prstGeom prst="rect">
                              <a:avLst/>
                            </a:prstGeom>
                          </pic:spPr>
                        </pic:pic>
                      </a:graphicData>
                    </a:graphic>
                  </wp:inline>
                </w:drawing>
              </w:r>
            </w:del>
          </w:p>
        </w:tc>
        <w:tc>
          <w:tcPr>
            <w:tcW w:w="3024" w:type="dxa"/>
            <w:tcMar>
              <w:left w:w="0" w:type="dxa"/>
              <w:right w:w="0" w:type="dxa"/>
            </w:tcMar>
            <w:vAlign w:val="center"/>
          </w:tcPr>
          <w:p w14:paraId="6C7D6CBC" w14:textId="09EF6FFF" w:rsidR="00663FFE" w:rsidDel="00063904" w:rsidRDefault="00BA5D23" w:rsidP="00D40F84">
            <w:pPr>
              <w:spacing w:line="240" w:lineRule="auto"/>
              <w:jc w:val="center"/>
              <w:rPr>
                <w:del w:id="1080" w:author="alto" w:date="2018-04-02T18:32:00Z"/>
                <w:rFonts w:cs="Arial"/>
                <w:szCs w:val="24"/>
              </w:rPr>
            </w:pPr>
            <w:del w:id="1081" w:author="alto" w:date="2018-04-02T18:32:00Z">
              <w:r w:rsidDel="00063904">
                <w:rPr>
                  <w:rFonts w:cs="Arial"/>
                  <w:noProof/>
                  <w:szCs w:val="24"/>
                </w:rPr>
                <w:drawing>
                  <wp:inline distT="0" distB="0" distL="0" distR="0" wp14:anchorId="4B255464" wp14:editId="27CA78BA">
                    <wp:extent cx="1911600" cy="2944800"/>
                    <wp:effectExtent l="0" t="0" r="0" b="8255"/>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xaquecasFrequentes.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911600" cy="2944800"/>
                            </a:xfrm>
                            <a:prstGeom prst="rect">
                              <a:avLst/>
                            </a:prstGeom>
                          </pic:spPr>
                        </pic:pic>
                      </a:graphicData>
                    </a:graphic>
                  </wp:inline>
                </w:drawing>
              </w:r>
            </w:del>
          </w:p>
        </w:tc>
      </w:tr>
    </w:tbl>
    <w:p w14:paraId="451DB0BF" w14:textId="7081F915" w:rsidR="00366925" w:rsidDel="00063904" w:rsidRDefault="00366925" w:rsidP="005E5310">
      <w:pPr>
        <w:rPr>
          <w:del w:id="1082" w:author="alto" w:date="2018-04-02T18:32:00Z"/>
          <w:rFonts w:cs="Arial"/>
          <w:szCs w:val="24"/>
        </w:rPr>
      </w:pPr>
    </w:p>
    <w:p w14:paraId="65AE7C4D" w14:textId="5FC1BCDC" w:rsidR="00D466A9" w:rsidDel="00063904" w:rsidRDefault="00C2690B" w:rsidP="00C2690B">
      <w:pPr>
        <w:pStyle w:val="Legenda"/>
        <w:rPr>
          <w:del w:id="1083" w:author="alto" w:date="2018-04-02T18:32:00Z"/>
        </w:rPr>
      </w:pPr>
      <w:bookmarkStart w:id="1084" w:name="_Toc509838610"/>
      <w:del w:id="1085" w:author="alto" w:date="2018-04-02T18:32:00Z">
        <w:r w:rsidDel="00063904">
          <w:delText xml:space="preserve">Gráfico </w:delText>
        </w:r>
        <w:r w:rsidR="002F22BA" w:rsidDel="00063904">
          <w:fldChar w:fldCharType="begin"/>
        </w:r>
        <w:r w:rsidR="002F22BA" w:rsidDel="00063904">
          <w:delInstrText xml:space="preserve"> SEQ Gráfico \* ARABIC </w:delInstrText>
        </w:r>
        <w:r w:rsidR="002F22BA" w:rsidDel="00063904">
          <w:fldChar w:fldCharType="separate"/>
        </w:r>
        <w:r w:rsidR="00D05DD2" w:rsidDel="00063904">
          <w:rPr>
            <w:noProof/>
          </w:rPr>
          <w:delText>3</w:delText>
        </w:r>
        <w:r w:rsidR="002F22BA" w:rsidDel="00063904">
          <w:rPr>
            <w:noProof/>
          </w:rPr>
          <w:fldChar w:fldCharType="end"/>
        </w:r>
        <w:r w:rsidR="00495C77" w:rsidDel="00063904">
          <w:delText xml:space="preserve"> - Representação da distância </w:delText>
        </w:r>
        <w:r w:rsidR="00D453D2" w:rsidDel="00063904">
          <w:delText>de</w:delText>
        </w:r>
        <w:r w:rsidR="00495C77" w:rsidDel="00063904">
          <w:delText xml:space="preserve"> todos os itens em relação aos itens da categoria </w:delText>
        </w:r>
        <w:r w:rsidR="00495C77" w:rsidDel="00063904">
          <w:rPr>
            <w:b/>
          </w:rPr>
          <w:delText>Idade</w:delText>
        </w:r>
        <w:r w:rsidR="00495C77" w:rsidDel="00063904">
          <w:delText>.</w:delText>
        </w:r>
        <w:bookmarkEnd w:id="1084"/>
      </w:del>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453D2" w:rsidDel="00063904" w14:paraId="5C3C80E5" w14:textId="5E8AD9CD" w:rsidTr="00BA5D23">
        <w:trPr>
          <w:del w:id="1086" w:author="alto" w:date="2018-04-02T18:32:00Z"/>
        </w:trPr>
        <w:tc>
          <w:tcPr>
            <w:tcW w:w="3024" w:type="dxa"/>
            <w:tcMar>
              <w:left w:w="0" w:type="dxa"/>
              <w:right w:w="0" w:type="dxa"/>
            </w:tcMar>
            <w:vAlign w:val="center"/>
          </w:tcPr>
          <w:p w14:paraId="69CD18F6" w14:textId="4244D8F2" w:rsidR="00D453D2" w:rsidDel="00063904" w:rsidRDefault="00D453D2" w:rsidP="00D40F84">
            <w:pPr>
              <w:spacing w:line="240" w:lineRule="auto"/>
              <w:jc w:val="center"/>
              <w:rPr>
                <w:del w:id="1087" w:author="alto" w:date="2018-04-02T18:32:00Z"/>
                <w:rFonts w:cs="Arial"/>
                <w:szCs w:val="24"/>
              </w:rPr>
            </w:pPr>
            <w:del w:id="1088" w:author="alto" w:date="2018-04-02T18:32:00Z">
              <w:r w:rsidDel="00063904">
                <w:rPr>
                  <w:rFonts w:cs="Arial"/>
                  <w:noProof/>
                  <w:szCs w:val="24"/>
                </w:rPr>
                <w:drawing>
                  <wp:inline distT="0" distB="0" distL="0" distR="0" wp14:anchorId="6BBA8C07" wp14:editId="7F0BFE78">
                    <wp:extent cx="1911600" cy="2944800"/>
                    <wp:effectExtent l="0" t="0" r="0" b="8255"/>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adeJovem.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911600" cy="2944800"/>
                            </a:xfrm>
                            <a:prstGeom prst="rect">
                              <a:avLst/>
                            </a:prstGeom>
                          </pic:spPr>
                        </pic:pic>
                      </a:graphicData>
                    </a:graphic>
                  </wp:inline>
                </w:drawing>
              </w:r>
            </w:del>
          </w:p>
        </w:tc>
        <w:tc>
          <w:tcPr>
            <w:tcW w:w="3024" w:type="dxa"/>
            <w:tcMar>
              <w:left w:w="0" w:type="dxa"/>
              <w:right w:w="0" w:type="dxa"/>
            </w:tcMar>
            <w:vAlign w:val="center"/>
          </w:tcPr>
          <w:p w14:paraId="7C438395" w14:textId="46F4FFE4" w:rsidR="00D453D2" w:rsidDel="00063904" w:rsidRDefault="00D453D2" w:rsidP="00D40F84">
            <w:pPr>
              <w:spacing w:line="240" w:lineRule="auto"/>
              <w:jc w:val="center"/>
              <w:rPr>
                <w:del w:id="1089" w:author="alto" w:date="2018-04-02T18:32:00Z"/>
                <w:rFonts w:cs="Arial"/>
                <w:szCs w:val="24"/>
              </w:rPr>
            </w:pPr>
            <w:del w:id="1090" w:author="alto" w:date="2018-04-02T18:32:00Z">
              <w:r w:rsidDel="00063904">
                <w:rPr>
                  <w:rFonts w:cs="Arial"/>
                  <w:noProof/>
                  <w:szCs w:val="24"/>
                </w:rPr>
                <w:drawing>
                  <wp:inline distT="0" distB="0" distL="0" distR="0" wp14:anchorId="567FB434" wp14:editId="2A56D0D7">
                    <wp:extent cx="1911600" cy="2944800"/>
                    <wp:effectExtent l="0" t="0" r="0" b="8255"/>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adeMedia.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911600" cy="2944800"/>
                            </a:xfrm>
                            <a:prstGeom prst="rect">
                              <a:avLst/>
                            </a:prstGeom>
                          </pic:spPr>
                        </pic:pic>
                      </a:graphicData>
                    </a:graphic>
                  </wp:inline>
                </w:drawing>
              </w:r>
            </w:del>
          </w:p>
        </w:tc>
        <w:tc>
          <w:tcPr>
            <w:tcW w:w="3024" w:type="dxa"/>
            <w:tcMar>
              <w:left w:w="0" w:type="dxa"/>
              <w:right w:w="0" w:type="dxa"/>
            </w:tcMar>
            <w:vAlign w:val="center"/>
          </w:tcPr>
          <w:p w14:paraId="451BF2C0" w14:textId="5040BC76" w:rsidR="00D453D2" w:rsidDel="00063904" w:rsidRDefault="00D453D2" w:rsidP="00D40F84">
            <w:pPr>
              <w:spacing w:line="240" w:lineRule="auto"/>
              <w:jc w:val="center"/>
              <w:rPr>
                <w:del w:id="1091" w:author="alto" w:date="2018-04-02T18:32:00Z"/>
                <w:rFonts w:cs="Arial"/>
                <w:szCs w:val="24"/>
              </w:rPr>
            </w:pPr>
            <w:del w:id="1092" w:author="alto" w:date="2018-04-02T18:32:00Z">
              <w:r w:rsidDel="00063904">
                <w:rPr>
                  <w:rFonts w:cs="Arial"/>
                  <w:noProof/>
                  <w:szCs w:val="24"/>
                </w:rPr>
                <w:drawing>
                  <wp:inline distT="0" distB="0" distL="0" distR="0" wp14:anchorId="2C780D05" wp14:editId="281290B3">
                    <wp:extent cx="1911600" cy="2944800"/>
                    <wp:effectExtent l="0" t="0" r="0" b="8255"/>
                    <wp:docPr id="24" name="Grá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dadeidoso.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911600" cy="2944800"/>
                            </a:xfrm>
                            <a:prstGeom prst="rect">
                              <a:avLst/>
                            </a:prstGeom>
                          </pic:spPr>
                        </pic:pic>
                      </a:graphicData>
                    </a:graphic>
                  </wp:inline>
                </w:drawing>
              </w:r>
            </w:del>
          </w:p>
        </w:tc>
      </w:tr>
    </w:tbl>
    <w:p w14:paraId="14EB9710" w14:textId="0FD26CA3" w:rsidR="00D453D2" w:rsidDel="00063904" w:rsidRDefault="00D453D2" w:rsidP="00D453D2">
      <w:pPr>
        <w:rPr>
          <w:del w:id="1093" w:author="alto" w:date="2018-04-02T18:32:00Z"/>
        </w:rPr>
      </w:pPr>
    </w:p>
    <w:p w14:paraId="7C3191E3" w14:textId="169E508E" w:rsidR="0080175B" w:rsidRPr="00D453D2" w:rsidDel="00063904" w:rsidRDefault="0080175B" w:rsidP="00D453D2">
      <w:pPr>
        <w:rPr>
          <w:del w:id="1094" w:author="alto" w:date="2018-04-02T18:32:00Z"/>
        </w:rPr>
      </w:pPr>
    </w:p>
    <w:p w14:paraId="65BA333D" w14:textId="059F1DF2" w:rsidR="00C2690B" w:rsidRPr="00884EBE" w:rsidDel="00063904" w:rsidRDefault="00884EBE" w:rsidP="00884EBE">
      <w:pPr>
        <w:pStyle w:val="Legenda"/>
        <w:rPr>
          <w:del w:id="1095" w:author="alto" w:date="2018-04-02T18:32:00Z"/>
        </w:rPr>
      </w:pPr>
      <w:bookmarkStart w:id="1096" w:name="_Toc509838611"/>
      <w:del w:id="1097" w:author="alto" w:date="2018-04-02T18:32:00Z">
        <w:r w:rsidDel="00063904">
          <w:delText xml:space="preserve">Gráfico </w:delText>
        </w:r>
        <w:r w:rsidR="002F22BA" w:rsidDel="00063904">
          <w:fldChar w:fldCharType="begin"/>
        </w:r>
        <w:r w:rsidR="002F22BA" w:rsidDel="00063904">
          <w:delInstrText xml:space="preserve"> SEQ Gráfico \* ARABIC </w:delInstrText>
        </w:r>
        <w:r w:rsidR="002F22BA" w:rsidDel="00063904">
          <w:fldChar w:fldCharType="separate"/>
        </w:r>
        <w:r w:rsidR="00D05DD2" w:rsidDel="00063904">
          <w:rPr>
            <w:noProof/>
          </w:rPr>
          <w:delText>4</w:delText>
        </w:r>
        <w:r w:rsidR="002F22BA" w:rsidDel="00063904">
          <w:rPr>
            <w:noProof/>
          </w:rPr>
          <w:fldChar w:fldCharType="end"/>
        </w:r>
        <w:r w:rsidDel="00063904">
          <w:delText xml:space="preserve"> - Representação da distância </w:delText>
        </w:r>
        <w:r w:rsidR="0080175B" w:rsidDel="00063904">
          <w:delText>de</w:delText>
        </w:r>
        <w:r w:rsidDel="00063904">
          <w:delText xml:space="preserve"> todos os itens em relação aos itens da categoria </w:delText>
        </w:r>
        <w:r w:rsidDel="00063904">
          <w:rPr>
            <w:b/>
          </w:rPr>
          <w:delText>Ansiedade</w:delText>
        </w:r>
        <w:r w:rsidDel="00063904">
          <w:delText>.</w:delText>
        </w:r>
        <w:bookmarkEnd w:id="1096"/>
      </w:del>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D7F3D" w:rsidDel="00063904" w14:paraId="5A08E508" w14:textId="23678BFD" w:rsidTr="00BA5D23">
        <w:trPr>
          <w:del w:id="1098" w:author="alto" w:date="2018-04-02T18:32:00Z"/>
        </w:trPr>
        <w:tc>
          <w:tcPr>
            <w:tcW w:w="3024" w:type="dxa"/>
            <w:tcMar>
              <w:left w:w="0" w:type="dxa"/>
              <w:right w:w="0" w:type="dxa"/>
            </w:tcMar>
            <w:vAlign w:val="center"/>
          </w:tcPr>
          <w:p w14:paraId="06617297" w14:textId="4576330B" w:rsidR="001D7F3D" w:rsidDel="00063904" w:rsidRDefault="001D7F3D" w:rsidP="00D40F84">
            <w:pPr>
              <w:spacing w:line="240" w:lineRule="auto"/>
              <w:jc w:val="center"/>
              <w:rPr>
                <w:del w:id="1099" w:author="alto" w:date="2018-04-02T18:32:00Z"/>
                <w:rFonts w:cs="Arial"/>
                <w:szCs w:val="24"/>
              </w:rPr>
            </w:pPr>
            <w:del w:id="1100" w:author="alto" w:date="2018-04-02T18:32:00Z">
              <w:r w:rsidDel="00063904">
                <w:rPr>
                  <w:rFonts w:cs="Arial"/>
                  <w:noProof/>
                  <w:szCs w:val="24"/>
                </w:rPr>
                <w:lastRenderedPageBreak/>
                <w:drawing>
                  <wp:inline distT="0" distB="0" distL="0" distR="0" wp14:anchorId="152775E7" wp14:editId="3741EF84">
                    <wp:extent cx="1911600" cy="2944800"/>
                    <wp:effectExtent l="0" t="0" r="0" b="8255"/>
                    <wp:docPr id="25" name="Grá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siedadeBaixa.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911600" cy="2944800"/>
                            </a:xfrm>
                            <a:prstGeom prst="rect">
                              <a:avLst/>
                            </a:prstGeom>
                          </pic:spPr>
                        </pic:pic>
                      </a:graphicData>
                    </a:graphic>
                  </wp:inline>
                </w:drawing>
              </w:r>
            </w:del>
          </w:p>
        </w:tc>
        <w:tc>
          <w:tcPr>
            <w:tcW w:w="3024" w:type="dxa"/>
            <w:tcMar>
              <w:left w:w="0" w:type="dxa"/>
              <w:right w:w="0" w:type="dxa"/>
            </w:tcMar>
            <w:vAlign w:val="center"/>
          </w:tcPr>
          <w:p w14:paraId="6375B88F" w14:textId="71C5A5A5" w:rsidR="001D7F3D" w:rsidDel="00063904" w:rsidRDefault="0080175B" w:rsidP="00D40F84">
            <w:pPr>
              <w:spacing w:line="240" w:lineRule="auto"/>
              <w:jc w:val="center"/>
              <w:rPr>
                <w:del w:id="1101" w:author="alto" w:date="2018-04-02T18:32:00Z"/>
                <w:rFonts w:cs="Arial"/>
                <w:szCs w:val="24"/>
              </w:rPr>
            </w:pPr>
            <w:del w:id="1102" w:author="alto" w:date="2018-04-02T18:32:00Z">
              <w:r w:rsidDel="00063904">
                <w:rPr>
                  <w:rFonts w:cs="Arial"/>
                  <w:noProof/>
                  <w:szCs w:val="24"/>
                </w:rPr>
                <w:drawing>
                  <wp:inline distT="0" distB="0" distL="0" distR="0" wp14:anchorId="4FEF22FA" wp14:editId="4F4140A0">
                    <wp:extent cx="1911600" cy="2944800"/>
                    <wp:effectExtent l="0" t="0" r="0" b="8255"/>
                    <wp:docPr id="26" name="Gráfico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siedadeMedia.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1600" cy="2944800"/>
                            </a:xfrm>
                            <a:prstGeom prst="rect">
                              <a:avLst/>
                            </a:prstGeom>
                          </pic:spPr>
                        </pic:pic>
                      </a:graphicData>
                    </a:graphic>
                  </wp:inline>
                </w:drawing>
              </w:r>
            </w:del>
          </w:p>
        </w:tc>
        <w:tc>
          <w:tcPr>
            <w:tcW w:w="3024" w:type="dxa"/>
            <w:tcMar>
              <w:left w:w="0" w:type="dxa"/>
              <w:right w:w="0" w:type="dxa"/>
            </w:tcMar>
            <w:vAlign w:val="center"/>
          </w:tcPr>
          <w:p w14:paraId="36363E82" w14:textId="66DC103B" w:rsidR="001D7F3D" w:rsidDel="00063904" w:rsidRDefault="0080175B" w:rsidP="00D40F84">
            <w:pPr>
              <w:spacing w:line="240" w:lineRule="auto"/>
              <w:jc w:val="center"/>
              <w:rPr>
                <w:del w:id="1103" w:author="alto" w:date="2018-04-02T18:32:00Z"/>
                <w:rFonts w:cs="Arial"/>
                <w:szCs w:val="24"/>
              </w:rPr>
            </w:pPr>
            <w:del w:id="1104" w:author="alto" w:date="2018-04-02T18:32:00Z">
              <w:r w:rsidDel="00063904">
                <w:rPr>
                  <w:rFonts w:cs="Arial"/>
                  <w:noProof/>
                  <w:szCs w:val="24"/>
                </w:rPr>
                <w:drawing>
                  <wp:inline distT="0" distB="0" distL="0" distR="0" wp14:anchorId="63AAD4D2" wp14:editId="639C62DF">
                    <wp:extent cx="1911600" cy="2944800"/>
                    <wp:effectExtent l="0" t="0" r="0" b="8255"/>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siedadeAlta.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911600" cy="2944800"/>
                            </a:xfrm>
                            <a:prstGeom prst="rect">
                              <a:avLst/>
                            </a:prstGeom>
                          </pic:spPr>
                        </pic:pic>
                      </a:graphicData>
                    </a:graphic>
                  </wp:inline>
                </w:drawing>
              </w:r>
            </w:del>
          </w:p>
        </w:tc>
      </w:tr>
    </w:tbl>
    <w:p w14:paraId="048BD7EC" w14:textId="5672399B" w:rsidR="00C2690B" w:rsidDel="00063904" w:rsidRDefault="00C2690B" w:rsidP="00C2690B">
      <w:pPr>
        <w:rPr>
          <w:del w:id="1105" w:author="alto" w:date="2018-04-02T18:32:00Z"/>
        </w:rPr>
      </w:pPr>
    </w:p>
    <w:p w14:paraId="577DDAF1" w14:textId="7718E132" w:rsidR="00C2690B" w:rsidDel="00063904" w:rsidRDefault="00C2690B" w:rsidP="00C2690B">
      <w:pPr>
        <w:rPr>
          <w:del w:id="1106" w:author="alto" w:date="2018-04-02T18:32:00Z"/>
        </w:rPr>
      </w:pPr>
    </w:p>
    <w:p w14:paraId="3D2FDCDF" w14:textId="10843EF7" w:rsidR="0080175B" w:rsidDel="00063904" w:rsidRDefault="0080175B" w:rsidP="00C2690B">
      <w:pPr>
        <w:rPr>
          <w:del w:id="1107" w:author="alto" w:date="2018-04-02T18:32:00Z"/>
        </w:rPr>
      </w:pPr>
    </w:p>
    <w:p w14:paraId="4C291942" w14:textId="3C7050B0" w:rsidR="0080175B" w:rsidRPr="00C2690B" w:rsidDel="00063904" w:rsidRDefault="0080175B" w:rsidP="00C2690B">
      <w:pPr>
        <w:rPr>
          <w:del w:id="1108" w:author="alto" w:date="2018-04-02T18:32:00Z"/>
        </w:rPr>
      </w:pPr>
    </w:p>
    <w:p w14:paraId="4CD897CA" w14:textId="0D837843" w:rsidR="00884EBE" w:rsidDel="00063904" w:rsidRDefault="00884EBE">
      <w:pPr>
        <w:pStyle w:val="Legenda"/>
        <w:rPr>
          <w:del w:id="1109" w:author="alto" w:date="2018-04-02T18:32:00Z"/>
        </w:rPr>
      </w:pPr>
      <w:bookmarkStart w:id="1110" w:name="_Toc509838612"/>
      <w:del w:id="1111" w:author="alto" w:date="2018-04-02T18:32:00Z">
        <w:r w:rsidDel="00063904">
          <w:delText xml:space="preserve">Gráfico </w:delText>
        </w:r>
        <w:r w:rsidR="002F22BA" w:rsidDel="00063904">
          <w:fldChar w:fldCharType="begin"/>
        </w:r>
        <w:r w:rsidR="002F22BA" w:rsidDel="00063904">
          <w:delInstrText xml:space="preserve"> SEQ Gráfico \* ARABIC </w:delInstrText>
        </w:r>
        <w:r w:rsidR="002F22BA" w:rsidDel="00063904">
          <w:fldChar w:fldCharType="separate"/>
        </w:r>
        <w:r w:rsidR="00D05DD2" w:rsidDel="00063904">
          <w:rPr>
            <w:noProof/>
          </w:rPr>
          <w:delText>5</w:delText>
        </w:r>
        <w:r w:rsidR="002F22BA" w:rsidDel="00063904">
          <w:rPr>
            <w:noProof/>
          </w:rPr>
          <w:fldChar w:fldCharType="end"/>
        </w:r>
        <w:r w:rsidR="00C320E1" w:rsidDel="00063904">
          <w:delText xml:space="preserve"> - representação da distância </w:delText>
        </w:r>
        <w:r w:rsidR="00B03ACB" w:rsidDel="00063904">
          <w:delText>de</w:delText>
        </w:r>
        <w:r w:rsidR="00C320E1" w:rsidDel="00063904">
          <w:delText xml:space="preserve"> todos os itens em relação aos itens da categoria </w:delText>
        </w:r>
        <w:r w:rsidR="00C320E1" w:rsidDel="00063904">
          <w:rPr>
            <w:b/>
          </w:rPr>
          <w:delText>Peso</w:delText>
        </w:r>
        <w:r w:rsidR="00C320E1" w:rsidDel="00063904">
          <w:delText>.</w:delText>
        </w:r>
        <w:bookmarkEnd w:id="1110"/>
      </w:del>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03ACB" w:rsidDel="00063904" w14:paraId="7AE0DED5" w14:textId="3F6E1C9E" w:rsidTr="00BA5D23">
        <w:trPr>
          <w:del w:id="1112" w:author="alto" w:date="2018-04-02T18:32:00Z"/>
        </w:trPr>
        <w:tc>
          <w:tcPr>
            <w:tcW w:w="3024" w:type="dxa"/>
            <w:tcMar>
              <w:left w:w="0" w:type="dxa"/>
              <w:right w:w="0" w:type="dxa"/>
            </w:tcMar>
            <w:vAlign w:val="center"/>
          </w:tcPr>
          <w:p w14:paraId="6BB38349" w14:textId="04319CEA" w:rsidR="00B03ACB" w:rsidDel="00063904" w:rsidRDefault="00B03ACB" w:rsidP="00D40F84">
            <w:pPr>
              <w:spacing w:line="240" w:lineRule="auto"/>
              <w:jc w:val="center"/>
              <w:rPr>
                <w:del w:id="1113" w:author="alto" w:date="2018-04-02T18:32:00Z"/>
                <w:rFonts w:cs="Arial"/>
                <w:szCs w:val="24"/>
              </w:rPr>
            </w:pPr>
            <w:del w:id="1114" w:author="alto" w:date="2018-04-02T18:32:00Z">
              <w:r w:rsidDel="00063904">
                <w:rPr>
                  <w:rFonts w:cs="Arial"/>
                  <w:noProof/>
                  <w:szCs w:val="24"/>
                </w:rPr>
                <w:drawing>
                  <wp:inline distT="0" distB="0" distL="0" distR="0" wp14:anchorId="79C37F32" wp14:editId="62BAC0ED">
                    <wp:extent cx="1911600" cy="2944800"/>
                    <wp:effectExtent l="0" t="0" r="0" b="8255"/>
                    <wp:docPr id="28" name="Grá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oLeve.svg"/>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911600" cy="2944800"/>
                            </a:xfrm>
                            <a:prstGeom prst="rect">
                              <a:avLst/>
                            </a:prstGeom>
                          </pic:spPr>
                        </pic:pic>
                      </a:graphicData>
                    </a:graphic>
                  </wp:inline>
                </w:drawing>
              </w:r>
            </w:del>
          </w:p>
        </w:tc>
        <w:tc>
          <w:tcPr>
            <w:tcW w:w="3024" w:type="dxa"/>
            <w:tcMar>
              <w:left w:w="0" w:type="dxa"/>
              <w:right w:w="0" w:type="dxa"/>
            </w:tcMar>
            <w:vAlign w:val="center"/>
          </w:tcPr>
          <w:p w14:paraId="60C07C2E" w14:textId="62BF4A8F" w:rsidR="00B03ACB" w:rsidDel="00063904" w:rsidRDefault="00B03ACB" w:rsidP="00D40F84">
            <w:pPr>
              <w:spacing w:line="240" w:lineRule="auto"/>
              <w:jc w:val="center"/>
              <w:rPr>
                <w:del w:id="1115" w:author="alto" w:date="2018-04-02T18:32:00Z"/>
                <w:rFonts w:cs="Arial"/>
                <w:szCs w:val="24"/>
              </w:rPr>
            </w:pPr>
            <w:del w:id="1116" w:author="alto" w:date="2018-04-02T18:32:00Z">
              <w:r w:rsidDel="00063904">
                <w:rPr>
                  <w:rFonts w:cs="Arial"/>
                  <w:noProof/>
                  <w:szCs w:val="24"/>
                </w:rPr>
                <w:drawing>
                  <wp:inline distT="0" distB="0" distL="0" distR="0" wp14:anchorId="6CD9E005" wp14:editId="797E1575">
                    <wp:extent cx="1911600" cy="2944800"/>
                    <wp:effectExtent l="0" t="0" r="0" b="8255"/>
                    <wp:docPr id="29" name="Grá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soMediano.svg"/>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911600" cy="2944800"/>
                            </a:xfrm>
                            <a:prstGeom prst="rect">
                              <a:avLst/>
                            </a:prstGeom>
                          </pic:spPr>
                        </pic:pic>
                      </a:graphicData>
                    </a:graphic>
                  </wp:inline>
                </w:drawing>
              </w:r>
            </w:del>
          </w:p>
        </w:tc>
        <w:tc>
          <w:tcPr>
            <w:tcW w:w="3024" w:type="dxa"/>
            <w:tcMar>
              <w:left w:w="0" w:type="dxa"/>
              <w:right w:w="0" w:type="dxa"/>
            </w:tcMar>
            <w:vAlign w:val="center"/>
          </w:tcPr>
          <w:p w14:paraId="5368E9DE" w14:textId="0A1AC116" w:rsidR="00B03ACB" w:rsidDel="00063904" w:rsidRDefault="00B03ACB" w:rsidP="00D40F84">
            <w:pPr>
              <w:spacing w:line="240" w:lineRule="auto"/>
              <w:jc w:val="center"/>
              <w:rPr>
                <w:del w:id="1117" w:author="alto" w:date="2018-04-02T18:32:00Z"/>
                <w:rFonts w:cs="Arial"/>
                <w:szCs w:val="24"/>
              </w:rPr>
            </w:pPr>
            <w:del w:id="1118" w:author="alto" w:date="2018-04-02T18:32:00Z">
              <w:r w:rsidDel="00063904">
                <w:rPr>
                  <w:rFonts w:cs="Arial"/>
                  <w:noProof/>
                  <w:szCs w:val="24"/>
                </w:rPr>
                <w:drawing>
                  <wp:inline distT="0" distB="0" distL="0" distR="0" wp14:anchorId="0AA36FED" wp14:editId="37D413C5">
                    <wp:extent cx="1911600" cy="2944800"/>
                    <wp:effectExtent l="0" t="0" r="0" b="8255"/>
                    <wp:docPr id="30" name="Gráfic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soPesado.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911600" cy="2944800"/>
                            </a:xfrm>
                            <a:prstGeom prst="rect">
                              <a:avLst/>
                            </a:prstGeom>
                          </pic:spPr>
                        </pic:pic>
                      </a:graphicData>
                    </a:graphic>
                  </wp:inline>
                </w:drawing>
              </w:r>
            </w:del>
          </w:p>
        </w:tc>
      </w:tr>
    </w:tbl>
    <w:p w14:paraId="7552271D" w14:textId="7E4CB901" w:rsidR="00B03ACB" w:rsidRPr="00B03ACB" w:rsidDel="00063904" w:rsidRDefault="00B03ACB" w:rsidP="00B03ACB">
      <w:pPr>
        <w:rPr>
          <w:del w:id="1119" w:author="alto" w:date="2018-04-02T18:32:00Z"/>
        </w:rPr>
      </w:pPr>
    </w:p>
    <w:p w14:paraId="4FC8FD9F" w14:textId="59586B9D" w:rsidR="00884EBE" w:rsidDel="00063904" w:rsidRDefault="00C320E1" w:rsidP="00C320E1">
      <w:pPr>
        <w:pStyle w:val="Legenda"/>
        <w:rPr>
          <w:del w:id="1120" w:author="alto" w:date="2018-04-02T18:32:00Z"/>
        </w:rPr>
      </w:pPr>
      <w:bookmarkStart w:id="1121" w:name="_Toc509838613"/>
      <w:del w:id="1122" w:author="alto" w:date="2018-04-02T18:32:00Z">
        <w:r w:rsidDel="00063904">
          <w:delText xml:space="preserve">Gráfico </w:delText>
        </w:r>
        <w:r w:rsidR="002F22BA" w:rsidDel="00063904">
          <w:fldChar w:fldCharType="begin"/>
        </w:r>
        <w:r w:rsidR="002F22BA" w:rsidDel="00063904">
          <w:delInstrText xml:space="preserve"> SEQ Gráfico \* ARABIC </w:delInstrText>
        </w:r>
        <w:r w:rsidR="002F22BA" w:rsidDel="00063904">
          <w:fldChar w:fldCharType="separate"/>
        </w:r>
        <w:r w:rsidR="00D05DD2" w:rsidDel="00063904">
          <w:rPr>
            <w:noProof/>
          </w:rPr>
          <w:delText>6</w:delText>
        </w:r>
        <w:r w:rsidR="002F22BA" w:rsidDel="00063904">
          <w:rPr>
            <w:noProof/>
          </w:rPr>
          <w:fldChar w:fldCharType="end"/>
        </w:r>
        <w:r w:rsidDel="00063904">
          <w:delText xml:space="preserve"> - representação da distância </w:delText>
        </w:r>
        <w:r w:rsidR="00B03ACB" w:rsidDel="00063904">
          <w:delText>de</w:delText>
        </w:r>
        <w:r w:rsidDel="00063904">
          <w:delText xml:space="preserve"> todos os itens em relação aos itens da categoria </w:delText>
        </w:r>
        <w:r w:rsidDel="00063904">
          <w:rPr>
            <w:b/>
          </w:rPr>
          <w:delText>Altura</w:delText>
        </w:r>
        <w:r w:rsidR="000A10A7" w:rsidDel="00063904">
          <w:delText>.</w:delText>
        </w:r>
        <w:bookmarkEnd w:id="1121"/>
      </w:del>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03ACB" w:rsidDel="00063904" w14:paraId="71D12A44" w14:textId="666C245F" w:rsidTr="00BA5D23">
        <w:trPr>
          <w:del w:id="1123" w:author="alto" w:date="2018-04-02T18:32:00Z"/>
        </w:trPr>
        <w:tc>
          <w:tcPr>
            <w:tcW w:w="3024" w:type="dxa"/>
            <w:tcMar>
              <w:left w:w="0" w:type="dxa"/>
              <w:right w:w="0" w:type="dxa"/>
            </w:tcMar>
            <w:vAlign w:val="center"/>
          </w:tcPr>
          <w:p w14:paraId="49D8B38B" w14:textId="2004C691" w:rsidR="00B03ACB" w:rsidDel="00063904" w:rsidRDefault="00B03ACB" w:rsidP="00D40F84">
            <w:pPr>
              <w:spacing w:line="240" w:lineRule="auto"/>
              <w:jc w:val="center"/>
              <w:rPr>
                <w:del w:id="1124" w:author="alto" w:date="2018-04-02T18:32:00Z"/>
                <w:rFonts w:cs="Arial"/>
                <w:szCs w:val="24"/>
              </w:rPr>
            </w:pPr>
            <w:del w:id="1125" w:author="alto" w:date="2018-04-02T18:32:00Z">
              <w:r w:rsidDel="00063904">
                <w:rPr>
                  <w:rFonts w:cs="Arial"/>
                  <w:noProof/>
                  <w:szCs w:val="24"/>
                </w:rPr>
                <w:lastRenderedPageBreak/>
                <w:drawing>
                  <wp:inline distT="0" distB="0" distL="0" distR="0" wp14:anchorId="4A94BC1C" wp14:editId="45027901">
                    <wp:extent cx="1911600" cy="2944800"/>
                    <wp:effectExtent l="0" t="0" r="0" b="8255"/>
                    <wp:docPr id="31" name="Grá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staturaBaixo.svg"/>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1911600" cy="2944800"/>
                            </a:xfrm>
                            <a:prstGeom prst="rect">
                              <a:avLst/>
                            </a:prstGeom>
                          </pic:spPr>
                        </pic:pic>
                      </a:graphicData>
                    </a:graphic>
                  </wp:inline>
                </w:drawing>
              </w:r>
            </w:del>
          </w:p>
        </w:tc>
        <w:tc>
          <w:tcPr>
            <w:tcW w:w="3024" w:type="dxa"/>
            <w:tcMar>
              <w:left w:w="0" w:type="dxa"/>
              <w:right w:w="0" w:type="dxa"/>
            </w:tcMar>
            <w:vAlign w:val="center"/>
          </w:tcPr>
          <w:p w14:paraId="196CAB26" w14:textId="793D3A29" w:rsidR="00B03ACB" w:rsidDel="00063904" w:rsidRDefault="00A9178C" w:rsidP="00D40F84">
            <w:pPr>
              <w:spacing w:line="240" w:lineRule="auto"/>
              <w:jc w:val="center"/>
              <w:rPr>
                <w:del w:id="1126" w:author="alto" w:date="2018-04-02T18:32:00Z"/>
                <w:rFonts w:cs="Arial"/>
                <w:szCs w:val="24"/>
              </w:rPr>
            </w:pPr>
            <w:del w:id="1127" w:author="alto" w:date="2018-04-02T18:32:00Z">
              <w:r w:rsidDel="00063904">
                <w:rPr>
                  <w:rFonts w:cs="Arial"/>
                  <w:noProof/>
                  <w:szCs w:val="24"/>
                </w:rPr>
                <w:drawing>
                  <wp:inline distT="0" distB="0" distL="0" distR="0" wp14:anchorId="076504A4" wp14:editId="0FB45616">
                    <wp:extent cx="1911600" cy="2944800"/>
                    <wp:effectExtent l="0" t="0" r="0" b="8255"/>
                    <wp:docPr id="32" name="Gráfico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taturaMedia.svg"/>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1911600" cy="2944800"/>
                            </a:xfrm>
                            <a:prstGeom prst="rect">
                              <a:avLst/>
                            </a:prstGeom>
                          </pic:spPr>
                        </pic:pic>
                      </a:graphicData>
                    </a:graphic>
                  </wp:inline>
                </w:drawing>
              </w:r>
            </w:del>
          </w:p>
        </w:tc>
        <w:tc>
          <w:tcPr>
            <w:tcW w:w="3024" w:type="dxa"/>
            <w:tcMar>
              <w:left w:w="0" w:type="dxa"/>
              <w:right w:w="0" w:type="dxa"/>
            </w:tcMar>
            <w:vAlign w:val="center"/>
          </w:tcPr>
          <w:p w14:paraId="78EE8780" w14:textId="73678BD3" w:rsidR="00B03ACB" w:rsidDel="00063904" w:rsidRDefault="00A9178C" w:rsidP="00D40F84">
            <w:pPr>
              <w:spacing w:line="240" w:lineRule="auto"/>
              <w:jc w:val="center"/>
              <w:rPr>
                <w:del w:id="1128" w:author="alto" w:date="2018-04-02T18:32:00Z"/>
                <w:rFonts w:cs="Arial"/>
                <w:szCs w:val="24"/>
              </w:rPr>
            </w:pPr>
            <w:del w:id="1129" w:author="alto" w:date="2018-04-02T18:32:00Z">
              <w:r w:rsidDel="00063904">
                <w:rPr>
                  <w:rFonts w:cs="Arial"/>
                  <w:noProof/>
                  <w:szCs w:val="24"/>
                </w:rPr>
                <w:drawing>
                  <wp:inline distT="0" distB="0" distL="0" distR="0" wp14:anchorId="307B16AE" wp14:editId="612BFEA6">
                    <wp:extent cx="1911600" cy="2944800"/>
                    <wp:effectExtent l="0" t="0" r="0" b="8255"/>
                    <wp:docPr id="33" name="Grá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taturaAlta.svg"/>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1911600" cy="2944800"/>
                            </a:xfrm>
                            <a:prstGeom prst="rect">
                              <a:avLst/>
                            </a:prstGeom>
                          </pic:spPr>
                        </pic:pic>
                      </a:graphicData>
                    </a:graphic>
                  </wp:inline>
                </w:drawing>
              </w:r>
            </w:del>
          </w:p>
        </w:tc>
      </w:tr>
    </w:tbl>
    <w:p w14:paraId="2FFBE5D6" w14:textId="5DBC4121" w:rsidR="00B03ACB" w:rsidRPr="00B03ACB" w:rsidRDefault="00063904" w:rsidP="00B03ACB">
      <w:ins w:id="1130" w:author="alto" w:date="2018-04-02T18:32:00Z">
        <w:r>
          <w:rPr>
            <w:rFonts w:cs="Arial"/>
            <w:szCs w:val="24"/>
          </w:rPr>
          <w:t xml:space="preserve"> </w:t>
        </w:r>
      </w:ins>
    </w:p>
    <w:p w14:paraId="1288767B" w14:textId="23D4B17C" w:rsidR="00B15955" w:rsidRDefault="0078482B" w:rsidP="009D6BDC">
      <w:pPr>
        <w:ind w:firstLine="1134"/>
        <w:rPr>
          <w:rFonts w:cs="Arial"/>
          <w:szCs w:val="24"/>
        </w:rPr>
      </w:pPr>
      <w:r>
        <w:rPr>
          <w:rFonts w:cs="Arial"/>
          <w:szCs w:val="24"/>
        </w:rPr>
        <w:t xml:space="preserve">O último, porém não menos importante, passo do </w:t>
      </w:r>
      <w:r w:rsidRPr="0078482B">
        <w:rPr>
          <w:rFonts w:cs="Arial"/>
          <w:i/>
          <w:szCs w:val="24"/>
        </w:rPr>
        <w:t>Dual Scaling</w:t>
      </w:r>
      <w:r>
        <w:rPr>
          <w:rFonts w:cs="Arial"/>
          <w:szCs w:val="24"/>
        </w:rPr>
        <w:t xml:space="preserve"> é o cálculo de delta </w:t>
      </w:r>
      <m:oMath>
        <m:r>
          <w:rPr>
            <w:rFonts w:ascii="Cambria Math" w:hAnsi="Cambria Math" w:cs="Arial"/>
            <w:szCs w:val="24"/>
          </w:rPr>
          <m:t>(δ</m:t>
        </m:r>
      </m:oMath>
      <w:r>
        <w:rPr>
          <w:rFonts w:cs="Arial"/>
          <w:szCs w:val="24"/>
        </w:rPr>
        <w:t xml:space="preserve">). </w:t>
      </w:r>
      <w:r w:rsidR="009D6BDC" w:rsidRPr="0078482B">
        <w:rPr>
          <w:rFonts w:cs="Arial"/>
          <w:szCs w:val="24"/>
        </w:rPr>
        <w:t>Cada uma das dimensões</w:t>
      </w:r>
      <w:r w:rsidRPr="0078482B">
        <w:rPr>
          <w:rFonts w:cs="Arial"/>
          <w:szCs w:val="24"/>
        </w:rPr>
        <w:t xml:space="preserve"> do espaço-solução</w:t>
      </w:r>
      <w:r w:rsidR="009D6BDC" w:rsidRPr="0078482B">
        <w:rPr>
          <w:rFonts w:cs="Arial"/>
          <w:szCs w:val="24"/>
        </w:rPr>
        <w:t xml:space="preserve"> tem um valor delta associado a ela, que significa o seu percentual de representatividade </w:t>
      </w:r>
      <w:r w:rsidR="00C40590" w:rsidRPr="0078482B">
        <w:rPr>
          <w:rFonts w:cs="Arial"/>
          <w:szCs w:val="24"/>
        </w:rPr>
        <w:t>n</w:t>
      </w:r>
      <w:r w:rsidR="009D6BDC" w:rsidRPr="0078482B">
        <w:rPr>
          <w:rFonts w:cs="Arial"/>
          <w:szCs w:val="24"/>
        </w:rPr>
        <w:t>a solução como um todo no espaço</w:t>
      </w:r>
      <w:r w:rsidR="002E4B31" w:rsidRPr="0078482B">
        <w:rPr>
          <w:rFonts w:cs="Arial"/>
          <w:szCs w:val="24"/>
        </w:rPr>
        <w:t>-</w:t>
      </w:r>
      <w:r w:rsidR="009D6BDC" w:rsidRPr="0078482B">
        <w:rPr>
          <w:rFonts w:cs="Arial"/>
          <w:szCs w:val="24"/>
        </w:rPr>
        <w:t xml:space="preserve">solução. </w:t>
      </w:r>
      <w:r>
        <w:rPr>
          <w:rFonts w:cs="Arial"/>
          <w:szCs w:val="24"/>
        </w:rPr>
        <w:t xml:space="preserve">Utilizando a equação </w:t>
      </w:r>
      <w:r>
        <w:rPr>
          <w:rFonts w:cs="Arial"/>
          <w:szCs w:val="24"/>
        </w:rPr>
        <w:fldChar w:fldCharType="begin"/>
      </w:r>
      <w:r>
        <w:rPr>
          <w:rFonts w:cs="Arial"/>
          <w:szCs w:val="24"/>
        </w:rPr>
        <w:instrText xml:space="preserve"> REF _Ref509836931 \h </w:instrText>
      </w:r>
      <w:r>
        <w:rPr>
          <w:rFonts w:cs="Arial"/>
          <w:szCs w:val="24"/>
        </w:rPr>
      </w:r>
      <w:r>
        <w:rPr>
          <w:rFonts w:cs="Arial"/>
          <w:szCs w:val="24"/>
        </w:rPr>
        <w:fldChar w:fldCharType="separate"/>
      </w:r>
      <w:r w:rsidR="00D05DD2">
        <w:rPr>
          <w:rFonts w:cs="Arial"/>
          <w:szCs w:val="24"/>
        </w:rPr>
        <w:t>(</w:t>
      </w:r>
      <w:r w:rsidR="00D05DD2">
        <w:rPr>
          <w:noProof/>
        </w:rPr>
        <w:t>14</w:t>
      </w:r>
      <w:r w:rsidR="00D05DD2">
        <w:rPr>
          <w:rFonts w:cs="Arial"/>
          <w:szCs w:val="24"/>
        </w:rPr>
        <w:t>)</w:t>
      </w:r>
      <w:r>
        <w:rPr>
          <w:rFonts w:cs="Arial"/>
          <w:szCs w:val="24"/>
        </w:rPr>
        <w:fldChar w:fldCharType="end"/>
      </w:r>
      <w:r>
        <w:rPr>
          <w:rFonts w:cs="Arial"/>
          <w:szCs w:val="24"/>
        </w:rPr>
        <w:t xml:space="preserve">, vamos exemplificar o cálculo de delta para a primeira dimensão do espaço-solução. Sabendo que o somatório </w:t>
      </w:r>
      <w:r w:rsidR="000A75CD">
        <w:rPr>
          <w:rFonts w:cs="Arial"/>
          <w:szCs w:val="24"/>
        </w:rPr>
        <w:t xml:space="preserve">dos valores </w:t>
      </w:r>
      <w:r>
        <w:rPr>
          <w:rFonts w:cs="Arial"/>
          <w:szCs w:val="24"/>
        </w:rPr>
        <w:t>do vetor final de autovalores</w:t>
      </w:r>
      <w:r w:rsidR="000A75CD">
        <w:rPr>
          <w:rFonts w:cs="Arial"/>
          <w:szCs w:val="24"/>
        </w:rPr>
        <w:t xml:space="preserve"> é </w:t>
      </w:r>
      <m:oMath>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s</m:t>
                </m:r>
              </m:sub>
            </m:sSub>
          </m:sup>
          <m:e>
            <m:r>
              <w:rPr>
                <w:rFonts w:ascii="Cambria Math" w:eastAsiaTheme="minorEastAsia" w:hAnsi="Cambria Math"/>
                <w:sz w:val="28"/>
                <w:szCs w:val="28"/>
              </w:rPr>
              <m:t>λf</m:t>
            </m:r>
          </m:e>
        </m:nary>
        <m:r>
          <w:rPr>
            <w:rFonts w:ascii="Cambria Math" w:hAnsi="Cambria Math" w:cs="Arial"/>
            <w:szCs w:val="24"/>
          </w:rPr>
          <m:t>≅2</m:t>
        </m:r>
      </m:oMath>
      <w:r w:rsidR="000A75CD">
        <w:rPr>
          <w:rFonts w:cs="Arial"/>
          <w:szCs w:val="24"/>
        </w:rPr>
        <w:t>,</w:t>
      </w:r>
      <w:r>
        <w:rPr>
          <w:rFonts w:cs="Arial"/>
          <w:szCs w:val="24"/>
        </w:rPr>
        <w:t xml:space="preserve"> teremos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λf</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100</m:t>
                </m:r>
              </m:num>
              <m:den>
                <m:r>
                  <w:rPr>
                    <w:rFonts w:ascii="Cambria Math" w:eastAsiaTheme="minorEastAsia" w:hAnsi="Cambria Math"/>
                    <w:sz w:val="28"/>
                    <w:szCs w:val="28"/>
                  </w:rPr>
                  <m:t>2</m:t>
                </m:r>
              </m:den>
            </m:f>
          </m:e>
        </m:d>
        <m:r>
          <w:rPr>
            <w:rFonts w:ascii="Cambria Math" w:eastAsiaTheme="minorEastAsia" w:hAnsi="Cambria Math"/>
            <w:sz w:val="28"/>
            <w:szCs w:val="28"/>
          </w:rPr>
          <m:t>=</m:t>
        </m:r>
        <m:r>
          <w:rPr>
            <w:rFonts w:ascii="Cambria Math" w:hAnsi="Cambria Math" w:cs="Arial"/>
            <w:sz w:val="28"/>
            <w:szCs w:val="28"/>
          </w:rPr>
          <m:t>0,54412×50≅27,21</m:t>
        </m:r>
      </m:oMath>
      <w:r w:rsidR="000A75CD">
        <w:rPr>
          <w:rFonts w:cs="Arial"/>
          <w:sz w:val="28"/>
          <w:szCs w:val="28"/>
        </w:rPr>
        <w:t xml:space="preserve">. </w:t>
      </w:r>
      <w:r>
        <w:rPr>
          <w:rFonts w:cs="Arial"/>
          <w:sz w:val="28"/>
          <w:szCs w:val="28"/>
        </w:rPr>
        <w:t xml:space="preserve"> </w:t>
      </w:r>
      <w:r w:rsidR="009D6BDC" w:rsidRPr="0078482B">
        <w:rPr>
          <w:rFonts w:cs="Arial"/>
          <w:szCs w:val="24"/>
        </w:rPr>
        <w:t xml:space="preserve">A </w:t>
      </w:r>
      <w:r w:rsidR="000A75CD">
        <w:rPr>
          <w:rFonts w:cs="Arial"/>
          <w:szCs w:val="24"/>
        </w:rPr>
        <w:fldChar w:fldCharType="begin"/>
      </w:r>
      <w:r w:rsidR="000A75CD">
        <w:rPr>
          <w:rFonts w:cs="Arial"/>
          <w:szCs w:val="24"/>
        </w:rPr>
        <w:instrText xml:space="preserve"> REF _Ref509837569 \h </w:instrText>
      </w:r>
      <w:r w:rsidR="000A75CD">
        <w:rPr>
          <w:rFonts w:cs="Arial"/>
          <w:szCs w:val="24"/>
        </w:rPr>
      </w:r>
      <w:r w:rsidR="000A75CD">
        <w:rPr>
          <w:rFonts w:cs="Arial"/>
          <w:szCs w:val="24"/>
        </w:rPr>
        <w:fldChar w:fldCharType="separate"/>
      </w:r>
      <w:r w:rsidR="003802AF">
        <w:t>t</w:t>
      </w:r>
      <w:r w:rsidR="00D05DD2">
        <w:t xml:space="preserve">abela </w:t>
      </w:r>
      <w:r w:rsidR="00D05DD2">
        <w:rPr>
          <w:noProof/>
        </w:rPr>
        <w:t>18</w:t>
      </w:r>
      <w:r w:rsidR="000A75CD">
        <w:rPr>
          <w:rFonts w:cs="Arial"/>
          <w:szCs w:val="24"/>
        </w:rPr>
        <w:fldChar w:fldCharType="end"/>
      </w:r>
      <w:r w:rsidR="000A75CD">
        <w:rPr>
          <w:rFonts w:cs="Arial"/>
          <w:szCs w:val="24"/>
        </w:rPr>
        <w:t xml:space="preserve"> </w:t>
      </w:r>
      <w:r w:rsidR="009D6BDC" w:rsidRPr="0078482B">
        <w:rPr>
          <w:rFonts w:cs="Arial"/>
          <w:szCs w:val="24"/>
        </w:rPr>
        <w:t xml:space="preserve">mostra </w:t>
      </w:r>
      <w:r w:rsidR="000A75CD">
        <w:rPr>
          <w:rFonts w:cs="Arial"/>
          <w:szCs w:val="24"/>
        </w:rPr>
        <w:t xml:space="preserve">todos </w:t>
      </w:r>
      <w:r w:rsidR="009D6BDC" w:rsidRPr="0078482B">
        <w:rPr>
          <w:rFonts w:cs="Arial"/>
          <w:szCs w:val="24"/>
        </w:rPr>
        <w:t>os valores de delta para o nosso exemplo em cada uma de suas dimensões, bem como seu acumulado conforme vamos somando as dimensões. O mesmo resultado pode ser visualizado n</w:t>
      </w:r>
      <w:r w:rsidR="00C40590" w:rsidRPr="0078482B">
        <w:rPr>
          <w:rFonts w:cs="Arial"/>
          <w:szCs w:val="24"/>
        </w:rPr>
        <w:t>o</w:t>
      </w:r>
      <w:r>
        <w:rPr>
          <w:rFonts w:cs="Arial"/>
          <w:szCs w:val="24"/>
        </w:rPr>
        <w:t xml:space="preserve"> </w:t>
      </w:r>
      <w:r w:rsidR="000A75CD">
        <w:rPr>
          <w:rFonts w:cs="Arial"/>
          <w:szCs w:val="24"/>
        </w:rPr>
        <w:t>gráfico 7</w:t>
      </w:r>
      <w:r w:rsidR="009D6BDC" w:rsidRPr="0078482B">
        <w:rPr>
          <w:rFonts w:cs="Arial"/>
          <w:szCs w:val="24"/>
        </w:rPr>
        <w:t>.</w:t>
      </w:r>
    </w:p>
    <w:p w14:paraId="67EB4C76" w14:textId="77777777" w:rsidR="00EC3635" w:rsidRDefault="00EC3635" w:rsidP="00EC3635">
      <w:pPr>
        <w:rPr>
          <w:rFonts w:cs="Arial"/>
          <w:szCs w:val="24"/>
        </w:rPr>
      </w:pPr>
    </w:p>
    <w:p w14:paraId="51F39452" w14:textId="2FF1261A" w:rsidR="006F131C" w:rsidRDefault="006F131C" w:rsidP="006F131C">
      <w:pPr>
        <w:pStyle w:val="Legenda"/>
        <w:keepNext/>
      </w:pPr>
      <w:bookmarkStart w:id="1131" w:name="_Ref509837569"/>
      <w:bookmarkStart w:id="1132" w:name="_Ref509837546"/>
      <w:bookmarkStart w:id="1133" w:name="_Toc509838606"/>
      <w:r>
        <w:t xml:space="preserve">Tabela </w:t>
      </w:r>
      <w:fldSimple w:instr=" SEQ Tabela \* ARABIC ">
        <w:r w:rsidR="00D05DD2">
          <w:rPr>
            <w:noProof/>
          </w:rPr>
          <w:t>18</w:t>
        </w:r>
      </w:fldSimple>
      <w:bookmarkEnd w:id="1131"/>
      <w:r>
        <w:t xml:space="preserve"> - Valores aproximados dos deltas e do delta acumulado em cada uma das dimensões do espaço</w:t>
      </w:r>
      <w:r w:rsidR="00D4284A">
        <w:t>-</w:t>
      </w:r>
      <w:r>
        <w:t>solução</w:t>
      </w:r>
      <w:r w:rsidR="00FB5EA1">
        <w:t xml:space="preserve">, em </w:t>
      </w:r>
      <w:r w:rsidR="00885411">
        <w:t>percentual</w:t>
      </w:r>
      <w:r>
        <w:t>.</w:t>
      </w:r>
      <w:bookmarkEnd w:id="1132"/>
      <w:bookmarkEnd w:id="1133"/>
    </w:p>
    <w:tbl>
      <w:tblPr>
        <w:tblStyle w:val="Tabelacomgrade"/>
        <w:tblW w:w="9072" w:type="dxa"/>
        <w:tblLayout w:type="fixed"/>
        <w:tblLook w:val="04A0" w:firstRow="1" w:lastRow="0" w:firstColumn="1" w:lastColumn="0" w:noHBand="0" w:noVBand="1"/>
      </w:tblPr>
      <w:tblGrid>
        <w:gridCol w:w="562"/>
        <w:gridCol w:w="773"/>
        <w:gridCol w:w="774"/>
        <w:gridCol w:w="773"/>
        <w:gridCol w:w="774"/>
        <w:gridCol w:w="774"/>
        <w:gridCol w:w="773"/>
        <w:gridCol w:w="774"/>
        <w:gridCol w:w="774"/>
        <w:gridCol w:w="773"/>
        <w:gridCol w:w="774"/>
        <w:gridCol w:w="774"/>
      </w:tblGrid>
      <w:tr w:rsidR="00690FF1" w14:paraId="3C42E8F7" w14:textId="77777777" w:rsidTr="00690FF1">
        <w:trPr>
          <w:trHeight w:val="284"/>
        </w:trPr>
        <w:tc>
          <w:tcPr>
            <w:tcW w:w="9072" w:type="dxa"/>
            <w:gridSpan w:val="12"/>
            <w:tcBorders>
              <w:top w:val="single" w:sz="12" w:space="0" w:color="auto"/>
              <w:left w:val="nil"/>
              <w:bottom w:val="single" w:sz="4" w:space="0" w:color="auto"/>
              <w:right w:val="nil"/>
            </w:tcBorders>
            <w:vAlign w:val="center"/>
          </w:tcPr>
          <w:p w14:paraId="71E6BF39" w14:textId="28400030" w:rsidR="00690FF1" w:rsidRPr="000A75CD" w:rsidRDefault="00690FF1" w:rsidP="000A75CD">
            <w:pPr>
              <w:spacing w:line="240" w:lineRule="auto"/>
              <w:jc w:val="center"/>
              <w:rPr>
                <w:rFonts w:cs="Arial"/>
                <w:sz w:val="16"/>
                <w:szCs w:val="16"/>
              </w:rPr>
            </w:pPr>
            <w:r>
              <w:rPr>
                <w:rFonts w:cs="Arial"/>
                <w:b/>
                <w:sz w:val="16"/>
                <w:szCs w:val="16"/>
              </w:rPr>
              <w:t xml:space="preserve">Vetor de Representatividade </w:t>
            </w:r>
            <m:oMath>
              <m:r>
                <m:rPr>
                  <m:sty m:val="bi"/>
                </m:rPr>
                <w:rPr>
                  <w:rFonts w:ascii="Cambria Math" w:hAnsi="Cambria Math" w:cs="Arial"/>
                  <w:sz w:val="16"/>
                  <w:szCs w:val="16"/>
                </w:rPr>
                <m:t>δ</m:t>
              </m:r>
            </m:oMath>
          </w:p>
        </w:tc>
      </w:tr>
      <w:tr w:rsidR="000A75CD" w14:paraId="01E8632F" w14:textId="77777777" w:rsidTr="00690FF1">
        <w:trPr>
          <w:trHeight w:val="284"/>
        </w:trPr>
        <w:tc>
          <w:tcPr>
            <w:tcW w:w="562" w:type="dxa"/>
            <w:tcBorders>
              <w:top w:val="single" w:sz="4" w:space="0" w:color="auto"/>
              <w:left w:val="nil"/>
              <w:bottom w:val="nil"/>
              <w:right w:val="nil"/>
            </w:tcBorders>
            <w:vAlign w:val="center"/>
          </w:tcPr>
          <w:p w14:paraId="6DF01DED" w14:textId="0B4D1369" w:rsidR="000A75CD" w:rsidRPr="000A75CD" w:rsidRDefault="000A75CD" w:rsidP="000A75CD">
            <w:pPr>
              <w:spacing w:line="240" w:lineRule="auto"/>
              <w:jc w:val="center"/>
              <w:rPr>
                <w:rFonts w:cs="Arial"/>
                <w:sz w:val="16"/>
                <w:szCs w:val="16"/>
              </w:rPr>
            </w:pPr>
          </w:p>
        </w:tc>
        <w:tc>
          <w:tcPr>
            <w:tcW w:w="8510" w:type="dxa"/>
            <w:gridSpan w:val="11"/>
            <w:tcBorders>
              <w:top w:val="single" w:sz="4" w:space="0" w:color="auto"/>
              <w:left w:val="nil"/>
              <w:bottom w:val="nil"/>
              <w:right w:val="nil"/>
            </w:tcBorders>
            <w:vAlign w:val="center"/>
          </w:tcPr>
          <w:p w14:paraId="7EDD112A" w14:textId="0B863C2A" w:rsidR="000A75CD" w:rsidRPr="000A75CD" w:rsidRDefault="000A75CD" w:rsidP="000A75CD">
            <w:pPr>
              <w:spacing w:line="240" w:lineRule="auto"/>
              <w:jc w:val="center"/>
              <w:rPr>
                <w:rFonts w:cs="Arial"/>
                <w:sz w:val="16"/>
                <w:szCs w:val="16"/>
              </w:rPr>
            </w:pPr>
            <w:r w:rsidRPr="000A75CD">
              <w:rPr>
                <w:rFonts w:cs="Arial"/>
                <w:b/>
                <w:sz w:val="16"/>
                <w:szCs w:val="16"/>
              </w:rPr>
              <w:t>Dimensões</w:t>
            </w:r>
          </w:p>
        </w:tc>
      </w:tr>
      <w:tr w:rsidR="000A75CD" w14:paraId="067B6373" w14:textId="77777777" w:rsidTr="00690FF1">
        <w:trPr>
          <w:trHeight w:val="284"/>
        </w:trPr>
        <w:tc>
          <w:tcPr>
            <w:tcW w:w="562" w:type="dxa"/>
            <w:tcBorders>
              <w:top w:val="nil"/>
              <w:left w:val="nil"/>
              <w:bottom w:val="nil"/>
              <w:right w:val="nil"/>
            </w:tcBorders>
            <w:vAlign w:val="center"/>
          </w:tcPr>
          <w:p w14:paraId="78B496FC" w14:textId="77777777" w:rsidR="000A75CD" w:rsidRPr="000A75CD" w:rsidRDefault="000A75CD" w:rsidP="000A75CD">
            <w:pPr>
              <w:spacing w:line="240" w:lineRule="auto"/>
              <w:jc w:val="center"/>
              <w:rPr>
                <w:rFonts w:cs="Arial"/>
                <w:sz w:val="16"/>
                <w:szCs w:val="16"/>
              </w:rPr>
            </w:pPr>
          </w:p>
        </w:tc>
        <w:tc>
          <w:tcPr>
            <w:tcW w:w="773" w:type="dxa"/>
            <w:tcBorders>
              <w:top w:val="nil"/>
              <w:left w:val="nil"/>
              <w:bottom w:val="single" w:sz="4" w:space="0" w:color="auto"/>
              <w:right w:val="nil"/>
            </w:tcBorders>
            <w:vAlign w:val="center"/>
          </w:tcPr>
          <w:p w14:paraId="431147F8" w14:textId="40CC6425" w:rsidR="000A75CD" w:rsidRPr="000A75CD" w:rsidRDefault="000A75CD" w:rsidP="000A75CD">
            <w:pPr>
              <w:spacing w:line="240" w:lineRule="auto"/>
              <w:jc w:val="center"/>
              <w:rPr>
                <w:rFonts w:cs="Arial"/>
                <w:sz w:val="16"/>
                <w:szCs w:val="16"/>
              </w:rPr>
            </w:pPr>
            <w:r w:rsidRPr="000A75CD">
              <w:rPr>
                <w:rFonts w:cs="Arial"/>
                <w:sz w:val="16"/>
                <w:szCs w:val="16"/>
              </w:rPr>
              <w:t>1</w:t>
            </w:r>
          </w:p>
        </w:tc>
        <w:tc>
          <w:tcPr>
            <w:tcW w:w="774" w:type="dxa"/>
            <w:tcBorders>
              <w:top w:val="nil"/>
              <w:left w:val="nil"/>
              <w:bottom w:val="single" w:sz="4" w:space="0" w:color="auto"/>
              <w:right w:val="nil"/>
            </w:tcBorders>
            <w:vAlign w:val="center"/>
          </w:tcPr>
          <w:p w14:paraId="0902C9D7" w14:textId="7C2AA545" w:rsidR="000A75CD" w:rsidRPr="000A75CD" w:rsidRDefault="000A75CD" w:rsidP="000A75CD">
            <w:pPr>
              <w:spacing w:line="240" w:lineRule="auto"/>
              <w:jc w:val="center"/>
              <w:rPr>
                <w:rFonts w:cs="Arial"/>
                <w:sz w:val="16"/>
                <w:szCs w:val="16"/>
              </w:rPr>
            </w:pPr>
            <w:r w:rsidRPr="000A75CD">
              <w:rPr>
                <w:rFonts w:cs="Arial"/>
                <w:sz w:val="16"/>
                <w:szCs w:val="16"/>
              </w:rPr>
              <w:t>2</w:t>
            </w:r>
          </w:p>
        </w:tc>
        <w:tc>
          <w:tcPr>
            <w:tcW w:w="773" w:type="dxa"/>
            <w:tcBorders>
              <w:top w:val="nil"/>
              <w:left w:val="nil"/>
              <w:bottom w:val="single" w:sz="4" w:space="0" w:color="auto"/>
              <w:right w:val="nil"/>
            </w:tcBorders>
            <w:vAlign w:val="center"/>
          </w:tcPr>
          <w:p w14:paraId="4B06014A" w14:textId="0B13535D" w:rsidR="000A75CD" w:rsidRPr="000A75CD" w:rsidRDefault="000A75CD" w:rsidP="000A75CD">
            <w:pPr>
              <w:spacing w:line="240" w:lineRule="auto"/>
              <w:jc w:val="center"/>
              <w:rPr>
                <w:rFonts w:cs="Arial"/>
                <w:sz w:val="16"/>
                <w:szCs w:val="16"/>
              </w:rPr>
            </w:pPr>
            <w:r w:rsidRPr="000A75CD">
              <w:rPr>
                <w:rFonts w:cs="Arial"/>
                <w:sz w:val="16"/>
                <w:szCs w:val="16"/>
              </w:rPr>
              <w:t>3</w:t>
            </w:r>
          </w:p>
        </w:tc>
        <w:tc>
          <w:tcPr>
            <w:tcW w:w="774" w:type="dxa"/>
            <w:tcBorders>
              <w:top w:val="nil"/>
              <w:left w:val="nil"/>
              <w:bottom w:val="single" w:sz="4" w:space="0" w:color="auto"/>
              <w:right w:val="nil"/>
            </w:tcBorders>
            <w:vAlign w:val="center"/>
          </w:tcPr>
          <w:p w14:paraId="406C58F6" w14:textId="7F71BDAB" w:rsidR="000A75CD" w:rsidRPr="000A75CD" w:rsidRDefault="000A75CD" w:rsidP="000A75CD">
            <w:pPr>
              <w:spacing w:line="240" w:lineRule="auto"/>
              <w:jc w:val="center"/>
              <w:rPr>
                <w:rFonts w:cs="Arial"/>
                <w:sz w:val="16"/>
                <w:szCs w:val="16"/>
              </w:rPr>
            </w:pPr>
            <w:r w:rsidRPr="000A75CD">
              <w:rPr>
                <w:rFonts w:cs="Arial"/>
                <w:sz w:val="16"/>
                <w:szCs w:val="16"/>
              </w:rPr>
              <w:t>4</w:t>
            </w:r>
          </w:p>
        </w:tc>
        <w:tc>
          <w:tcPr>
            <w:tcW w:w="774" w:type="dxa"/>
            <w:tcBorders>
              <w:top w:val="nil"/>
              <w:left w:val="nil"/>
              <w:bottom w:val="single" w:sz="4" w:space="0" w:color="auto"/>
              <w:right w:val="nil"/>
            </w:tcBorders>
            <w:vAlign w:val="center"/>
          </w:tcPr>
          <w:p w14:paraId="179DB07C" w14:textId="498653BD" w:rsidR="000A75CD" w:rsidRPr="000A75CD" w:rsidRDefault="000A75CD" w:rsidP="000A75CD">
            <w:pPr>
              <w:spacing w:line="240" w:lineRule="auto"/>
              <w:jc w:val="center"/>
              <w:rPr>
                <w:rFonts w:cs="Arial"/>
                <w:sz w:val="16"/>
                <w:szCs w:val="16"/>
              </w:rPr>
            </w:pPr>
            <w:r w:rsidRPr="000A75CD">
              <w:rPr>
                <w:rFonts w:cs="Arial"/>
                <w:sz w:val="16"/>
                <w:szCs w:val="16"/>
              </w:rPr>
              <w:t>5</w:t>
            </w:r>
          </w:p>
        </w:tc>
        <w:tc>
          <w:tcPr>
            <w:tcW w:w="773" w:type="dxa"/>
            <w:tcBorders>
              <w:top w:val="nil"/>
              <w:left w:val="nil"/>
              <w:bottom w:val="single" w:sz="4" w:space="0" w:color="auto"/>
              <w:right w:val="nil"/>
            </w:tcBorders>
            <w:vAlign w:val="center"/>
          </w:tcPr>
          <w:p w14:paraId="178833BB" w14:textId="414754FF" w:rsidR="000A75CD" w:rsidRPr="000A75CD" w:rsidRDefault="000A75CD" w:rsidP="000A75CD">
            <w:pPr>
              <w:spacing w:line="240" w:lineRule="auto"/>
              <w:jc w:val="center"/>
              <w:rPr>
                <w:rFonts w:cs="Arial"/>
                <w:sz w:val="16"/>
                <w:szCs w:val="16"/>
              </w:rPr>
            </w:pPr>
            <w:r w:rsidRPr="000A75CD">
              <w:rPr>
                <w:rFonts w:cs="Arial"/>
                <w:sz w:val="16"/>
                <w:szCs w:val="16"/>
              </w:rPr>
              <w:t>6</w:t>
            </w:r>
          </w:p>
        </w:tc>
        <w:tc>
          <w:tcPr>
            <w:tcW w:w="774" w:type="dxa"/>
            <w:tcBorders>
              <w:top w:val="nil"/>
              <w:left w:val="nil"/>
              <w:bottom w:val="single" w:sz="4" w:space="0" w:color="auto"/>
              <w:right w:val="nil"/>
            </w:tcBorders>
            <w:vAlign w:val="center"/>
          </w:tcPr>
          <w:p w14:paraId="5F3546A0" w14:textId="6894A495" w:rsidR="000A75CD" w:rsidRPr="000A75CD" w:rsidRDefault="000A75CD" w:rsidP="000A75CD">
            <w:pPr>
              <w:spacing w:line="240" w:lineRule="auto"/>
              <w:jc w:val="center"/>
              <w:rPr>
                <w:rFonts w:cs="Arial"/>
                <w:sz w:val="16"/>
                <w:szCs w:val="16"/>
              </w:rPr>
            </w:pPr>
            <w:r w:rsidRPr="000A75CD">
              <w:rPr>
                <w:rFonts w:cs="Arial"/>
                <w:sz w:val="16"/>
                <w:szCs w:val="16"/>
              </w:rPr>
              <w:t>7</w:t>
            </w:r>
          </w:p>
        </w:tc>
        <w:tc>
          <w:tcPr>
            <w:tcW w:w="774" w:type="dxa"/>
            <w:tcBorders>
              <w:top w:val="nil"/>
              <w:left w:val="nil"/>
              <w:bottom w:val="single" w:sz="4" w:space="0" w:color="auto"/>
              <w:right w:val="nil"/>
            </w:tcBorders>
            <w:vAlign w:val="center"/>
          </w:tcPr>
          <w:p w14:paraId="19E36316" w14:textId="297AE230" w:rsidR="000A75CD" w:rsidRPr="000A75CD" w:rsidRDefault="000A75CD" w:rsidP="000A75CD">
            <w:pPr>
              <w:spacing w:line="240" w:lineRule="auto"/>
              <w:jc w:val="center"/>
              <w:rPr>
                <w:rFonts w:cs="Arial"/>
                <w:sz w:val="16"/>
                <w:szCs w:val="16"/>
              </w:rPr>
            </w:pPr>
            <w:r w:rsidRPr="000A75CD">
              <w:rPr>
                <w:rFonts w:cs="Arial"/>
                <w:sz w:val="16"/>
                <w:szCs w:val="16"/>
              </w:rPr>
              <w:t>8</w:t>
            </w:r>
          </w:p>
        </w:tc>
        <w:tc>
          <w:tcPr>
            <w:tcW w:w="773" w:type="dxa"/>
            <w:tcBorders>
              <w:top w:val="nil"/>
              <w:left w:val="nil"/>
              <w:bottom w:val="single" w:sz="4" w:space="0" w:color="auto"/>
              <w:right w:val="nil"/>
            </w:tcBorders>
            <w:vAlign w:val="center"/>
          </w:tcPr>
          <w:p w14:paraId="435CF93E" w14:textId="6A442127" w:rsidR="000A75CD" w:rsidRPr="000A75CD" w:rsidRDefault="000A75CD" w:rsidP="000A75CD">
            <w:pPr>
              <w:spacing w:line="240" w:lineRule="auto"/>
              <w:jc w:val="center"/>
              <w:rPr>
                <w:rFonts w:cs="Arial"/>
                <w:sz w:val="16"/>
                <w:szCs w:val="16"/>
              </w:rPr>
            </w:pPr>
            <w:r w:rsidRPr="000A75CD">
              <w:rPr>
                <w:rFonts w:cs="Arial"/>
                <w:sz w:val="16"/>
                <w:szCs w:val="16"/>
              </w:rPr>
              <w:t>9</w:t>
            </w:r>
          </w:p>
        </w:tc>
        <w:tc>
          <w:tcPr>
            <w:tcW w:w="774" w:type="dxa"/>
            <w:tcBorders>
              <w:top w:val="nil"/>
              <w:left w:val="nil"/>
              <w:bottom w:val="single" w:sz="4" w:space="0" w:color="auto"/>
              <w:right w:val="nil"/>
            </w:tcBorders>
            <w:vAlign w:val="center"/>
          </w:tcPr>
          <w:p w14:paraId="60D2867B" w14:textId="52B8CD94" w:rsidR="000A75CD" w:rsidRPr="000A75CD" w:rsidRDefault="000A75CD" w:rsidP="000A75CD">
            <w:pPr>
              <w:spacing w:line="240" w:lineRule="auto"/>
              <w:jc w:val="center"/>
              <w:rPr>
                <w:rFonts w:cs="Arial"/>
                <w:sz w:val="16"/>
                <w:szCs w:val="16"/>
              </w:rPr>
            </w:pPr>
            <w:r w:rsidRPr="000A75CD">
              <w:rPr>
                <w:rFonts w:cs="Arial"/>
                <w:sz w:val="16"/>
                <w:szCs w:val="16"/>
              </w:rPr>
              <w:t>10</w:t>
            </w:r>
          </w:p>
        </w:tc>
        <w:tc>
          <w:tcPr>
            <w:tcW w:w="774" w:type="dxa"/>
            <w:tcBorders>
              <w:top w:val="nil"/>
              <w:left w:val="nil"/>
              <w:bottom w:val="single" w:sz="4" w:space="0" w:color="auto"/>
              <w:right w:val="nil"/>
            </w:tcBorders>
            <w:vAlign w:val="center"/>
          </w:tcPr>
          <w:p w14:paraId="077DF70D" w14:textId="16B37CA3" w:rsidR="000A75CD" w:rsidRPr="000A75CD" w:rsidRDefault="000A75CD" w:rsidP="000A75CD">
            <w:pPr>
              <w:spacing w:line="240" w:lineRule="auto"/>
              <w:jc w:val="center"/>
              <w:rPr>
                <w:rFonts w:cs="Arial"/>
                <w:sz w:val="16"/>
                <w:szCs w:val="16"/>
              </w:rPr>
            </w:pPr>
            <w:r w:rsidRPr="000A75CD">
              <w:rPr>
                <w:rFonts w:cs="Arial"/>
                <w:sz w:val="16"/>
                <w:szCs w:val="16"/>
              </w:rPr>
              <w:t>11</w:t>
            </w:r>
          </w:p>
        </w:tc>
      </w:tr>
      <w:tr w:rsidR="000A75CD" w14:paraId="707612E7" w14:textId="77777777" w:rsidTr="00690FF1">
        <w:trPr>
          <w:trHeight w:val="284"/>
        </w:trPr>
        <w:tc>
          <w:tcPr>
            <w:tcW w:w="562" w:type="dxa"/>
            <w:tcBorders>
              <w:top w:val="nil"/>
              <w:left w:val="nil"/>
              <w:bottom w:val="nil"/>
              <w:right w:val="nil"/>
            </w:tcBorders>
            <w:tcMar>
              <w:left w:w="57" w:type="dxa"/>
              <w:right w:w="57" w:type="dxa"/>
            </w:tcMar>
            <w:vAlign w:val="center"/>
          </w:tcPr>
          <w:p w14:paraId="5E9545F4" w14:textId="26EE495C" w:rsidR="000A75CD" w:rsidRPr="00885411" w:rsidRDefault="000A75CD" w:rsidP="00885411">
            <w:pPr>
              <w:spacing w:line="240" w:lineRule="auto"/>
              <w:jc w:val="center"/>
              <w:rPr>
                <w:rFonts w:cs="Arial"/>
                <w:sz w:val="16"/>
                <w:szCs w:val="16"/>
              </w:rPr>
            </w:pPr>
            <m:oMathPara>
              <m:oMathParaPr>
                <m:jc m:val="center"/>
              </m:oMathParaPr>
              <m:oMath>
                <m:r>
                  <w:rPr>
                    <w:rFonts w:ascii="Cambria Math" w:hAnsi="Cambria Math" w:cs="Arial"/>
                    <w:sz w:val="16"/>
                    <w:szCs w:val="16"/>
                  </w:rPr>
                  <m:t>δ</m:t>
                </m:r>
              </m:oMath>
            </m:oMathPara>
          </w:p>
        </w:tc>
        <w:tc>
          <w:tcPr>
            <w:tcW w:w="773" w:type="dxa"/>
            <w:tcBorders>
              <w:top w:val="single" w:sz="4" w:space="0" w:color="auto"/>
              <w:left w:val="nil"/>
              <w:bottom w:val="nil"/>
              <w:right w:val="nil"/>
            </w:tcBorders>
            <w:tcMar>
              <w:left w:w="57" w:type="dxa"/>
              <w:right w:w="57" w:type="dxa"/>
            </w:tcMar>
            <w:vAlign w:val="center"/>
          </w:tcPr>
          <w:p w14:paraId="1FA99B1A" w14:textId="3245D804" w:rsidR="000A75CD" w:rsidRPr="000A75CD" w:rsidRDefault="000A75CD" w:rsidP="00885411">
            <w:pPr>
              <w:spacing w:line="240" w:lineRule="auto"/>
              <w:jc w:val="center"/>
              <w:rPr>
                <w:rFonts w:cs="Arial"/>
                <w:sz w:val="16"/>
                <w:szCs w:val="16"/>
              </w:rPr>
            </w:pPr>
            <w:r w:rsidRPr="000A75CD">
              <w:rPr>
                <w:rFonts w:cs="Arial"/>
                <w:sz w:val="16"/>
                <w:szCs w:val="16"/>
              </w:rPr>
              <w:t>27,21</w:t>
            </w:r>
          </w:p>
        </w:tc>
        <w:tc>
          <w:tcPr>
            <w:tcW w:w="774" w:type="dxa"/>
            <w:tcBorders>
              <w:top w:val="single" w:sz="4" w:space="0" w:color="auto"/>
              <w:left w:val="nil"/>
              <w:bottom w:val="nil"/>
              <w:right w:val="nil"/>
            </w:tcBorders>
            <w:tcMar>
              <w:left w:w="57" w:type="dxa"/>
              <w:right w:w="57" w:type="dxa"/>
            </w:tcMar>
            <w:vAlign w:val="center"/>
          </w:tcPr>
          <w:p w14:paraId="48AFF8C8" w14:textId="5205E7D9" w:rsidR="000A75CD" w:rsidRPr="000A75CD" w:rsidRDefault="000A75CD" w:rsidP="00885411">
            <w:pPr>
              <w:spacing w:line="240" w:lineRule="auto"/>
              <w:jc w:val="center"/>
              <w:rPr>
                <w:rFonts w:cs="Arial"/>
                <w:sz w:val="16"/>
                <w:szCs w:val="16"/>
              </w:rPr>
            </w:pPr>
            <w:r w:rsidRPr="000A75CD">
              <w:rPr>
                <w:rFonts w:cs="Arial"/>
                <w:sz w:val="16"/>
                <w:szCs w:val="16"/>
              </w:rPr>
              <w:t>18,74</w:t>
            </w:r>
          </w:p>
        </w:tc>
        <w:tc>
          <w:tcPr>
            <w:tcW w:w="773" w:type="dxa"/>
            <w:tcBorders>
              <w:top w:val="single" w:sz="4" w:space="0" w:color="auto"/>
              <w:left w:val="nil"/>
              <w:bottom w:val="nil"/>
              <w:right w:val="nil"/>
            </w:tcBorders>
            <w:tcMar>
              <w:left w:w="57" w:type="dxa"/>
              <w:right w:w="57" w:type="dxa"/>
            </w:tcMar>
            <w:vAlign w:val="center"/>
          </w:tcPr>
          <w:p w14:paraId="21E7DD4F" w14:textId="52CE7121" w:rsidR="000A75CD" w:rsidRPr="000A75CD" w:rsidRDefault="000A75CD" w:rsidP="00885411">
            <w:pPr>
              <w:spacing w:line="240" w:lineRule="auto"/>
              <w:jc w:val="center"/>
              <w:rPr>
                <w:rFonts w:cs="Arial"/>
                <w:sz w:val="16"/>
                <w:szCs w:val="16"/>
              </w:rPr>
            </w:pPr>
            <w:r w:rsidRPr="000A75CD">
              <w:rPr>
                <w:rFonts w:cs="Arial"/>
                <w:sz w:val="16"/>
                <w:szCs w:val="16"/>
              </w:rPr>
              <w:t>17,27</w:t>
            </w:r>
          </w:p>
        </w:tc>
        <w:tc>
          <w:tcPr>
            <w:tcW w:w="774" w:type="dxa"/>
            <w:tcBorders>
              <w:top w:val="single" w:sz="4" w:space="0" w:color="auto"/>
              <w:left w:val="nil"/>
              <w:bottom w:val="nil"/>
              <w:right w:val="nil"/>
            </w:tcBorders>
            <w:tcMar>
              <w:left w:w="57" w:type="dxa"/>
              <w:right w:w="57" w:type="dxa"/>
            </w:tcMar>
            <w:vAlign w:val="center"/>
          </w:tcPr>
          <w:p w14:paraId="5721F292" w14:textId="51462ED1" w:rsidR="000A75CD" w:rsidRPr="000A75CD" w:rsidRDefault="000A75CD" w:rsidP="00885411">
            <w:pPr>
              <w:spacing w:line="240" w:lineRule="auto"/>
              <w:jc w:val="center"/>
              <w:rPr>
                <w:rFonts w:cs="Arial"/>
                <w:sz w:val="16"/>
                <w:szCs w:val="16"/>
              </w:rPr>
            </w:pPr>
            <w:r w:rsidRPr="000A75CD">
              <w:rPr>
                <w:rFonts w:cs="Arial"/>
                <w:sz w:val="16"/>
                <w:szCs w:val="16"/>
              </w:rPr>
              <w:t>15,35</w:t>
            </w:r>
          </w:p>
        </w:tc>
        <w:tc>
          <w:tcPr>
            <w:tcW w:w="774" w:type="dxa"/>
            <w:tcBorders>
              <w:top w:val="single" w:sz="4" w:space="0" w:color="auto"/>
              <w:left w:val="nil"/>
              <w:bottom w:val="nil"/>
              <w:right w:val="nil"/>
            </w:tcBorders>
            <w:tcMar>
              <w:left w:w="57" w:type="dxa"/>
              <w:right w:w="57" w:type="dxa"/>
            </w:tcMar>
            <w:vAlign w:val="center"/>
          </w:tcPr>
          <w:p w14:paraId="4C63A0D5" w14:textId="3C7CD9E9" w:rsidR="000A75CD" w:rsidRPr="000A75CD" w:rsidRDefault="000A75CD" w:rsidP="00885411">
            <w:pPr>
              <w:spacing w:line="240" w:lineRule="auto"/>
              <w:jc w:val="center"/>
              <w:rPr>
                <w:rFonts w:cs="Arial"/>
                <w:sz w:val="16"/>
                <w:szCs w:val="16"/>
              </w:rPr>
            </w:pPr>
            <w:r w:rsidRPr="000A75CD">
              <w:rPr>
                <w:rFonts w:cs="Arial"/>
                <w:sz w:val="16"/>
                <w:szCs w:val="16"/>
              </w:rPr>
              <w:t>6,53</w:t>
            </w:r>
          </w:p>
        </w:tc>
        <w:tc>
          <w:tcPr>
            <w:tcW w:w="773" w:type="dxa"/>
            <w:tcBorders>
              <w:top w:val="single" w:sz="4" w:space="0" w:color="auto"/>
              <w:left w:val="nil"/>
              <w:bottom w:val="nil"/>
              <w:right w:val="nil"/>
            </w:tcBorders>
            <w:tcMar>
              <w:left w:w="57" w:type="dxa"/>
              <w:right w:w="57" w:type="dxa"/>
            </w:tcMar>
            <w:vAlign w:val="center"/>
          </w:tcPr>
          <w:p w14:paraId="251DE465" w14:textId="1CC08BED" w:rsidR="000A75CD" w:rsidRPr="000A75CD" w:rsidRDefault="000A75CD" w:rsidP="00885411">
            <w:pPr>
              <w:spacing w:line="240" w:lineRule="auto"/>
              <w:jc w:val="center"/>
              <w:rPr>
                <w:rFonts w:cs="Arial"/>
                <w:sz w:val="16"/>
                <w:szCs w:val="16"/>
              </w:rPr>
            </w:pPr>
            <w:r w:rsidRPr="000A75CD">
              <w:rPr>
                <w:rFonts w:cs="Arial"/>
                <w:sz w:val="16"/>
                <w:szCs w:val="16"/>
              </w:rPr>
              <w:t>6,01</w:t>
            </w:r>
          </w:p>
        </w:tc>
        <w:tc>
          <w:tcPr>
            <w:tcW w:w="774" w:type="dxa"/>
            <w:tcBorders>
              <w:top w:val="single" w:sz="4" w:space="0" w:color="auto"/>
              <w:left w:val="nil"/>
              <w:bottom w:val="nil"/>
              <w:right w:val="nil"/>
            </w:tcBorders>
            <w:tcMar>
              <w:left w:w="57" w:type="dxa"/>
              <w:right w:w="57" w:type="dxa"/>
            </w:tcMar>
            <w:vAlign w:val="center"/>
          </w:tcPr>
          <w:p w14:paraId="06CFC871" w14:textId="21C4B321" w:rsidR="000A75CD" w:rsidRPr="000A75CD" w:rsidRDefault="000A75CD" w:rsidP="00885411">
            <w:pPr>
              <w:spacing w:line="240" w:lineRule="auto"/>
              <w:jc w:val="center"/>
              <w:rPr>
                <w:rFonts w:cs="Arial"/>
                <w:sz w:val="16"/>
                <w:szCs w:val="16"/>
              </w:rPr>
            </w:pPr>
            <w:r w:rsidRPr="000A75CD">
              <w:rPr>
                <w:rFonts w:cs="Arial"/>
                <w:sz w:val="16"/>
                <w:szCs w:val="16"/>
              </w:rPr>
              <w:t>3,75</w:t>
            </w:r>
          </w:p>
        </w:tc>
        <w:tc>
          <w:tcPr>
            <w:tcW w:w="774" w:type="dxa"/>
            <w:tcBorders>
              <w:top w:val="single" w:sz="4" w:space="0" w:color="auto"/>
              <w:left w:val="nil"/>
              <w:bottom w:val="nil"/>
              <w:right w:val="nil"/>
            </w:tcBorders>
            <w:tcMar>
              <w:left w:w="57" w:type="dxa"/>
              <w:right w:w="57" w:type="dxa"/>
            </w:tcMar>
            <w:vAlign w:val="center"/>
          </w:tcPr>
          <w:p w14:paraId="6C49510B" w14:textId="3945F674" w:rsidR="000A75CD" w:rsidRPr="000A75CD" w:rsidRDefault="000A75CD" w:rsidP="00885411">
            <w:pPr>
              <w:spacing w:line="240" w:lineRule="auto"/>
              <w:jc w:val="center"/>
              <w:rPr>
                <w:rFonts w:cs="Arial"/>
                <w:sz w:val="16"/>
                <w:szCs w:val="16"/>
              </w:rPr>
            </w:pPr>
            <w:r w:rsidRPr="000A75CD">
              <w:rPr>
                <w:rFonts w:cs="Arial"/>
                <w:sz w:val="16"/>
                <w:szCs w:val="16"/>
              </w:rPr>
              <w:t>2,37</w:t>
            </w:r>
          </w:p>
        </w:tc>
        <w:tc>
          <w:tcPr>
            <w:tcW w:w="773" w:type="dxa"/>
            <w:tcBorders>
              <w:top w:val="single" w:sz="4" w:space="0" w:color="auto"/>
              <w:left w:val="nil"/>
              <w:bottom w:val="nil"/>
              <w:right w:val="nil"/>
            </w:tcBorders>
            <w:tcMar>
              <w:left w:w="57" w:type="dxa"/>
              <w:right w:w="57" w:type="dxa"/>
            </w:tcMar>
            <w:vAlign w:val="center"/>
          </w:tcPr>
          <w:p w14:paraId="53B70376" w14:textId="1BC694FC" w:rsidR="000A75CD" w:rsidRPr="000A75CD" w:rsidRDefault="000A75CD" w:rsidP="00885411">
            <w:pPr>
              <w:spacing w:line="240" w:lineRule="auto"/>
              <w:jc w:val="center"/>
              <w:rPr>
                <w:rFonts w:cs="Arial"/>
                <w:sz w:val="16"/>
                <w:szCs w:val="16"/>
              </w:rPr>
            </w:pPr>
            <w:r w:rsidRPr="000A75CD">
              <w:rPr>
                <w:rFonts w:cs="Arial"/>
                <w:sz w:val="16"/>
                <w:szCs w:val="16"/>
              </w:rPr>
              <w:t>1,58</w:t>
            </w:r>
          </w:p>
        </w:tc>
        <w:tc>
          <w:tcPr>
            <w:tcW w:w="774" w:type="dxa"/>
            <w:tcBorders>
              <w:top w:val="single" w:sz="4" w:space="0" w:color="auto"/>
              <w:left w:val="nil"/>
              <w:bottom w:val="nil"/>
              <w:right w:val="nil"/>
            </w:tcBorders>
            <w:tcMar>
              <w:left w:w="57" w:type="dxa"/>
              <w:right w:w="57" w:type="dxa"/>
            </w:tcMar>
            <w:vAlign w:val="center"/>
          </w:tcPr>
          <w:p w14:paraId="2F0CB86F" w14:textId="53E15CD2" w:rsidR="000A75CD" w:rsidRPr="000A75CD" w:rsidRDefault="000A75CD" w:rsidP="00885411">
            <w:pPr>
              <w:spacing w:line="240" w:lineRule="auto"/>
              <w:jc w:val="center"/>
              <w:rPr>
                <w:rFonts w:cs="Arial"/>
                <w:sz w:val="16"/>
                <w:szCs w:val="16"/>
              </w:rPr>
            </w:pPr>
            <w:r w:rsidRPr="000A75CD">
              <w:rPr>
                <w:rFonts w:cs="Arial"/>
                <w:sz w:val="16"/>
                <w:szCs w:val="16"/>
              </w:rPr>
              <w:t>0,86</w:t>
            </w:r>
          </w:p>
        </w:tc>
        <w:tc>
          <w:tcPr>
            <w:tcW w:w="774" w:type="dxa"/>
            <w:tcBorders>
              <w:top w:val="single" w:sz="4" w:space="0" w:color="auto"/>
              <w:left w:val="nil"/>
              <w:bottom w:val="nil"/>
              <w:right w:val="nil"/>
            </w:tcBorders>
            <w:tcMar>
              <w:left w:w="57" w:type="dxa"/>
              <w:right w:w="57" w:type="dxa"/>
            </w:tcMar>
            <w:vAlign w:val="center"/>
          </w:tcPr>
          <w:p w14:paraId="160C49C0" w14:textId="6FA4E49D" w:rsidR="000A75CD" w:rsidRPr="000A75CD" w:rsidRDefault="000A75CD" w:rsidP="00885411">
            <w:pPr>
              <w:spacing w:line="240" w:lineRule="auto"/>
              <w:jc w:val="center"/>
              <w:rPr>
                <w:rFonts w:cs="Arial"/>
                <w:sz w:val="16"/>
                <w:szCs w:val="16"/>
              </w:rPr>
            </w:pPr>
            <w:r w:rsidRPr="000A75CD">
              <w:rPr>
                <w:rFonts w:cs="Arial"/>
                <w:sz w:val="16"/>
                <w:szCs w:val="16"/>
              </w:rPr>
              <w:t>0,33</w:t>
            </w:r>
          </w:p>
        </w:tc>
      </w:tr>
      <w:tr w:rsidR="000A75CD" w14:paraId="709D2BCD" w14:textId="77777777" w:rsidTr="00885411">
        <w:trPr>
          <w:trHeight w:val="284"/>
        </w:trPr>
        <w:tc>
          <w:tcPr>
            <w:tcW w:w="562" w:type="dxa"/>
            <w:tcBorders>
              <w:top w:val="nil"/>
              <w:left w:val="nil"/>
              <w:bottom w:val="single" w:sz="12" w:space="0" w:color="auto"/>
              <w:right w:val="nil"/>
            </w:tcBorders>
            <w:tcMar>
              <w:left w:w="57" w:type="dxa"/>
              <w:right w:w="57" w:type="dxa"/>
            </w:tcMar>
            <w:vAlign w:val="center"/>
          </w:tcPr>
          <w:p w14:paraId="4B31BD58" w14:textId="0DA969AE" w:rsidR="000A75CD" w:rsidRPr="00885411" w:rsidRDefault="002F22BA" w:rsidP="00885411">
            <w:pPr>
              <w:spacing w:line="240" w:lineRule="auto"/>
              <w:jc w:val="center"/>
              <w:rPr>
                <w:rFonts w:cs="Arial"/>
                <w:sz w:val="16"/>
                <w:szCs w:val="16"/>
              </w:rPr>
            </w:pPr>
            <m:oMathPara>
              <m:oMathParaPr>
                <m:jc m:val="center"/>
              </m:oMathParaPr>
              <m:oMath>
                <m:nary>
                  <m:naryPr>
                    <m:chr m:val="∑"/>
                    <m:limLoc m:val="undOvr"/>
                    <m:subHide m:val="1"/>
                    <m:supHide m:val="1"/>
                    <m:ctrlPr>
                      <w:rPr>
                        <w:rFonts w:ascii="Cambria Math" w:hAnsi="Cambria Math" w:cs="Arial"/>
                        <w:i/>
                        <w:sz w:val="16"/>
                        <w:szCs w:val="16"/>
                      </w:rPr>
                    </m:ctrlPr>
                  </m:naryPr>
                  <m:sub/>
                  <m:sup/>
                  <m:e>
                    <m:r>
                      <w:rPr>
                        <w:rFonts w:ascii="Cambria Math" w:hAnsi="Cambria Math" w:cs="Arial"/>
                        <w:sz w:val="16"/>
                        <w:szCs w:val="16"/>
                      </w:rPr>
                      <m:t>δ</m:t>
                    </m:r>
                  </m:e>
                </m:nary>
              </m:oMath>
            </m:oMathPara>
          </w:p>
        </w:tc>
        <w:tc>
          <w:tcPr>
            <w:tcW w:w="773" w:type="dxa"/>
            <w:tcBorders>
              <w:top w:val="nil"/>
              <w:left w:val="nil"/>
              <w:bottom w:val="single" w:sz="12" w:space="0" w:color="auto"/>
              <w:right w:val="nil"/>
            </w:tcBorders>
            <w:tcMar>
              <w:left w:w="57" w:type="dxa"/>
              <w:right w:w="57" w:type="dxa"/>
            </w:tcMar>
            <w:vAlign w:val="center"/>
          </w:tcPr>
          <w:p w14:paraId="4E39A672" w14:textId="1218BD07" w:rsidR="000A75CD" w:rsidRPr="000A75CD" w:rsidRDefault="000A75CD" w:rsidP="00885411">
            <w:pPr>
              <w:spacing w:line="240" w:lineRule="auto"/>
              <w:jc w:val="center"/>
              <w:rPr>
                <w:rFonts w:cs="Arial"/>
                <w:sz w:val="16"/>
                <w:szCs w:val="16"/>
              </w:rPr>
            </w:pPr>
            <w:r w:rsidRPr="000A75CD">
              <w:rPr>
                <w:rFonts w:cs="Arial"/>
                <w:sz w:val="16"/>
                <w:szCs w:val="16"/>
              </w:rPr>
              <w:t>27,21</w:t>
            </w:r>
          </w:p>
        </w:tc>
        <w:tc>
          <w:tcPr>
            <w:tcW w:w="774" w:type="dxa"/>
            <w:tcBorders>
              <w:top w:val="nil"/>
              <w:left w:val="nil"/>
              <w:bottom w:val="single" w:sz="12" w:space="0" w:color="auto"/>
              <w:right w:val="nil"/>
            </w:tcBorders>
            <w:tcMar>
              <w:left w:w="57" w:type="dxa"/>
              <w:right w:w="57" w:type="dxa"/>
            </w:tcMar>
            <w:vAlign w:val="center"/>
          </w:tcPr>
          <w:p w14:paraId="14B34D37" w14:textId="647866E8" w:rsidR="000A75CD" w:rsidRPr="000A75CD" w:rsidRDefault="000A75CD" w:rsidP="00885411">
            <w:pPr>
              <w:spacing w:line="240" w:lineRule="auto"/>
              <w:jc w:val="center"/>
              <w:rPr>
                <w:rFonts w:cs="Arial"/>
                <w:sz w:val="16"/>
                <w:szCs w:val="16"/>
              </w:rPr>
            </w:pPr>
            <w:r w:rsidRPr="000A75CD">
              <w:rPr>
                <w:rFonts w:cs="Arial"/>
                <w:sz w:val="16"/>
                <w:szCs w:val="16"/>
              </w:rPr>
              <w:t>45,95</w:t>
            </w:r>
          </w:p>
        </w:tc>
        <w:tc>
          <w:tcPr>
            <w:tcW w:w="773" w:type="dxa"/>
            <w:tcBorders>
              <w:top w:val="nil"/>
              <w:left w:val="nil"/>
              <w:bottom w:val="single" w:sz="12" w:space="0" w:color="auto"/>
              <w:right w:val="nil"/>
            </w:tcBorders>
            <w:tcMar>
              <w:left w:w="57" w:type="dxa"/>
              <w:right w:w="57" w:type="dxa"/>
            </w:tcMar>
            <w:vAlign w:val="center"/>
          </w:tcPr>
          <w:p w14:paraId="3DA5FCBD" w14:textId="6D294D1D" w:rsidR="000A75CD" w:rsidRPr="000A75CD" w:rsidRDefault="000A75CD" w:rsidP="00885411">
            <w:pPr>
              <w:spacing w:line="240" w:lineRule="auto"/>
              <w:jc w:val="center"/>
              <w:rPr>
                <w:rFonts w:cs="Arial"/>
                <w:sz w:val="16"/>
                <w:szCs w:val="16"/>
              </w:rPr>
            </w:pPr>
            <w:r w:rsidRPr="000A75CD">
              <w:rPr>
                <w:rFonts w:cs="Arial"/>
                <w:sz w:val="16"/>
                <w:szCs w:val="16"/>
              </w:rPr>
              <w:t>63,22</w:t>
            </w:r>
          </w:p>
        </w:tc>
        <w:tc>
          <w:tcPr>
            <w:tcW w:w="774" w:type="dxa"/>
            <w:tcBorders>
              <w:top w:val="nil"/>
              <w:left w:val="nil"/>
              <w:bottom w:val="single" w:sz="12" w:space="0" w:color="auto"/>
              <w:right w:val="nil"/>
            </w:tcBorders>
            <w:tcMar>
              <w:left w:w="57" w:type="dxa"/>
              <w:right w:w="57" w:type="dxa"/>
            </w:tcMar>
            <w:vAlign w:val="center"/>
          </w:tcPr>
          <w:p w14:paraId="23DDBC9F" w14:textId="65CD7EA3" w:rsidR="000A75CD" w:rsidRPr="000A75CD" w:rsidRDefault="000A75CD" w:rsidP="00885411">
            <w:pPr>
              <w:spacing w:line="240" w:lineRule="auto"/>
              <w:jc w:val="center"/>
              <w:rPr>
                <w:rFonts w:cs="Arial"/>
                <w:sz w:val="16"/>
                <w:szCs w:val="16"/>
              </w:rPr>
            </w:pPr>
            <w:r w:rsidRPr="000A75CD">
              <w:rPr>
                <w:rFonts w:cs="Arial"/>
                <w:sz w:val="16"/>
                <w:szCs w:val="16"/>
              </w:rPr>
              <w:t>78,57</w:t>
            </w:r>
          </w:p>
        </w:tc>
        <w:tc>
          <w:tcPr>
            <w:tcW w:w="774" w:type="dxa"/>
            <w:tcBorders>
              <w:top w:val="nil"/>
              <w:left w:val="nil"/>
              <w:bottom w:val="single" w:sz="12" w:space="0" w:color="auto"/>
              <w:right w:val="nil"/>
            </w:tcBorders>
            <w:tcMar>
              <w:left w:w="57" w:type="dxa"/>
              <w:right w:w="57" w:type="dxa"/>
            </w:tcMar>
            <w:vAlign w:val="center"/>
          </w:tcPr>
          <w:p w14:paraId="0C99F110" w14:textId="2B726ADB" w:rsidR="000A75CD" w:rsidRPr="000A75CD" w:rsidRDefault="000A75CD" w:rsidP="00885411">
            <w:pPr>
              <w:spacing w:line="240" w:lineRule="auto"/>
              <w:jc w:val="center"/>
              <w:rPr>
                <w:rFonts w:cs="Arial"/>
                <w:sz w:val="16"/>
                <w:szCs w:val="16"/>
              </w:rPr>
            </w:pPr>
            <w:r w:rsidRPr="000A75CD">
              <w:rPr>
                <w:rFonts w:cs="Arial"/>
                <w:sz w:val="16"/>
                <w:szCs w:val="16"/>
              </w:rPr>
              <w:t>85,10</w:t>
            </w:r>
          </w:p>
        </w:tc>
        <w:tc>
          <w:tcPr>
            <w:tcW w:w="773" w:type="dxa"/>
            <w:tcBorders>
              <w:top w:val="nil"/>
              <w:left w:val="nil"/>
              <w:bottom w:val="single" w:sz="12" w:space="0" w:color="auto"/>
              <w:right w:val="nil"/>
            </w:tcBorders>
            <w:tcMar>
              <w:left w:w="57" w:type="dxa"/>
              <w:right w:w="57" w:type="dxa"/>
            </w:tcMar>
            <w:vAlign w:val="center"/>
          </w:tcPr>
          <w:p w14:paraId="08C1A95D" w14:textId="09A3617F" w:rsidR="000A75CD" w:rsidRPr="000A75CD" w:rsidRDefault="000A75CD" w:rsidP="00885411">
            <w:pPr>
              <w:spacing w:line="240" w:lineRule="auto"/>
              <w:jc w:val="center"/>
              <w:rPr>
                <w:rFonts w:cs="Arial"/>
                <w:sz w:val="16"/>
                <w:szCs w:val="16"/>
              </w:rPr>
            </w:pPr>
            <w:r w:rsidRPr="000A75CD">
              <w:rPr>
                <w:rFonts w:cs="Arial"/>
                <w:sz w:val="16"/>
                <w:szCs w:val="16"/>
              </w:rPr>
              <w:t>91,11</w:t>
            </w:r>
          </w:p>
        </w:tc>
        <w:tc>
          <w:tcPr>
            <w:tcW w:w="774" w:type="dxa"/>
            <w:tcBorders>
              <w:top w:val="nil"/>
              <w:left w:val="nil"/>
              <w:bottom w:val="single" w:sz="12" w:space="0" w:color="auto"/>
              <w:right w:val="nil"/>
            </w:tcBorders>
            <w:tcMar>
              <w:left w:w="57" w:type="dxa"/>
              <w:right w:w="57" w:type="dxa"/>
            </w:tcMar>
            <w:vAlign w:val="center"/>
          </w:tcPr>
          <w:p w14:paraId="088B1142" w14:textId="5BDFEB0D" w:rsidR="000A75CD" w:rsidRPr="000A75CD" w:rsidRDefault="000A75CD" w:rsidP="00885411">
            <w:pPr>
              <w:spacing w:line="240" w:lineRule="auto"/>
              <w:jc w:val="center"/>
              <w:rPr>
                <w:rFonts w:cs="Arial"/>
                <w:sz w:val="16"/>
                <w:szCs w:val="16"/>
              </w:rPr>
            </w:pPr>
            <w:r w:rsidRPr="000A75CD">
              <w:rPr>
                <w:rFonts w:cs="Arial"/>
                <w:sz w:val="16"/>
                <w:szCs w:val="16"/>
              </w:rPr>
              <w:t>94,86</w:t>
            </w:r>
          </w:p>
        </w:tc>
        <w:tc>
          <w:tcPr>
            <w:tcW w:w="774" w:type="dxa"/>
            <w:tcBorders>
              <w:top w:val="nil"/>
              <w:left w:val="nil"/>
              <w:bottom w:val="single" w:sz="12" w:space="0" w:color="auto"/>
              <w:right w:val="nil"/>
            </w:tcBorders>
            <w:tcMar>
              <w:left w:w="57" w:type="dxa"/>
              <w:right w:w="57" w:type="dxa"/>
            </w:tcMar>
            <w:vAlign w:val="center"/>
          </w:tcPr>
          <w:p w14:paraId="5A21B47E" w14:textId="6994CAEE" w:rsidR="000A75CD" w:rsidRPr="000A75CD" w:rsidRDefault="000A75CD" w:rsidP="00885411">
            <w:pPr>
              <w:spacing w:line="240" w:lineRule="auto"/>
              <w:jc w:val="center"/>
              <w:rPr>
                <w:rFonts w:cs="Arial"/>
                <w:sz w:val="16"/>
                <w:szCs w:val="16"/>
              </w:rPr>
            </w:pPr>
            <w:r w:rsidRPr="000A75CD">
              <w:rPr>
                <w:rFonts w:cs="Arial"/>
                <w:sz w:val="16"/>
                <w:szCs w:val="16"/>
              </w:rPr>
              <w:t>97,23</w:t>
            </w:r>
          </w:p>
        </w:tc>
        <w:tc>
          <w:tcPr>
            <w:tcW w:w="773" w:type="dxa"/>
            <w:tcBorders>
              <w:top w:val="nil"/>
              <w:left w:val="nil"/>
              <w:bottom w:val="single" w:sz="12" w:space="0" w:color="auto"/>
              <w:right w:val="nil"/>
            </w:tcBorders>
            <w:tcMar>
              <w:left w:w="57" w:type="dxa"/>
              <w:right w:w="57" w:type="dxa"/>
            </w:tcMar>
            <w:vAlign w:val="center"/>
          </w:tcPr>
          <w:p w14:paraId="5A16235C" w14:textId="299D2C16" w:rsidR="000A75CD" w:rsidRPr="000A75CD" w:rsidRDefault="000A75CD" w:rsidP="00885411">
            <w:pPr>
              <w:spacing w:line="240" w:lineRule="auto"/>
              <w:jc w:val="center"/>
              <w:rPr>
                <w:rFonts w:cs="Arial"/>
                <w:sz w:val="16"/>
                <w:szCs w:val="16"/>
              </w:rPr>
            </w:pPr>
            <w:r w:rsidRPr="000A75CD">
              <w:rPr>
                <w:rFonts w:cs="Arial"/>
                <w:sz w:val="16"/>
                <w:szCs w:val="16"/>
              </w:rPr>
              <w:t>98,81</w:t>
            </w:r>
          </w:p>
        </w:tc>
        <w:tc>
          <w:tcPr>
            <w:tcW w:w="774" w:type="dxa"/>
            <w:tcBorders>
              <w:top w:val="nil"/>
              <w:left w:val="nil"/>
              <w:bottom w:val="single" w:sz="12" w:space="0" w:color="auto"/>
              <w:right w:val="nil"/>
            </w:tcBorders>
            <w:tcMar>
              <w:left w:w="57" w:type="dxa"/>
              <w:right w:w="57" w:type="dxa"/>
            </w:tcMar>
            <w:vAlign w:val="center"/>
          </w:tcPr>
          <w:p w14:paraId="1E57553E" w14:textId="0DB11C4A" w:rsidR="000A75CD" w:rsidRPr="000A75CD" w:rsidRDefault="000A75CD" w:rsidP="00885411">
            <w:pPr>
              <w:spacing w:line="240" w:lineRule="auto"/>
              <w:jc w:val="center"/>
              <w:rPr>
                <w:rFonts w:cs="Arial"/>
                <w:sz w:val="16"/>
                <w:szCs w:val="16"/>
              </w:rPr>
            </w:pPr>
            <w:r w:rsidRPr="000A75CD">
              <w:rPr>
                <w:rFonts w:cs="Arial"/>
                <w:sz w:val="16"/>
                <w:szCs w:val="16"/>
              </w:rPr>
              <w:t>99,67</w:t>
            </w:r>
          </w:p>
        </w:tc>
        <w:tc>
          <w:tcPr>
            <w:tcW w:w="774" w:type="dxa"/>
            <w:tcBorders>
              <w:top w:val="nil"/>
              <w:left w:val="nil"/>
              <w:bottom w:val="single" w:sz="12" w:space="0" w:color="auto"/>
              <w:right w:val="nil"/>
            </w:tcBorders>
            <w:tcMar>
              <w:left w:w="57" w:type="dxa"/>
              <w:right w:w="57" w:type="dxa"/>
            </w:tcMar>
            <w:vAlign w:val="center"/>
          </w:tcPr>
          <w:p w14:paraId="176DF6AE" w14:textId="1BDF4D2B" w:rsidR="000A75CD" w:rsidRPr="000A75CD" w:rsidRDefault="000A75CD" w:rsidP="00885411">
            <w:pPr>
              <w:spacing w:line="240" w:lineRule="auto"/>
              <w:jc w:val="center"/>
              <w:rPr>
                <w:rFonts w:cs="Arial"/>
                <w:sz w:val="16"/>
                <w:szCs w:val="16"/>
              </w:rPr>
            </w:pPr>
            <w:r w:rsidRPr="000A75CD">
              <w:rPr>
                <w:rFonts w:cs="Arial"/>
                <w:sz w:val="16"/>
                <w:szCs w:val="16"/>
              </w:rPr>
              <w:t>100</w:t>
            </w:r>
          </w:p>
        </w:tc>
      </w:tr>
    </w:tbl>
    <w:p w14:paraId="17DDA8CA" w14:textId="77777777" w:rsidR="00063904" w:rsidRDefault="00063904" w:rsidP="00063904">
      <w:pPr>
        <w:ind w:firstLine="1134"/>
        <w:rPr>
          <w:ins w:id="1134" w:author="alto" w:date="2018-04-02T18:33:00Z"/>
          <w:rFonts w:cs="Arial"/>
          <w:szCs w:val="24"/>
        </w:rPr>
      </w:pPr>
    </w:p>
    <w:p w14:paraId="669C0543" w14:textId="3D30E568" w:rsidR="00063904" w:rsidRDefault="00063904" w:rsidP="00063904">
      <w:pPr>
        <w:ind w:firstLine="1134"/>
        <w:rPr>
          <w:moveTo w:id="1135" w:author="alto" w:date="2018-04-02T18:33:00Z"/>
          <w:rFonts w:cs="Arial"/>
          <w:szCs w:val="24"/>
        </w:rPr>
      </w:pPr>
      <w:moveToRangeStart w:id="1136" w:author="alto" w:date="2018-04-02T18:33:00Z" w:name="move510457334"/>
      <w:moveTo w:id="1137" w:author="alto" w:date="2018-04-02T18:33:00Z">
        <w:r>
          <w:rPr>
            <w:rFonts w:cs="Arial"/>
            <w:szCs w:val="24"/>
          </w:rPr>
          <w:lastRenderedPageBreak/>
          <w:t xml:space="preserve">Uma vez munidos de todas as informações geradas pelos dados obtidos nos cálculos efetuados até então na utilização do </w:t>
        </w:r>
        <w:r w:rsidRPr="00603753">
          <w:rPr>
            <w:rFonts w:cs="Arial"/>
            <w:i/>
            <w:szCs w:val="24"/>
          </w:rPr>
          <w:t>Dual Scaling</w:t>
        </w:r>
        <w:r>
          <w:rPr>
            <w:rFonts w:cs="Arial"/>
            <w:szCs w:val="24"/>
          </w:rPr>
          <w:t xml:space="preserve">, podemos gerar o gráfico de solução da análise. </w:t>
        </w:r>
      </w:moveTo>
    </w:p>
    <w:p w14:paraId="0A82D8A0" w14:textId="77777777" w:rsidR="00063904" w:rsidRDefault="00063904" w:rsidP="00063904">
      <w:pPr>
        <w:ind w:firstLine="1134"/>
        <w:rPr>
          <w:moveTo w:id="1138" w:author="alto" w:date="2018-04-02T18:33:00Z"/>
          <w:rFonts w:cs="Arial"/>
          <w:szCs w:val="24"/>
        </w:rPr>
      </w:pPr>
      <w:moveTo w:id="1139" w:author="alto" w:date="2018-04-02T18:33:00Z">
        <w:r>
          <w:rPr>
            <w:rFonts w:cs="Arial"/>
            <w:szCs w:val="24"/>
          </w:rPr>
          <w:t xml:space="preserve">Ao analisar o gráfico, vemos que as categorias de uma única variável não são forçadas a estar representadas por uma única linha, mas sim por um triângulo, </w:t>
        </w:r>
        <w:r w:rsidRPr="00AA6C1E">
          <w:rPr>
            <w:rFonts w:cs="Arial"/>
            <w:szCs w:val="24"/>
          </w:rPr>
          <w:t>cuja área está monotonicamente relacionada à contribuição da variável para essas dimensões.</w:t>
        </w:r>
        <w:r>
          <w:rPr>
            <w:rFonts w:cs="Arial"/>
            <w:szCs w:val="24"/>
          </w:rPr>
          <w:t xml:space="preserve"> O gráfico das duas primeiras dimensões pode ser observado no gráfico 8.</w:t>
        </w:r>
      </w:moveTo>
    </w:p>
    <w:moveToRangeEnd w:id="1136"/>
    <w:p w14:paraId="27086105" w14:textId="1A1B690E" w:rsidR="00FD66A7" w:rsidRDefault="00FD66A7" w:rsidP="004873E7">
      <w:pPr>
        <w:pStyle w:val="Legenda"/>
        <w:rPr>
          <w:ins w:id="1140" w:author="alto" w:date="2018-04-02T18:32:00Z"/>
        </w:rPr>
      </w:pPr>
    </w:p>
    <w:p w14:paraId="676558D8" w14:textId="3188BCCF" w:rsidR="00063904" w:rsidRPr="00063904" w:rsidDel="00063904" w:rsidRDefault="00063904" w:rsidP="00063904">
      <w:pPr>
        <w:rPr>
          <w:del w:id="1141" w:author="alto" w:date="2018-04-02T18:33:00Z"/>
        </w:rPr>
        <w:pPrChange w:id="1142" w:author="alto" w:date="2018-04-02T18:32:00Z">
          <w:pPr>
            <w:pStyle w:val="Legenda"/>
          </w:pPr>
        </w:pPrChange>
      </w:pPr>
    </w:p>
    <w:p w14:paraId="67051B4B" w14:textId="19397BBE" w:rsidR="00200ED4" w:rsidRDefault="004873E7" w:rsidP="004873E7">
      <w:pPr>
        <w:pStyle w:val="Legenda"/>
      </w:pPr>
      <w:bookmarkStart w:id="1143" w:name="_Toc509838614"/>
      <w:r>
        <w:t xml:space="preserve">Gráfico </w:t>
      </w:r>
      <w:fldSimple w:instr=" SEQ Gráfico \* ARABIC ">
        <w:r w:rsidR="00D05DD2">
          <w:rPr>
            <w:noProof/>
          </w:rPr>
          <w:t>7</w:t>
        </w:r>
      </w:fldSimple>
      <w:r>
        <w:t xml:space="preserve"> - Valores aproximados dos deltas e do delta acumulado em cada uma das dimensões do espaço-solução.</w:t>
      </w:r>
      <w:bookmarkEnd w:id="1143"/>
    </w:p>
    <w:tbl>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56F7D" w14:paraId="784E6674" w14:textId="77777777" w:rsidTr="003A53C2">
        <w:tc>
          <w:tcPr>
            <w:tcW w:w="9072" w:type="dxa"/>
            <w:tcMar>
              <w:left w:w="0" w:type="dxa"/>
              <w:right w:w="0" w:type="dxa"/>
            </w:tcMar>
            <w:vAlign w:val="center"/>
          </w:tcPr>
          <w:p w14:paraId="0106AE03" w14:textId="2DABCCF5" w:rsidR="00556F7D" w:rsidRDefault="006F131C" w:rsidP="00D40F84">
            <w:pPr>
              <w:spacing w:line="240" w:lineRule="auto"/>
              <w:jc w:val="center"/>
              <w:rPr>
                <w:rFonts w:cs="Arial"/>
                <w:szCs w:val="24"/>
              </w:rPr>
            </w:pPr>
            <w:r>
              <w:rPr>
                <w:rFonts w:cs="Arial"/>
                <w:noProof/>
                <w:szCs w:val="24"/>
              </w:rPr>
              <w:drawing>
                <wp:inline distT="0" distB="0" distL="0" distR="0" wp14:anchorId="32E2AAE5" wp14:editId="79987372">
                  <wp:extent cx="5760720" cy="4149090"/>
                  <wp:effectExtent l="0" t="0" r="0" b="3810"/>
                  <wp:docPr id="35" name="Gráfic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lta.svg"/>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60720" cy="4149090"/>
                          </a:xfrm>
                          <a:prstGeom prst="rect">
                            <a:avLst/>
                          </a:prstGeom>
                        </pic:spPr>
                      </pic:pic>
                    </a:graphicData>
                  </a:graphic>
                </wp:inline>
              </w:drawing>
            </w:r>
          </w:p>
        </w:tc>
      </w:tr>
    </w:tbl>
    <w:p w14:paraId="7E9F6758" w14:textId="03D64A01" w:rsidR="00556F7D" w:rsidRPr="00556F7D" w:rsidDel="00063904" w:rsidRDefault="00556F7D" w:rsidP="00556F7D">
      <w:pPr>
        <w:rPr>
          <w:del w:id="1144" w:author="alto" w:date="2018-04-02T18:34:00Z"/>
        </w:rPr>
      </w:pPr>
    </w:p>
    <w:p w14:paraId="72A05667" w14:textId="62767EB5" w:rsidR="00690FF1" w:rsidDel="00063904" w:rsidRDefault="00AC6D81" w:rsidP="00063904">
      <w:pPr>
        <w:rPr>
          <w:moveFrom w:id="1145" w:author="alto" w:date="2018-04-02T18:33:00Z"/>
          <w:rFonts w:cs="Arial"/>
          <w:szCs w:val="24"/>
        </w:rPr>
        <w:pPrChange w:id="1146" w:author="alto" w:date="2018-04-02T18:34:00Z">
          <w:pPr>
            <w:ind w:firstLine="1134"/>
          </w:pPr>
        </w:pPrChange>
      </w:pPr>
      <w:moveFromRangeStart w:id="1147" w:author="alto" w:date="2018-04-02T18:33:00Z" w:name="move510457334"/>
      <w:moveFrom w:id="1148" w:author="alto" w:date="2018-04-02T18:33:00Z">
        <w:r w:rsidDel="00063904">
          <w:rPr>
            <w:rFonts w:cs="Arial"/>
            <w:szCs w:val="24"/>
          </w:rPr>
          <w:t>Uma vez munidos de todas as informações geradas pelos dados obtidos</w:t>
        </w:r>
        <w:r w:rsidR="00354520" w:rsidDel="00063904">
          <w:rPr>
            <w:rFonts w:cs="Arial"/>
            <w:szCs w:val="24"/>
          </w:rPr>
          <w:t xml:space="preserve"> nos cálculos efetuados até então na utilização do </w:t>
        </w:r>
        <w:r w:rsidR="00354520" w:rsidRPr="00603753" w:rsidDel="00063904">
          <w:rPr>
            <w:rFonts w:cs="Arial"/>
            <w:i/>
            <w:szCs w:val="24"/>
          </w:rPr>
          <w:t>Dual Scaling</w:t>
        </w:r>
        <w:r w:rsidR="00354520" w:rsidDel="00063904">
          <w:rPr>
            <w:rFonts w:cs="Arial"/>
            <w:szCs w:val="24"/>
          </w:rPr>
          <w:t xml:space="preserve">, </w:t>
        </w:r>
        <w:r w:rsidR="003334EC" w:rsidDel="00063904">
          <w:rPr>
            <w:rFonts w:cs="Arial"/>
            <w:szCs w:val="24"/>
          </w:rPr>
          <w:t>podemos gerar o gráfico</w:t>
        </w:r>
        <w:r w:rsidR="006F6C51" w:rsidDel="00063904">
          <w:rPr>
            <w:rFonts w:cs="Arial"/>
            <w:szCs w:val="24"/>
          </w:rPr>
          <w:t xml:space="preserve"> de solução da análise</w:t>
        </w:r>
        <w:r w:rsidR="003334EC" w:rsidDel="00063904">
          <w:rPr>
            <w:rFonts w:cs="Arial"/>
            <w:szCs w:val="24"/>
          </w:rPr>
          <w:t>.</w:t>
        </w:r>
        <w:r w:rsidR="00032CE2" w:rsidDel="00063904">
          <w:rPr>
            <w:rFonts w:cs="Arial"/>
            <w:szCs w:val="24"/>
          </w:rPr>
          <w:t xml:space="preserve"> </w:t>
        </w:r>
      </w:moveFrom>
    </w:p>
    <w:p w14:paraId="25A04734" w14:textId="12E0C8E8" w:rsidR="006F6C51" w:rsidDel="00063904" w:rsidRDefault="00032CE2" w:rsidP="00063904">
      <w:pPr>
        <w:rPr>
          <w:moveFrom w:id="1149" w:author="alto" w:date="2018-04-02T18:33:00Z"/>
          <w:rFonts w:cs="Arial"/>
          <w:szCs w:val="24"/>
        </w:rPr>
        <w:pPrChange w:id="1150" w:author="alto" w:date="2018-04-02T18:34:00Z">
          <w:pPr>
            <w:ind w:firstLine="1134"/>
          </w:pPr>
        </w:pPrChange>
      </w:pPr>
      <w:moveFrom w:id="1151" w:author="alto" w:date="2018-04-02T18:33:00Z">
        <w:r w:rsidDel="00063904">
          <w:rPr>
            <w:rFonts w:cs="Arial"/>
            <w:szCs w:val="24"/>
          </w:rPr>
          <w:lastRenderedPageBreak/>
          <w:t>Ao analisar o gráfico,</w:t>
        </w:r>
        <w:r w:rsidR="006F6C51" w:rsidDel="00063904">
          <w:rPr>
            <w:rFonts w:cs="Arial"/>
            <w:szCs w:val="24"/>
          </w:rPr>
          <w:t xml:space="preserve"> </w:t>
        </w:r>
        <w:r w:rsidR="008625EC" w:rsidDel="00063904">
          <w:rPr>
            <w:rFonts w:cs="Arial"/>
            <w:szCs w:val="24"/>
          </w:rPr>
          <w:t xml:space="preserve">vemos que </w:t>
        </w:r>
        <w:r w:rsidR="00C46677" w:rsidDel="00063904">
          <w:rPr>
            <w:rFonts w:cs="Arial"/>
            <w:szCs w:val="24"/>
          </w:rPr>
          <w:t>as</w:t>
        </w:r>
        <w:r w:rsidR="006F6C51" w:rsidDel="00063904">
          <w:rPr>
            <w:rFonts w:cs="Arial"/>
            <w:szCs w:val="24"/>
          </w:rPr>
          <w:t xml:space="preserve"> categorias de uma única variável não são forçadas a estar representadas por uma única linha, mas sim por um tri</w:t>
        </w:r>
        <w:r w:rsidR="00A25882" w:rsidDel="00063904">
          <w:rPr>
            <w:rFonts w:cs="Arial"/>
            <w:szCs w:val="24"/>
          </w:rPr>
          <w:t>â</w:t>
        </w:r>
        <w:r w:rsidR="006F6C51" w:rsidDel="00063904">
          <w:rPr>
            <w:rFonts w:cs="Arial"/>
            <w:szCs w:val="24"/>
          </w:rPr>
          <w:t xml:space="preserve">ngulo, </w:t>
        </w:r>
        <w:r w:rsidR="006F6C51" w:rsidRPr="00AA6C1E" w:rsidDel="00063904">
          <w:rPr>
            <w:rFonts w:cs="Arial"/>
            <w:szCs w:val="24"/>
          </w:rPr>
          <w:t>cuja área está monotonicamente relacionada à contribuição da variável para essas dimensões.</w:t>
        </w:r>
        <w:r w:rsidR="006F6C51" w:rsidDel="00063904">
          <w:rPr>
            <w:rFonts w:cs="Arial"/>
            <w:szCs w:val="24"/>
          </w:rPr>
          <w:t xml:space="preserve"> </w:t>
        </w:r>
        <w:r w:rsidDel="00063904">
          <w:rPr>
            <w:rFonts w:cs="Arial"/>
            <w:szCs w:val="24"/>
          </w:rPr>
          <w:t xml:space="preserve">O gráfico </w:t>
        </w:r>
        <w:r w:rsidR="000256D7" w:rsidDel="00063904">
          <w:rPr>
            <w:rFonts w:cs="Arial"/>
            <w:szCs w:val="24"/>
          </w:rPr>
          <w:t>das duas primeiras dimensões pode ser observado n</w:t>
        </w:r>
        <w:r w:rsidR="00E85874" w:rsidDel="00063904">
          <w:rPr>
            <w:rFonts w:cs="Arial"/>
            <w:szCs w:val="24"/>
          </w:rPr>
          <w:t xml:space="preserve">o gráfico </w:t>
        </w:r>
        <w:r w:rsidR="00AD72C7" w:rsidDel="00063904">
          <w:rPr>
            <w:rFonts w:cs="Arial"/>
            <w:szCs w:val="24"/>
          </w:rPr>
          <w:t>8.</w:t>
        </w:r>
      </w:moveFrom>
    </w:p>
    <w:moveFromRangeEnd w:id="1147"/>
    <w:p w14:paraId="1BB8B362" w14:textId="29132690" w:rsidR="004C3707" w:rsidDel="00063904" w:rsidRDefault="004C3707" w:rsidP="00063904">
      <w:pPr>
        <w:rPr>
          <w:del w:id="1152" w:author="alto" w:date="2018-04-02T18:34:00Z"/>
          <w:rFonts w:cs="Arial"/>
          <w:szCs w:val="24"/>
        </w:rPr>
        <w:pPrChange w:id="1153" w:author="alto" w:date="2018-04-02T18:34:00Z">
          <w:pPr>
            <w:ind w:firstLine="1134"/>
          </w:pPr>
        </w:pPrChange>
      </w:pPr>
    </w:p>
    <w:p w14:paraId="53735EB0" w14:textId="40D80C62" w:rsidR="00FD66A7" w:rsidRDefault="00FD66A7" w:rsidP="00FD66A7">
      <w:pPr>
        <w:pStyle w:val="Legenda"/>
      </w:pPr>
      <w:bookmarkStart w:id="1154" w:name="_Toc509838615"/>
      <w:r>
        <w:t xml:space="preserve">Gráfico </w:t>
      </w:r>
      <w:fldSimple w:instr=" SEQ Gráfico \* ARABIC ">
        <w:r w:rsidR="00D05DD2">
          <w:rPr>
            <w:noProof/>
          </w:rPr>
          <w:t>8</w:t>
        </w:r>
      </w:fldSimple>
      <w:r>
        <w:t xml:space="preserve"> - Solução da análise utilizando </w:t>
      </w:r>
      <w:r w:rsidRPr="003C19F5">
        <w:rPr>
          <w:i/>
        </w:rPr>
        <w:t>Dual Scaling</w:t>
      </w:r>
      <w:r w:rsidRPr="008F00F4">
        <w:t>, usando as duas primeiras dimensões</w:t>
      </w:r>
      <w:r>
        <w:t>.</w:t>
      </w:r>
      <w:bookmarkEnd w:id="1154"/>
    </w:p>
    <w:tbl>
      <w:tblPr>
        <w:tblStyle w:val="Tabelacomgrade"/>
        <w:tblW w:w="707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Change w:id="1155" w:author="alto" w:date="2018-04-02T18:34:00Z">
          <w:tblPr>
            <w:tblStyle w:val="Tabelacomgrade"/>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074"/>
        <w:tblGridChange w:id="1156">
          <w:tblGrid>
            <w:gridCol w:w="9072"/>
          </w:tblGrid>
        </w:tblGridChange>
      </w:tblGrid>
      <w:tr w:rsidR="00FD66A7" w14:paraId="32502881" w14:textId="77777777" w:rsidTr="00063904">
        <w:trPr>
          <w:trHeight w:val="5138"/>
        </w:trPr>
        <w:tc>
          <w:tcPr>
            <w:tcW w:w="7074" w:type="dxa"/>
            <w:tcMar>
              <w:left w:w="0" w:type="dxa"/>
              <w:right w:w="0" w:type="dxa"/>
            </w:tcMar>
            <w:vAlign w:val="center"/>
            <w:tcPrChange w:id="1157" w:author="alto" w:date="2018-04-02T18:34:00Z">
              <w:tcPr>
                <w:tcW w:w="9072" w:type="dxa"/>
                <w:tcMar>
                  <w:left w:w="0" w:type="dxa"/>
                  <w:right w:w="0" w:type="dxa"/>
                </w:tcMar>
                <w:vAlign w:val="center"/>
              </w:tcPr>
            </w:tcPrChange>
          </w:tcPr>
          <w:commentRangeStart w:id="1158"/>
          <w:p w14:paraId="2E05DF31" w14:textId="3D2C3851" w:rsidR="00FD66A7" w:rsidRDefault="00063904" w:rsidP="00D40F84">
            <w:pPr>
              <w:spacing w:line="240" w:lineRule="auto"/>
              <w:jc w:val="center"/>
              <w:rPr>
                <w:rFonts w:cs="Arial"/>
                <w:szCs w:val="24"/>
              </w:rPr>
            </w:pPr>
            <w:r>
              <w:object w:dxaOrig="17698" w:dyaOrig="16500" w14:anchorId="4C5BE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252.75pt;height:236.25pt" o:ole="">
                  <v:imagedata r:id="rId50" o:title=""/>
                </v:shape>
                <o:OLEObject Type="Embed" ProgID="CorelDraw.Graphic.18" ShapeID="_x0000_i1061" DrawAspect="Content" ObjectID="_1584199428" r:id="rId51"/>
              </w:object>
            </w:r>
            <w:commentRangeEnd w:id="1158"/>
            <w:r>
              <w:rPr>
                <w:rStyle w:val="Refdecomentrio"/>
              </w:rPr>
              <w:commentReference w:id="1158"/>
            </w:r>
          </w:p>
        </w:tc>
      </w:tr>
    </w:tbl>
    <w:p w14:paraId="4D40F2E9" w14:textId="77777777" w:rsidR="00FD66A7" w:rsidRPr="00FD66A7" w:rsidRDefault="00FD66A7" w:rsidP="00FD66A7"/>
    <w:p w14:paraId="3A2C26F3" w14:textId="6EABEFAC" w:rsidR="00540FBA" w:rsidRDefault="00540FBA" w:rsidP="006F6C51"/>
    <w:p w14:paraId="4ADF1770" w14:textId="77777777" w:rsidR="00540FBA" w:rsidRPr="00A835B0" w:rsidRDefault="00126B43" w:rsidP="00540FBA">
      <w:pPr>
        <w:pStyle w:val="Ttulo2"/>
        <w:rPr>
          <w:color w:val="008000"/>
        </w:rPr>
      </w:pPr>
      <w:bookmarkStart w:id="1159" w:name="_Toc509838629"/>
      <w:r w:rsidRPr="00A835B0">
        <w:rPr>
          <w:color w:val="008000"/>
        </w:rPr>
        <w:t>TEXTO DO TRABALHO</w:t>
      </w:r>
      <w:bookmarkEnd w:id="23"/>
      <w:bookmarkEnd w:id="1159"/>
    </w:p>
    <w:p w14:paraId="6B92F163" w14:textId="77777777" w:rsidR="00540FBA" w:rsidRDefault="00540FBA" w:rsidP="00540FBA">
      <w:pPr>
        <w:ind w:firstLine="1077"/>
      </w:pPr>
    </w:p>
    <w:p w14:paraId="7F434AA9" w14:textId="77777777" w:rsidR="00062C2F" w:rsidRDefault="00EE20E7" w:rsidP="00062C2F">
      <w:pPr>
        <w:ind w:firstLine="1134"/>
      </w:pPr>
      <w:r>
        <w:t>O presente documento</w:t>
      </w:r>
      <w:r w:rsidR="00540FBA">
        <w:t xml:space="preserve"> foi digitado </w:t>
      </w:r>
      <w:r w:rsidR="00D6168E">
        <w:t xml:space="preserve">no estilo e formatos necessários para a elaboração do TCC, portanto guardem uma cópia, para salvar as informações nele contidas, e o </w:t>
      </w:r>
      <w:r>
        <w:t>utilize</w:t>
      </w:r>
      <w:r w:rsidR="00D6168E">
        <w:t xml:space="preserve"> como base para desenvolver o TCC. </w:t>
      </w:r>
      <w:r w:rsidR="00540FBA">
        <w:t xml:space="preserve">Para digitar, selecione o texto de modelo e troque pela sua redação. O parágrafo está justificado com a primeira linha recuada em </w:t>
      </w:r>
      <w:smartTag w:uri="urn:schemas-microsoft-com:office:smarttags" w:element="metricconverter">
        <w:smartTagPr>
          <w:attr w:name="ProductID" w:val="02 cent￭metros"/>
        </w:smartTagPr>
        <w:r w:rsidR="00540FBA">
          <w:t>02 centímetros</w:t>
        </w:r>
      </w:smartTag>
      <w:r w:rsidR="00540FBA">
        <w:t>, entreli</w:t>
      </w:r>
      <w:r w:rsidR="00062C2F">
        <w:t>nha em 1,5.</w:t>
      </w:r>
    </w:p>
    <w:p w14:paraId="53944495" w14:textId="77777777" w:rsidR="00062C2F" w:rsidRDefault="00062C2F" w:rsidP="00062C2F">
      <w:pPr>
        <w:ind w:firstLine="1134"/>
      </w:pPr>
      <w:r>
        <w:lastRenderedPageBreak/>
        <w:t>Na sequência temos uma lista das principais recomendações durante a escrita.</w:t>
      </w:r>
    </w:p>
    <w:p w14:paraId="7A17E676" w14:textId="77777777" w:rsidR="00062C2F" w:rsidRDefault="00062C2F" w:rsidP="00062C2F"/>
    <w:p w14:paraId="01F13103" w14:textId="77777777" w:rsidR="00062C2F" w:rsidRPr="00A835B0" w:rsidRDefault="00062C2F" w:rsidP="00062C2F">
      <w:pPr>
        <w:pStyle w:val="Ttulo3"/>
        <w:rPr>
          <w:color w:val="008000"/>
        </w:rPr>
      </w:pPr>
      <w:bookmarkStart w:id="1160" w:name="_Toc509838630"/>
      <w:r w:rsidRPr="00A835B0">
        <w:rPr>
          <w:color w:val="008000"/>
        </w:rPr>
        <w:t>REFERÊNCIAS BIBLIOGRÁFICAS</w:t>
      </w:r>
      <w:bookmarkEnd w:id="1160"/>
    </w:p>
    <w:p w14:paraId="1CF1E22F" w14:textId="77777777" w:rsidR="00BC6D6C" w:rsidRDefault="00EE20E7" w:rsidP="00BC6D6C">
      <w:r>
        <w:t xml:space="preserve"> </w:t>
      </w:r>
      <w:r>
        <w:tab/>
        <w:t>Na seção de “</w:t>
      </w:r>
      <w:r w:rsidRPr="00EE20E7">
        <w:rPr>
          <w:b/>
        </w:rPr>
        <w:t>REFERÊNCIAS BIBLIOGRÁFICAS</w:t>
      </w:r>
      <w:r>
        <w:t>” temos dois exemplos para o formato das referências.  Elas devem ser utilizadas no texto com o formato [1] para a primeira referência da lista e assim por diante</w:t>
      </w:r>
      <w:r w:rsidR="00BC6D6C">
        <w:t>, em ordem</w:t>
      </w:r>
      <w:r>
        <w:t xml:space="preserve">. Se utilizar um </w:t>
      </w:r>
      <w:r w:rsidRPr="00EE20E7">
        <w:rPr>
          <w:i/>
        </w:rPr>
        <w:t>site</w:t>
      </w:r>
      <w:r>
        <w:t xml:space="preserve"> como referência use o modelo em [2]. Quando se referir a uma página específica, como no caso de uma citação use [1, p.32]. Lembre-se de que </w:t>
      </w:r>
      <w:r w:rsidR="00277DC1">
        <w:t>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w:t>
      </w:r>
      <w:r w:rsidR="00BC6D6C" w:rsidRPr="00BC6D6C">
        <w:t xml:space="preserve"> </w:t>
      </w:r>
      <w:r w:rsidR="00BC6D6C">
        <w:t xml:space="preserve">Uma boa dica é usar a referência automática que já coloca as citações na ordem correta e faz a referência (no final do documento) de forma automática. Com isso, caso alguma referência seja acrescentada depois, você não precisa rever toda a lista citada. Para isso vá no menu referência e clique em inserir citação </w:t>
      </w:r>
      <w:r w:rsidR="00BC6D6C">
        <w:rPr>
          <w:noProof/>
        </w:rPr>
        <w:t>[1]</w:t>
      </w:r>
      <w:r w:rsidR="00BC6D6C">
        <w:t>.</w:t>
      </w:r>
    </w:p>
    <w:p w14:paraId="067EF15B" w14:textId="77777777" w:rsidR="0008034C" w:rsidRDefault="0008034C" w:rsidP="00EE20E7"/>
    <w:p w14:paraId="4EFDF717" w14:textId="77777777" w:rsidR="00062C2F" w:rsidRPr="00A835B0" w:rsidRDefault="00062C2F" w:rsidP="00062C2F">
      <w:pPr>
        <w:pStyle w:val="Ttulo3"/>
        <w:rPr>
          <w:color w:val="008000"/>
        </w:rPr>
      </w:pPr>
      <w:bookmarkStart w:id="1161" w:name="_Toc509838631"/>
      <w:r w:rsidRPr="00A835B0">
        <w:rPr>
          <w:color w:val="008000"/>
        </w:rPr>
        <w:t>CITAÇÕES</w:t>
      </w:r>
      <w:bookmarkEnd w:id="1161"/>
    </w:p>
    <w:p w14:paraId="7FFD0EAF" w14:textId="77777777" w:rsidR="00540FBA" w:rsidRDefault="00540FBA" w:rsidP="00062C2F">
      <w:pPr>
        <w:ind w:firstLine="1134"/>
      </w:pPr>
      <w:r>
        <w:t xml:space="preserve">Citação: É a menção do texto de informação extraída de outra fonte para esclarecer, ilustrar ou sustentar o assunto apresentado. Podemos </w:t>
      </w:r>
      <w:r w:rsidR="00062C2F">
        <w:t>classificá-las</w:t>
      </w:r>
      <w:r>
        <w:t xml:space="preserve"> em Curta e Longa. “Curta: É transcrita entre aspas, com o mesmo tipo e tamanho da letra utilizados no parágrafo do texto no qual será inserido. O uso das aspas delimita a citação direta”.  </w:t>
      </w:r>
      <w:r w:rsidR="00CB179D">
        <w:t>[1</w:t>
      </w:r>
      <w:r>
        <w:t>, p.154</w:t>
      </w:r>
      <w:r w:rsidR="00CB179D">
        <w:t>]</w:t>
      </w:r>
      <w:r>
        <w:t>.</w:t>
      </w:r>
    </w:p>
    <w:p w14:paraId="2A294DE8" w14:textId="77777777" w:rsidR="00540FBA" w:rsidRDefault="00540FBA" w:rsidP="00540FBA">
      <w:pPr>
        <w:pStyle w:val="CitaoLonga"/>
      </w:pPr>
      <w:r>
        <w:t xml:space="preserve">(Exemplo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w:t>
      </w:r>
      <w:r>
        <w:lastRenderedPageBreak/>
        <w:t>Longa: É transcrita em parágrafo distinto. Inicia na margem de parágrafo, sem deslocamento na primeira lin</w:t>
      </w:r>
      <w:r w:rsidR="00CB179D">
        <w:t>ha e termina na margem direita [1, p. 155]</w:t>
      </w:r>
      <w:r>
        <w:t>.</w:t>
      </w:r>
    </w:p>
    <w:p w14:paraId="0D9E7A5A" w14:textId="77777777" w:rsidR="00DE63C4" w:rsidRDefault="00DE63C4" w:rsidP="007375D3">
      <w:pPr>
        <w:pStyle w:val="CitaoLonga"/>
        <w:ind w:left="0"/>
      </w:pPr>
      <w:r>
        <w:br/>
      </w:r>
    </w:p>
    <w:p w14:paraId="13C88399" w14:textId="77777777" w:rsidR="00227150" w:rsidRPr="00DE63C4" w:rsidRDefault="00DE63C4" w:rsidP="007375D3">
      <w:pPr>
        <w:pStyle w:val="Ttulo3"/>
        <w:rPr>
          <w:color w:val="008000"/>
        </w:rPr>
      </w:pPr>
      <w:r>
        <w:br w:type="page"/>
      </w:r>
      <w:bookmarkStart w:id="1162" w:name="_Toc509838632"/>
      <w:r w:rsidR="00277DC1" w:rsidRPr="00DE63C4">
        <w:rPr>
          <w:color w:val="008000"/>
        </w:rPr>
        <w:lastRenderedPageBreak/>
        <w:t>IDIOMA ESTRANGEIRO</w:t>
      </w:r>
      <w:bookmarkStart w:id="1163" w:name="CONCLUSÕES"/>
      <w:bookmarkEnd w:id="1162"/>
      <w:bookmarkEnd w:id="1163"/>
    </w:p>
    <w:p w14:paraId="0E6D4134" w14:textId="77777777" w:rsidR="00DE63C4" w:rsidRDefault="00DE63C4" w:rsidP="00DE63C4">
      <w:pPr>
        <w:pStyle w:val="CitaoLonga"/>
        <w:ind w:left="0"/>
      </w:pPr>
    </w:p>
    <w:p w14:paraId="106B1959" w14:textId="77777777" w:rsidR="00227150" w:rsidRDefault="00277DC1" w:rsidP="007375D3">
      <w:pPr>
        <w:ind w:firstLine="1134"/>
        <w:rPr>
          <w:b/>
          <w:caps/>
        </w:rPr>
      </w:pPr>
      <w:r>
        <w:t xml:space="preserve">Todos os termos que não pertençam à língua portuguesa devem ser destacados em </w:t>
      </w:r>
      <w:r w:rsidRPr="004E23BF">
        <w:rPr>
          <w:i/>
        </w:rPr>
        <w:t>itálico</w:t>
      </w:r>
      <w:r>
        <w:t>. Os termos não usuais devem ser definidos ou no texto ou em notas de rodapé.</w:t>
      </w:r>
      <w:r w:rsidR="009963CA">
        <w:t xml:space="preserve"> </w:t>
      </w:r>
    </w:p>
    <w:p w14:paraId="77B81A4F" w14:textId="77777777" w:rsidR="00227150" w:rsidRDefault="009963CA" w:rsidP="00227150">
      <w:pPr>
        <w:pStyle w:val="Ttulo3"/>
        <w:rPr>
          <w:color w:val="008000"/>
        </w:rPr>
      </w:pPr>
      <w:bookmarkStart w:id="1164" w:name="_Toc509838633"/>
      <w:r>
        <w:rPr>
          <w:color w:val="008000"/>
        </w:rPr>
        <w:t>FIGURAS, GRÁFICOS E TABELAS.</w:t>
      </w:r>
      <w:bookmarkEnd w:id="1164"/>
    </w:p>
    <w:p w14:paraId="6CD644A1" w14:textId="77777777" w:rsidR="006A0599" w:rsidRDefault="009963CA" w:rsidP="006A0599">
      <w:pPr>
        <w:ind w:firstLine="1134"/>
      </w:pPr>
      <w:r>
        <w:t xml:space="preserve">As figuras, gráficos e tabelas devem ser referenciadas no texto, por exemplo: no Gráfico </w:t>
      </w:r>
      <w:r w:rsidR="00C228B5">
        <w:t>1 apresentamos um</w:t>
      </w:r>
      <w:r>
        <w:t xml:space="preserve"> exemplo.</w:t>
      </w:r>
      <w:r w:rsidR="00250278">
        <w:t xml:space="preserve"> Os índices já foram criados neste texto, para colocar novos objetos </w:t>
      </w:r>
      <w:r w:rsidR="00C228B5">
        <w:t xml:space="preserve">pressione </w:t>
      </w:r>
      <w:r w:rsidR="00250278">
        <w:t xml:space="preserve">o botão direito do </w:t>
      </w:r>
      <w:r w:rsidR="00250278" w:rsidRPr="00250278">
        <w:rPr>
          <w:i/>
        </w:rPr>
        <w:t>mouse</w:t>
      </w:r>
      <w:r w:rsidR="00250278">
        <w:rPr>
          <w:i/>
        </w:rPr>
        <w:t xml:space="preserve"> </w:t>
      </w:r>
      <w:r w:rsidR="00250278" w:rsidRPr="00250278">
        <w:t>sobre o objeto</w:t>
      </w:r>
      <w:r w:rsidR="00250278">
        <w:t xml:space="preserve">, selecione “legenda” e </w:t>
      </w:r>
      <w:r w:rsidR="00C228B5">
        <w:t>digite</w:t>
      </w:r>
      <w:r w:rsidR="00250278">
        <w:t xml:space="preserve"> sua descrição para o objeto. Após este procedimento basta atualizar o índice que ele será incluído.</w:t>
      </w:r>
    </w:p>
    <w:p w14:paraId="7313BF1C" w14:textId="43290578" w:rsidR="006A0599" w:rsidRDefault="005218D2" w:rsidP="006A0599">
      <w:pPr>
        <w:keepNext/>
        <w:jc w:val="center"/>
      </w:pPr>
      <w:r w:rsidRPr="00810AAA">
        <w:rPr>
          <w:b/>
          <w:caps/>
          <w:noProof/>
        </w:rPr>
        <w:drawing>
          <wp:inline distT="0" distB="0" distL="0" distR="0" wp14:anchorId="7ECE8978" wp14:editId="3EAE636C">
            <wp:extent cx="5478780" cy="31470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8780" cy="3147060"/>
                    </a:xfrm>
                    <a:prstGeom prst="rect">
                      <a:avLst/>
                    </a:prstGeom>
                    <a:noFill/>
                    <a:ln>
                      <a:noFill/>
                    </a:ln>
                  </pic:spPr>
                </pic:pic>
              </a:graphicData>
            </a:graphic>
          </wp:inline>
        </w:drawing>
      </w:r>
    </w:p>
    <w:p w14:paraId="5797814B" w14:textId="0D58A337" w:rsidR="00810AAA" w:rsidRDefault="006A0599" w:rsidP="006A0599">
      <w:pPr>
        <w:pStyle w:val="Legenda"/>
        <w:jc w:val="center"/>
      </w:pPr>
      <w:bookmarkStart w:id="1165" w:name="_Toc509838616"/>
      <w:r>
        <w:t xml:space="preserve">Gráfico </w:t>
      </w:r>
      <w:fldSimple w:instr=" SEQ Gráfico \* ARABIC ">
        <w:r w:rsidR="00D05DD2">
          <w:rPr>
            <w:noProof/>
          </w:rPr>
          <w:t>9</w:t>
        </w:r>
      </w:fldSimple>
      <w:r>
        <w:t xml:space="preserve">: </w:t>
      </w:r>
      <w:r w:rsidRPr="00BC5014">
        <w:t>Exemplo de um gráfico</w:t>
      </w:r>
      <w:bookmarkEnd w:id="1165"/>
    </w:p>
    <w:p w14:paraId="6A47F847" w14:textId="5076CB5A" w:rsidR="00C17E2B" w:rsidRPr="0080371A" w:rsidRDefault="005218D2" w:rsidP="0080371A">
      <w:pPr>
        <w:jc w:val="center"/>
      </w:pPr>
      <w:r w:rsidRPr="0080371A">
        <w:rPr>
          <w:noProof/>
        </w:rPr>
        <w:lastRenderedPageBreak/>
        <w:drawing>
          <wp:inline distT="0" distB="0" distL="0" distR="0" wp14:anchorId="547CB09C" wp14:editId="0BDDA104">
            <wp:extent cx="2095500" cy="2179320"/>
            <wp:effectExtent l="0" t="0" r="0" b="0"/>
            <wp:docPr id="2" name="Imagem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2179320"/>
                    </a:xfrm>
                    <a:prstGeom prst="rect">
                      <a:avLst/>
                    </a:prstGeom>
                    <a:noFill/>
                    <a:ln>
                      <a:noFill/>
                    </a:ln>
                  </pic:spPr>
                </pic:pic>
              </a:graphicData>
            </a:graphic>
          </wp:inline>
        </w:drawing>
      </w:r>
    </w:p>
    <w:p w14:paraId="660CBA6B" w14:textId="17F1A436" w:rsidR="00553C71" w:rsidRDefault="00C17E2B" w:rsidP="00C17E2B">
      <w:pPr>
        <w:pStyle w:val="Legenda"/>
        <w:jc w:val="center"/>
      </w:pPr>
      <w:bookmarkStart w:id="1166" w:name="_Toc509838588"/>
      <w:r>
        <w:t xml:space="preserve">Figura </w:t>
      </w:r>
      <w:fldSimple w:instr=" SEQ Figura \* ARABIC ">
        <w:r w:rsidR="00D05DD2">
          <w:rPr>
            <w:noProof/>
          </w:rPr>
          <w:t>1</w:t>
        </w:r>
      </w:fldSimple>
      <w:r>
        <w:t>: Exemplo de Figura.</w:t>
      </w:r>
      <w:bookmarkEnd w:id="1166"/>
    </w:p>
    <w:p w14:paraId="11589A07" w14:textId="77777777" w:rsidR="00C17E2B" w:rsidRPr="00C17E2B" w:rsidRDefault="00C17E2B" w:rsidP="00C17E2B"/>
    <w:p w14:paraId="0F19BB63" w14:textId="2AF047E4" w:rsidR="00C17E2B" w:rsidRDefault="00C17E2B" w:rsidP="00C17E2B">
      <w:pPr>
        <w:pStyle w:val="Legenda"/>
        <w:keepNext/>
        <w:jc w:val="center"/>
      </w:pPr>
      <w:bookmarkStart w:id="1167" w:name="_Toc509838607"/>
      <w:r>
        <w:t xml:space="preserve">Tabela </w:t>
      </w:r>
      <w:fldSimple w:instr=" SEQ Tabela \* ARABIC ">
        <w:r w:rsidR="00D05DD2">
          <w:rPr>
            <w:noProof/>
          </w:rPr>
          <w:t>19</w:t>
        </w:r>
      </w:fldSimple>
      <w:r>
        <w:t>: Exemplo de Tabela.</w:t>
      </w:r>
      <w:bookmarkEnd w:id="1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0"/>
        <w:gridCol w:w="4532"/>
      </w:tblGrid>
      <w:tr w:rsidR="00C17E2B" w14:paraId="4723C70B" w14:textId="77777777" w:rsidTr="00D46EE9">
        <w:tc>
          <w:tcPr>
            <w:tcW w:w="4606" w:type="dxa"/>
            <w:shd w:val="clear" w:color="auto" w:fill="auto"/>
          </w:tcPr>
          <w:p w14:paraId="69368B52" w14:textId="77777777" w:rsidR="00C17E2B" w:rsidRDefault="00C17E2B" w:rsidP="00DE63C4">
            <w:r>
              <w:t>Tabela exemplo</w:t>
            </w:r>
          </w:p>
        </w:tc>
        <w:tc>
          <w:tcPr>
            <w:tcW w:w="4606" w:type="dxa"/>
            <w:shd w:val="clear" w:color="auto" w:fill="auto"/>
          </w:tcPr>
          <w:p w14:paraId="6C8BB821" w14:textId="77777777" w:rsidR="00C17E2B" w:rsidRDefault="00C17E2B" w:rsidP="00DE63C4">
            <w:r>
              <w:t>Descrição</w:t>
            </w:r>
          </w:p>
        </w:tc>
      </w:tr>
      <w:tr w:rsidR="00C17E2B" w14:paraId="05FAB7EF" w14:textId="77777777" w:rsidTr="00D46EE9">
        <w:tc>
          <w:tcPr>
            <w:tcW w:w="4606" w:type="dxa"/>
            <w:shd w:val="clear" w:color="auto" w:fill="auto"/>
          </w:tcPr>
          <w:p w14:paraId="4297D0FB" w14:textId="77777777" w:rsidR="00C17E2B" w:rsidRDefault="00C17E2B" w:rsidP="00DE63C4">
            <w:r>
              <w:t>1</w:t>
            </w:r>
          </w:p>
        </w:tc>
        <w:tc>
          <w:tcPr>
            <w:tcW w:w="4606" w:type="dxa"/>
            <w:shd w:val="clear" w:color="auto" w:fill="auto"/>
          </w:tcPr>
          <w:p w14:paraId="5538FACF" w14:textId="77777777" w:rsidR="00C17E2B" w:rsidRDefault="00C17E2B" w:rsidP="00DE63C4">
            <w:r>
              <w:t>Campo 1</w:t>
            </w:r>
          </w:p>
        </w:tc>
      </w:tr>
      <w:tr w:rsidR="00C17E2B" w14:paraId="610D5386" w14:textId="77777777" w:rsidTr="00D46EE9">
        <w:tc>
          <w:tcPr>
            <w:tcW w:w="4606" w:type="dxa"/>
            <w:shd w:val="clear" w:color="auto" w:fill="auto"/>
          </w:tcPr>
          <w:p w14:paraId="7E6F1267" w14:textId="77777777" w:rsidR="00C17E2B" w:rsidRDefault="00C17E2B" w:rsidP="00DE63C4">
            <w:r>
              <w:t>2</w:t>
            </w:r>
          </w:p>
        </w:tc>
        <w:tc>
          <w:tcPr>
            <w:tcW w:w="4606" w:type="dxa"/>
            <w:shd w:val="clear" w:color="auto" w:fill="auto"/>
          </w:tcPr>
          <w:p w14:paraId="0621FDAC" w14:textId="77777777" w:rsidR="00C17E2B" w:rsidRDefault="00C17E2B" w:rsidP="00DE63C4">
            <w:r>
              <w:t>Campo 2</w:t>
            </w:r>
          </w:p>
        </w:tc>
      </w:tr>
    </w:tbl>
    <w:p w14:paraId="574A23AE" w14:textId="77777777" w:rsidR="00DE63C4" w:rsidRDefault="00DE63C4" w:rsidP="00DE63C4"/>
    <w:p w14:paraId="5247A88B" w14:textId="77777777" w:rsidR="005B4157" w:rsidRPr="00B77A79" w:rsidRDefault="006B3AC5" w:rsidP="00B77A79">
      <w:pPr>
        <w:pStyle w:val="Ttulo3"/>
        <w:rPr>
          <w:color w:val="008000"/>
        </w:rPr>
      </w:pPr>
      <w:bookmarkStart w:id="1168" w:name="_Toc509838634"/>
      <w:r>
        <w:t>NOTAS ENTRE O ORIENTADOR E O ALUNO</w:t>
      </w:r>
      <w:bookmarkEnd w:id="1168"/>
    </w:p>
    <w:p w14:paraId="2219D0A3" w14:textId="77777777" w:rsidR="005B4157" w:rsidRDefault="005B4157" w:rsidP="00486B14">
      <w:pPr>
        <w:ind w:firstLine="1134"/>
      </w:pPr>
      <w:r w:rsidRPr="00486B14">
        <w:t xml:space="preserve">Nossa interação é feita através de e-mails, mas essa forma de comunicação pode ser prejudicial se escrevermos um texto muito longo, portanto devemos ser objetivos. As observações diretamente no texto do TCC têm se demonstrado mais produtivas, </w:t>
      </w:r>
      <w:r w:rsidR="00BC6D6C">
        <w:t>a forma e estratégia são combinadas entre o tutor orientador e o orientando.</w:t>
      </w:r>
    </w:p>
    <w:p w14:paraId="5365C585" w14:textId="77777777" w:rsidR="00486B14" w:rsidRPr="00486B14" w:rsidRDefault="00486B14" w:rsidP="00486B14">
      <w:pPr>
        <w:ind w:firstLine="1134"/>
      </w:pPr>
    </w:p>
    <w:p w14:paraId="02576406" w14:textId="77777777" w:rsidR="00746655" w:rsidRDefault="00746655" w:rsidP="00C17E2B">
      <w:pPr>
        <w:rPr>
          <w:color w:val="008000"/>
        </w:rPr>
      </w:pPr>
    </w:p>
    <w:p w14:paraId="6DA4F273" w14:textId="77777777" w:rsidR="00BC6D6C" w:rsidRDefault="00BC6D6C" w:rsidP="00C17E2B">
      <w:pPr>
        <w:rPr>
          <w:color w:val="008000"/>
        </w:rPr>
      </w:pPr>
    </w:p>
    <w:p w14:paraId="6BF60F6D" w14:textId="77777777" w:rsidR="00B916E6" w:rsidRPr="008B72F2" w:rsidRDefault="008E4E13" w:rsidP="00746655">
      <w:pPr>
        <w:pStyle w:val="REFERNCIABIBLIOGRFICA"/>
        <w:spacing w:before="100" w:beforeAutospacing="1" w:after="100" w:afterAutospacing="1"/>
        <w:jc w:val="both"/>
      </w:pPr>
      <w:bookmarkStart w:id="1169" w:name="_Toc509838635"/>
      <w:r>
        <w:lastRenderedPageBreak/>
        <w:t xml:space="preserve">CONCLUSÕES </w:t>
      </w:r>
      <w:r w:rsidR="00947E71">
        <w:t>E TRABALHOS FUTUROS</w:t>
      </w:r>
      <w:bookmarkEnd w:id="1169"/>
    </w:p>
    <w:p w14:paraId="59BABDDC" w14:textId="77777777" w:rsidR="007375D3" w:rsidRDefault="00B916E6">
      <w:pPr>
        <w:ind w:firstLine="1077"/>
      </w:pPr>
      <w:r>
        <w:tab/>
      </w:r>
    </w:p>
    <w:p w14:paraId="6C128519" w14:textId="77777777" w:rsidR="00B916E6" w:rsidRDefault="00535BBF">
      <w:pPr>
        <w:ind w:firstLine="1077"/>
      </w:pPr>
      <w:r>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47A00ABA" w14:textId="77777777" w:rsidR="006E1960" w:rsidRPr="0061213A" w:rsidRDefault="006E1960" w:rsidP="008B72F2">
      <w:pPr>
        <w:pStyle w:val="REFERNCIABIBLIOGRFICA"/>
        <w:jc w:val="left"/>
      </w:pPr>
      <w:bookmarkStart w:id="1170" w:name="_Toc509838636"/>
      <w:r>
        <w:rPr>
          <w:b w:val="0"/>
          <w:noProof/>
          <w:szCs w:val="32"/>
        </w:rPr>
        <mc:AlternateContent>
          <mc:Choice Requires="wps">
            <w:drawing>
              <wp:anchor distT="0" distB="0" distL="114300" distR="114300" simplePos="0" relativeHeight="251657728" behindDoc="0" locked="0" layoutInCell="1" allowOverlap="1" wp14:anchorId="4E903FCA" wp14:editId="46525A03">
                <wp:simplePos x="0" y="0"/>
                <wp:positionH relativeFrom="margin">
                  <wp:align>right</wp:align>
                </wp:positionH>
                <wp:positionV relativeFrom="paragraph">
                  <wp:posOffset>7233285</wp:posOffset>
                </wp:positionV>
                <wp:extent cx="5715000" cy="571500"/>
                <wp:effectExtent l="0" t="0" r="19050" b="19050"/>
                <wp:wrapNone/>
                <wp:docPr id="3"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71500"/>
                        </a:xfrm>
                        <a:prstGeom prst="rect">
                          <a:avLst/>
                        </a:prstGeom>
                        <a:solidFill>
                          <a:srgbClr val="FFFF00"/>
                        </a:solidFill>
                        <a:ln w="9525">
                          <a:solidFill>
                            <a:srgbClr val="000000"/>
                          </a:solidFill>
                          <a:miter lim="800000"/>
                          <a:headEnd/>
                          <a:tailEnd/>
                        </a:ln>
                      </wps:spPr>
                      <wps:txbx>
                        <w:txbxContent>
                          <w:p w14:paraId="47470DAE" w14:textId="77777777" w:rsidR="002F22BA" w:rsidRDefault="002F22BA">
                            <w:pPr>
                              <w:rPr>
                                <w:rFonts w:cs="Arial"/>
                              </w:rPr>
                            </w:pPr>
                            <w:r>
                              <w:rPr>
                                <w:rFonts w:cs="Arial"/>
                              </w:rPr>
                              <w:t>Neste momento, você começa a elaborar em índice analítico todas as referências que usaram-se para fazer o trabalho monográfico.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03FCA" id="Text Box 118" o:spid="_x0000_s1029" type="#_x0000_t202" style="position:absolute;margin-left:398.8pt;margin-top:569.55pt;width:450pt;height: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" fillcolor="yellow">
                <v:textbox>
                  <w:txbxContent>
                    <w:p w14:paraId="47470DAE" w14:textId="77777777" w:rsidR="002F22BA" w:rsidRDefault="002F22BA">
                      <w:pPr>
                        <w:rPr>
                          <w:rFonts w:cs="Arial"/>
                        </w:rPr>
                      </w:pPr>
                      <w:r>
                        <w:rPr>
                          <w:rFonts w:cs="Arial"/>
                        </w:rPr>
                        <w:t>Neste momento, você começa a elaborar em índice analítico todas as referências que usaram-se para fazer o trabalho monográfico.</w:t>
                      </w:r>
                    </w:p>
                  </w:txbxContent>
                </v:textbox>
                <w10:wrap anchorx="margin"/>
              </v:shape>
            </w:pict>
          </mc:Fallback>
        </mc:AlternateContent>
      </w:r>
      <w:bookmarkEnd w:id="1170"/>
      <w:r w:rsidR="00B916E6">
        <w:br w:type="page"/>
      </w:r>
      <w:bookmarkStart w:id="1171" w:name="REFERENCIASBIBLIOGRÁFICAS"/>
      <w:bookmarkEnd w:id="1171"/>
    </w:p>
    <w:bookmarkStart w:id="1172" w:name="_Toc509838637" w:displacedByCustomXml="next"/>
    <w:sdt>
      <w:sdtPr>
        <w:rPr>
          <w:b w:val="0"/>
          <w:caps w:val="0"/>
          <w:kern w:val="0"/>
          <w:sz w:val="24"/>
        </w:rPr>
        <w:id w:val="-1638100167"/>
        <w:docPartObj>
          <w:docPartGallery w:val="Bibliographies"/>
          <w:docPartUnique/>
        </w:docPartObj>
      </w:sdtPr>
      <w:sdtContent>
        <w:p w14:paraId="61C864A0" w14:textId="2D23FA2D" w:rsidR="006E1960" w:rsidRDefault="006E1960">
          <w:pPr>
            <w:pStyle w:val="Ttulo1"/>
          </w:pPr>
          <w:r>
            <w:t>Referências BIBLIOGRÁFICAS</w:t>
          </w:r>
          <w:bookmarkEnd w:id="1172"/>
        </w:p>
        <w:sdt>
          <w:sdtPr>
            <w:id w:val="-573587230"/>
            <w:bibliography/>
          </w:sdtPr>
          <w:sdtContent>
            <w:p w14:paraId="47EA3113" w14:textId="77777777" w:rsidR="00D05DD2" w:rsidRDefault="006E1960" w:rsidP="00D05DD2">
              <w:pPr>
                <w:pStyle w:val="Bibliografia"/>
                <w:ind w:left="720" w:hanging="720"/>
                <w:rPr>
                  <w:noProof/>
                  <w:szCs w:val="24"/>
                </w:rPr>
              </w:pPr>
              <w:r>
                <w:fldChar w:fldCharType="begin"/>
              </w:r>
              <w:r w:rsidRPr="00DB6BD1">
                <w:rPr>
                  <w:lang w:val="en-US"/>
                </w:rPr>
                <w:instrText>BIBLIOGRAPHY</w:instrText>
              </w:r>
              <w:r>
                <w:fldChar w:fldCharType="separate"/>
              </w:r>
              <w:r w:rsidR="00D05DD2" w:rsidRPr="00D05DD2">
                <w:rPr>
                  <w:noProof/>
                  <w:lang w:val="en-US"/>
                </w:rPr>
                <w:t xml:space="preserve">Nishisato, S. (1993). </w:t>
              </w:r>
              <w:r w:rsidR="00D05DD2" w:rsidRPr="00D05DD2">
                <w:rPr>
                  <w:i/>
                  <w:iCs/>
                  <w:noProof/>
                  <w:lang w:val="en-US"/>
                </w:rPr>
                <w:t>Elements of Dual Scaling: An Introduction To Practical Data Analysis.</w:t>
              </w:r>
              <w:r w:rsidR="00D05DD2" w:rsidRPr="00D05DD2">
                <w:rPr>
                  <w:noProof/>
                  <w:lang w:val="en-US"/>
                </w:rPr>
                <w:t xml:space="preserve"> </w:t>
              </w:r>
              <w:r w:rsidR="00D05DD2">
                <w:rPr>
                  <w:noProof/>
                </w:rPr>
                <w:t>Psychology Press.</w:t>
              </w:r>
            </w:p>
            <w:p w14:paraId="5FC92CE8" w14:textId="08A4227C" w:rsidR="006E1960" w:rsidRDefault="006E1960" w:rsidP="00D05DD2">
              <w:r>
                <w:rPr>
                  <w:b/>
                  <w:bCs/>
                </w:rPr>
                <w:fldChar w:fldCharType="end"/>
              </w:r>
            </w:p>
          </w:sdtContent>
        </w:sdt>
      </w:sdtContent>
    </w:sdt>
    <w:p w14:paraId="1D890AAB" w14:textId="289718D2" w:rsidR="00B916E6" w:rsidRPr="0061213A" w:rsidRDefault="00303BBF" w:rsidP="008B72F2">
      <w:pPr>
        <w:pStyle w:val="REFERNCIABIBLIOGRFICA"/>
        <w:jc w:val="left"/>
      </w:pPr>
      <w:bookmarkStart w:id="1173" w:name="_Toc509838638"/>
      <w:r>
        <w:t>REFERÊNCIAS BIBLIOGRÁFICAS</w:t>
      </w:r>
      <w:bookmarkEnd w:id="1173"/>
    </w:p>
    <w:p w14:paraId="2D6AFBE4" w14:textId="2C05336C" w:rsidR="00B916E6" w:rsidRDefault="00BC6D6C">
      <w:pPr>
        <w:rPr>
          <w:sz w:val="32"/>
          <w:szCs w:val="32"/>
        </w:rPr>
      </w:pPr>
      <w:r>
        <w:rPr>
          <w:sz w:val="32"/>
          <w:szCs w:val="32"/>
        </w:rPr>
        <w:t>Aqui vale a dica da utilização da forma automática no MSWord ou no LibreOffice:</w:t>
      </w:r>
    </w:p>
    <w:p w14:paraId="7C4E3563" w14:textId="77777777" w:rsidR="00BC6D6C" w:rsidRDefault="00BC6D6C">
      <w:pPr>
        <w:rPr>
          <w:sz w:val="32"/>
          <w:szCs w:val="32"/>
        </w:rPr>
      </w:pPr>
    </w:p>
    <w:p w14:paraId="5F6315D1" w14:textId="77777777" w:rsidR="00B916E6" w:rsidRDefault="00B916E6">
      <w:pPr>
        <w:pStyle w:val="ConteudoRefernciasBibliogrficas"/>
        <w:numPr>
          <w:ilvl w:val="0"/>
          <w:numId w:val="3"/>
        </w:numPr>
      </w:pPr>
      <w:r>
        <w:t xml:space="preserve">CARDOSO, Alcionê Damásio. </w:t>
      </w:r>
      <w:r>
        <w:rPr>
          <w:b/>
          <w:bCs/>
        </w:rPr>
        <w:t>Vantagens e Desvantagens na Forma de Escolha de Diretor de Escola na Rede Pública Estadual de Santa Catarina</w:t>
      </w:r>
      <w:r>
        <w:t>, 2002. Dissertação (Mestrado em Gestão Institucional) – Curso de Pós Graduação em Educação, UnC-UNICAMP, Caçador, SC.</w:t>
      </w:r>
    </w:p>
    <w:p w14:paraId="7748E0B1" w14:textId="77777777" w:rsidR="00B916E6" w:rsidRDefault="00B916E6">
      <w:pPr>
        <w:pStyle w:val="ConteudoRefernciasBibliogrficas"/>
        <w:numPr>
          <w:ilvl w:val="0"/>
          <w:numId w:val="3"/>
        </w:numPr>
      </w:pPr>
      <w:r>
        <w:t xml:space="preserve">SOUZA, Celso de Oliveira. </w:t>
      </w:r>
      <w:r>
        <w:rPr>
          <w:b/>
          <w:bCs/>
        </w:rPr>
        <w:t>Histórico da Fundação Educacional Barriga Verde.</w:t>
      </w:r>
      <w:r>
        <w:t xml:space="preserve"> &lt;http://www.febave.org.br/historico.htm&gt; Acesso em 25 abr. 2004.</w:t>
      </w:r>
    </w:p>
    <w:p w14:paraId="41E0EA79" w14:textId="77777777" w:rsidR="00B916E6" w:rsidRDefault="00B916E6" w:rsidP="00CB179D">
      <w:pPr>
        <w:pStyle w:val="ANEXOS"/>
        <w:jc w:val="both"/>
      </w:pPr>
      <w:bookmarkStart w:id="1174" w:name="ANEXOS"/>
      <w:bookmarkEnd w:id="1174"/>
      <w:r w:rsidRPr="00CB179D">
        <w:rPr>
          <w:b w:val="0"/>
          <w:sz w:val="24"/>
          <w:szCs w:val="20"/>
        </w:rPr>
        <w:br w:type="page"/>
      </w:r>
      <w:bookmarkStart w:id="1175" w:name="_Toc101326847"/>
      <w:bookmarkStart w:id="1176" w:name="_Toc509838639"/>
      <w:r>
        <w:lastRenderedPageBreak/>
        <w:t>ANEXOS</w:t>
      </w:r>
      <w:bookmarkEnd w:id="1175"/>
      <w:bookmarkEnd w:id="1176"/>
    </w:p>
    <w:p w14:paraId="6C900DAE" w14:textId="77777777" w:rsidR="005D0678" w:rsidRPr="005D0678" w:rsidRDefault="005D0678" w:rsidP="005D0678">
      <w:pPr>
        <w:pStyle w:val="Corpodetexto"/>
      </w:pPr>
      <w:r w:rsidRPr="005D0678">
        <w:t>A função das duas definições, Anexo e Apêndice, é semelhante, mas com uma grande diferença entre elas: a autoria.</w:t>
      </w:r>
      <w:r>
        <w:t xml:space="preserve"> </w:t>
      </w:r>
      <w:r w:rsidRPr="005D0678">
        <w:t xml:space="preserve">O </w:t>
      </w:r>
      <w:r w:rsidRPr="005D0678">
        <w:rPr>
          <w:rStyle w:val="Forte"/>
        </w:rPr>
        <w:t>ANEXO</w:t>
      </w:r>
      <w:r w:rsidRPr="005D0678">
        <w:t xml:space="preserve"> de um trabalho acadêmico deve ser aquele texto ou documento que </w:t>
      </w:r>
      <w:r w:rsidRPr="005D0678">
        <w:rPr>
          <w:rStyle w:val="Forte"/>
        </w:rPr>
        <w:t>não foi elaborado por você</w:t>
      </w:r>
      <w:r w:rsidRPr="005D0678">
        <w:t xml:space="preserve">, tendo como objetivo servir de legitimação.  Já o </w:t>
      </w:r>
      <w:r w:rsidRPr="005D0678">
        <w:rPr>
          <w:rStyle w:val="Forte"/>
        </w:rPr>
        <w:t xml:space="preserve">APÊNDICE </w:t>
      </w:r>
      <w:r w:rsidRPr="005D0678">
        <w:t xml:space="preserve">se configura como texto ou documento </w:t>
      </w:r>
      <w:r w:rsidRPr="005D0678">
        <w:rPr>
          <w:rStyle w:val="Forte"/>
        </w:rPr>
        <w:t>elaborado por você</w:t>
      </w:r>
      <w:r w:rsidRPr="005D0678">
        <w:t>, tendo como objetivo complementar a sua argumentação.</w:t>
      </w:r>
    </w:p>
    <w:p w14:paraId="6D69B15D" w14:textId="77777777" w:rsidR="00B916E6" w:rsidRDefault="00B916E6" w:rsidP="008B72F2">
      <w:pPr>
        <w:pStyle w:val="ConteudoRefernciasBibliogrficas"/>
        <w:numPr>
          <w:ilvl w:val="0"/>
          <w:numId w:val="0"/>
        </w:numPr>
        <w:outlineLvl w:val="1"/>
      </w:pPr>
      <w:r>
        <w:br w:type="page"/>
      </w:r>
      <w:r>
        <w:lastRenderedPageBreak/>
        <w:t>ANEXO A – TÍTULO DO ANEXO A</w:t>
      </w:r>
    </w:p>
    <w:p w14:paraId="0AC61F05" w14:textId="77777777" w:rsidR="00B916E6" w:rsidRDefault="00B916E6">
      <w:pPr>
        <w:jc w:val="center"/>
      </w:pPr>
    </w:p>
    <w:p w14:paraId="6DA0BB63" w14:textId="77777777" w:rsidR="00B916E6" w:rsidRDefault="00B916E6"/>
    <w:p w14:paraId="4A41A420" w14:textId="77777777" w:rsidR="00B916E6" w:rsidRDefault="00B916E6" w:rsidP="008B72F2">
      <w:pPr>
        <w:outlineLvl w:val="1"/>
      </w:pPr>
      <w:r>
        <w:br w:type="page"/>
      </w:r>
      <w:r>
        <w:lastRenderedPageBreak/>
        <w:t>ANEXO B – TÍTULO DO ANEXO B</w:t>
      </w:r>
    </w:p>
    <w:p w14:paraId="53422D7A" w14:textId="77777777" w:rsidR="00B916E6" w:rsidRDefault="00B916E6"/>
    <w:p w14:paraId="2CD77099" w14:textId="77777777" w:rsidR="00B916E6" w:rsidRDefault="00B916E6">
      <w:pPr>
        <w:pStyle w:val="ANEXOS"/>
      </w:pPr>
    </w:p>
    <w:p w14:paraId="600757CD" w14:textId="77777777" w:rsidR="00B916E6" w:rsidRDefault="00B916E6"/>
    <w:sectPr w:rsidR="00B916E6">
      <w:headerReference w:type="default" r:id="rId54"/>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7" w:author="alto" w:date="2018-04-02T18:22:00Z" w:initials="a">
    <w:p w14:paraId="277548DA" w14:textId="77777777" w:rsidR="00C87B47" w:rsidRDefault="00C87B47">
      <w:pPr>
        <w:pStyle w:val="Textodecomentrio"/>
      </w:pPr>
      <w:r>
        <w:rPr>
          <w:rStyle w:val="Refdecomentrio"/>
        </w:rPr>
        <w:annotationRef/>
      </w:r>
      <w:r>
        <w:t>Vamos colocar essa métrica no próximo cápitulo.</w:t>
      </w:r>
    </w:p>
    <w:p w14:paraId="7283F395" w14:textId="04AE22AF" w:rsidR="00C87B47" w:rsidRDefault="00C87B47">
      <w:pPr>
        <w:pStyle w:val="Textodecomentrio"/>
      </w:pPr>
    </w:p>
  </w:comment>
  <w:comment w:id="151" w:author="alto" w:date="2018-04-02T18:36:00Z" w:initials="a">
    <w:p w14:paraId="63EC080F" w14:textId="3EC71EFC" w:rsidR="00063904" w:rsidRDefault="00063904">
      <w:pPr>
        <w:pStyle w:val="Textodecomentrio"/>
      </w:pPr>
      <w:r>
        <w:rPr>
          <w:rStyle w:val="Refdecomentrio"/>
        </w:rPr>
        <w:annotationRef/>
      </w:r>
      <w:r>
        <w:t>Essa parte do cálculo vai ser inserida no outro cápitulo.</w:t>
      </w:r>
      <w:bookmarkStart w:id="152" w:name="_GoBack"/>
      <w:bookmarkEnd w:id="152"/>
    </w:p>
  </w:comment>
  <w:comment w:id="1158" w:author="alto" w:date="2018-04-02T18:35:00Z" w:initials="a">
    <w:p w14:paraId="685CB5AF" w14:textId="076136F0" w:rsidR="00063904" w:rsidRDefault="00063904">
      <w:pPr>
        <w:pStyle w:val="Textodecomentrio"/>
      </w:pPr>
      <w:r>
        <w:rPr>
          <w:rStyle w:val="Refdecomentrio"/>
        </w:rPr>
        <w:annotationRef/>
      </w:r>
      <w:r>
        <w:t>Centraliza essa imagem.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83F395" w15:done="0"/>
  <w15:commentEx w15:paraId="63EC080F" w15:done="0"/>
  <w15:commentEx w15:paraId="685CB5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EC080F" w16cid:durableId="1E6CF6CA"/>
  <w16cid:commentId w16cid:paraId="685CB5AF" w16cid:durableId="1E6CF6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7ED7F" w14:textId="77777777" w:rsidR="002929B1" w:rsidRDefault="002929B1">
      <w:r>
        <w:separator/>
      </w:r>
    </w:p>
  </w:endnote>
  <w:endnote w:type="continuationSeparator" w:id="0">
    <w:p w14:paraId="6D573DB9" w14:textId="77777777" w:rsidR="002929B1" w:rsidRDefault="00292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8-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4FA6C" w14:textId="77777777" w:rsidR="002929B1" w:rsidRDefault="002929B1">
      <w:r>
        <w:separator/>
      </w:r>
    </w:p>
  </w:footnote>
  <w:footnote w:type="continuationSeparator" w:id="0">
    <w:p w14:paraId="204F1532" w14:textId="77777777" w:rsidR="002929B1" w:rsidRDefault="002929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A9FD3" w14:textId="77777777" w:rsidR="002F22BA" w:rsidRDefault="002F22B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D7BC6" w14:textId="77777777" w:rsidR="002F22BA" w:rsidRDefault="002F22BA">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39</w:t>
    </w:r>
    <w:r>
      <w:rPr>
        <w:rStyle w:val="Nmerodepgina"/>
      </w:rPr>
      <w:fldChar w:fldCharType="end"/>
    </w:r>
  </w:p>
  <w:p w14:paraId="3F324F12" w14:textId="77777777" w:rsidR="002F22BA" w:rsidRDefault="002F22B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A76211"/>
    <w:multiLevelType w:val="hybridMultilevel"/>
    <w:tmpl w:val="04AA5C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18"/>
  </w:num>
  <w:num w:numId="2">
    <w:abstractNumId w:val="17"/>
  </w:num>
  <w:num w:numId="3">
    <w:abstractNumId w:val="3"/>
  </w:num>
  <w:num w:numId="4">
    <w:abstractNumId w:val="6"/>
  </w:num>
  <w:num w:numId="5">
    <w:abstractNumId w:val="5"/>
  </w:num>
  <w:num w:numId="6">
    <w:abstractNumId w:val="18"/>
  </w:num>
  <w:num w:numId="7">
    <w:abstractNumId w:val="9"/>
  </w:num>
  <w:num w:numId="8">
    <w:abstractNumId w:val="4"/>
  </w:num>
  <w:num w:numId="9">
    <w:abstractNumId w:val="18"/>
  </w:num>
  <w:num w:numId="10">
    <w:abstractNumId w:val="18"/>
  </w:num>
  <w:num w:numId="11">
    <w:abstractNumId w:val="18"/>
  </w:num>
  <w:num w:numId="12">
    <w:abstractNumId w:val="2"/>
  </w:num>
  <w:num w:numId="13">
    <w:abstractNumId w:val="18"/>
  </w:num>
  <w:num w:numId="14">
    <w:abstractNumId w:val="18"/>
  </w:num>
  <w:num w:numId="15">
    <w:abstractNumId w:val="18"/>
  </w:num>
  <w:num w:numId="16">
    <w:abstractNumId w:val="18"/>
  </w:num>
  <w:num w:numId="17">
    <w:abstractNumId w:val="18"/>
  </w:num>
  <w:num w:numId="18">
    <w:abstractNumId w:val="16"/>
  </w:num>
  <w:num w:numId="19">
    <w:abstractNumId w:val="18"/>
  </w:num>
  <w:num w:numId="20">
    <w:abstractNumId w:val="15"/>
  </w:num>
  <w:num w:numId="21">
    <w:abstractNumId w:val="10"/>
  </w:num>
  <w:num w:numId="22">
    <w:abstractNumId w:val="1"/>
  </w:num>
  <w:num w:numId="23">
    <w:abstractNumId w:val="0"/>
  </w:num>
  <w:num w:numId="24">
    <w:abstractNumId w:val="18"/>
  </w:num>
  <w:num w:numId="25">
    <w:abstractNumId w:val="11"/>
  </w:num>
  <w:num w:numId="26">
    <w:abstractNumId w:val="13"/>
  </w:num>
  <w:num w:numId="27">
    <w:abstractNumId w:val="14"/>
  </w:num>
  <w:num w:numId="28">
    <w:abstractNumId w:val="12"/>
  </w:num>
  <w:num w:numId="29">
    <w:abstractNumId w:val="7"/>
  </w:num>
  <w:num w:numId="30">
    <w:abstractNumId w:val="8"/>
  </w:num>
  <w:num w:numId="31">
    <w:abstractNumId w:val="18"/>
  </w:num>
  <w:num w:numId="32">
    <w:abstractNumId w:val="18"/>
  </w:num>
  <w:num w:numId="3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to">
    <w15:presenceInfo w15:providerId="None" w15:userId="al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48C"/>
    <w:rsid w:val="000011DD"/>
    <w:rsid w:val="0000207F"/>
    <w:rsid w:val="00002512"/>
    <w:rsid w:val="000035EE"/>
    <w:rsid w:val="00005798"/>
    <w:rsid w:val="00006005"/>
    <w:rsid w:val="00006B25"/>
    <w:rsid w:val="00013108"/>
    <w:rsid w:val="000146ED"/>
    <w:rsid w:val="00017EC6"/>
    <w:rsid w:val="00022DE8"/>
    <w:rsid w:val="00024A5F"/>
    <w:rsid w:val="00025413"/>
    <w:rsid w:val="000256D7"/>
    <w:rsid w:val="00030120"/>
    <w:rsid w:val="0003195E"/>
    <w:rsid w:val="0003220D"/>
    <w:rsid w:val="00032CE2"/>
    <w:rsid w:val="00035933"/>
    <w:rsid w:val="00036440"/>
    <w:rsid w:val="00037EE9"/>
    <w:rsid w:val="000400FD"/>
    <w:rsid w:val="0004114C"/>
    <w:rsid w:val="00043958"/>
    <w:rsid w:val="000478B5"/>
    <w:rsid w:val="00047D38"/>
    <w:rsid w:val="00047DC1"/>
    <w:rsid w:val="000519F4"/>
    <w:rsid w:val="00051AA1"/>
    <w:rsid w:val="00055B53"/>
    <w:rsid w:val="00057A70"/>
    <w:rsid w:val="00057CEA"/>
    <w:rsid w:val="00060BC0"/>
    <w:rsid w:val="000612D0"/>
    <w:rsid w:val="00062C2F"/>
    <w:rsid w:val="00063904"/>
    <w:rsid w:val="00065BDE"/>
    <w:rsid w:val="00067716"/>
    <w:rsid w:val="000719AE"/>
    <w:rsid w:val="00072093"/>
    <w:rsid w:val="000720FB"/>
    <w:rsid w:val="0007237C"/>
    <w:rsid w:val="00073822"/>
    <w:rsid w:val="00076F22"/>
    <w:rsid w:val="0008027D"/>
    <w:rsid w:val="0008034C"/>
    <w:rsid w:val="00080E5A"/>
    <w:rsid w:val="00086921"/>
    <w:rsid w:val="00086D51"/>
    <w:rsid w:val="000900EA"/>
    <w:rsid w:val="00092869"/>
    <w:rsid w:val="00095A2E"/>
    <w:rsid w:val="000968CA"/>
    <w:rsid w:val="00097715"/>
    <w:rsid w:val="00097BD7"/>
    <w:rsid w:val="000A10A7"/>
    <w:rsid w:val="000A225F"/>
    <w:rsid w:val="000A3110"/>
    <w:rsid w:val="000A3596"/>
    <w:rsid w:val="000A39CA"/>
    <w:rsid w:val="000A7137"/>
    <w:rsid w:val="000A75CD"/>
    <w:rsid w:val="000B0375"/>
    <w:rsid w:val="000B0488"/>
    <w:rsid w:val="000B379F"/>
    <w:rsid w:val="000B5644"/>
    <w:rsid w:val="000B712E"/>
    <w:rsid w:val="000C107C"/>
    <w:rsid w:val="000C3BAC"/>
    <w:rsid w:val="000C418D"/>
    <w:rsid w:val="000C4378"/>
    <w:rsid w:val="000C65BB"/>
    <w:rsid w:val="000D1435"/>
    <w:rsid w:val="000D66BC"/>
    <w:rsid w:val="000D72F8"/>
    <w:rsid w:val="000D7A3D"/>
    <w:rsid w:val="000E05F0"/>
    <w:rsid w:val="000E2DB0"/>
    <w:rsid w:val="000E5046"/>
    <w:rsid w:val="000E6C7E"/>
    <w:rsid w:val="000F0FC4"/>
    <w:rsid w:val="000F179F"/>
    <w:rsid w:val="000F204A"/>
    <w:rsid w:val="000F2E33"/>
    <w:rsid w:val="000F2EE0"/>
    <w:rsid w:val="000F6FCA"/>
    <w:rsid w:val="00100578"/>
    <w:rsid w:val="00107F48"/>
    <w:rsid w:val="001109F0"/>
    <w:rsid w:val="00111F4E"/>
    <w:rsid w:val="001133FC"/>
    <w:rsid w:val="0011501B"/>
    <w:rsid w:val="001150DA"/>
    <w:rsid w:val="00120FC6"/>
    <w:rsid w:val="001243BE"/>
    <w:rsid w:val="00126B43"/>
    <w:rsid w:val="0012746C"/>
    <w:rsid w:val="001302B7"/>
    <w:rsid w:val="0013081E"/>
    <w:rsid w:val="001322F7"/>
    <w:rsid w:val="0013491C"/>
    <w:rsid w:val="00134A4C"/>
    <w:rsid w:val="00134C68"/>
    <w:rsid w:val="00135C74"/>
    <w:rsid w:val="00136D35"/>
    <w:rsid w:val="00143A65"/>
    <w:rsid w:val="00146EA2"/>
    <w:rsid w:val="00152BD9"/>
    <w:rsid w:val="00153C22"/>
    <w:rsid w:val="00155487"/>
    <w:rsid w:val="00155667"/>
    <w:rsid w:val="001567B3"/>
    <w:rsid w:val="00156BC5"/>
    <w:rsid w:val="0016325B"/>
    <w:rsid w:val="001669AD"/>
    <w:rsid w:val="001704C8"/>
    <w:rsid w:val="0017207E"/>
    <w:rsid w:val="00172743"/>
    <w:rsid w:val="001739E3"/>
    <w:rsid w:val="00173FEE"/>
    <w:rsid w:val="0017569B"/>
    <w:rsid w:val="0017647B"/>
    <w:rsid w:val="00176534"/>
    <w:rsid w:val="00180282"/>
    <w:rsid w:val="00180C28"/>
    <w:rsid w:val="001818E9"/>
    <w:rsid w:val="00182549"/>
    <w:rsid w:val="001829C3"/>
    <w:rsid w:val="00184CB5"/>
    <w:rsid w:val="00194E96"/>
    <w:rsid w:val="001952D6"/>
    <w:rsid w:val="00196592"/>
    <w:rsid w:val="00196E9D"/>
    <w:rsid w:val="001A2446"/>
    <w:rsid w:val="001A2D56"/>
    <w:rsid w:val="001B124C"/>
    <w:rsid w:val="001B25B6"/>
    <w:rsid w:val="001B4BDF"/>
    <w:rsid w:val="001B716F"/>
    <w:rsid w:val="001C2BBD"/>
    <w:rsid w:val="001C48E3"/>
    <w:rsid w:val="001C4A4B"/>
    <w:rsid w:val="001C70E8"/>
    <w:rsid w:val="001D3146"/>
    <w:rsid w:val="001D4787"/>
    <w:rsid w:val="001D7540"/>
    <w:rsid w:val="001D7F3D"/>
    <w:rsid w:val="001E1088"/>
    <w:rsid w:val="001E1BE0"/>
    <w:rsid w:val="001E3758"/>
    <w:rsid w:val="001E4D80"/>
    <w:rsid w:val="001E53C2"/>
    <w:rsid w:val="001E5C53"/>
    <w:rsid w:val="001E7766"/>
    <w:rsid w:val="001F0359"/>
    <w:rsid w:val="001F279A"/>
    <w:rsid w:val="0020017A"/>
    <w:rsid w:val="00200ED4"/>
    <w:rsid w:val="0020160B"/>
    <w:rsid w:val="002038A9"/>
    <w:rsid w:val="0020455C"/>
    <w:rsid w:val="00207C18"/>
    <w:rsid w:val="00210E21"/>
    <w:rsid w:val="002115D8"/>
    <w:rsid w:val="00213946"/>
    <w:rsid w:val="00214757"/>
    <w:rsid w:val="002153C5"/>
    <w:rsid w:val="00217A9A"/>
    <w:rsid w:val="00220ACB"/>
    <w:rsid w:val="00224189"/>
    <w:rsid w:val="00227075"/>
    <w:rsid w:val="00227150"/>
    <w:rsid w:val="002302DD"/>
    <w:rsid w:val="002341A3"/>
    <w:rsid w:val="00235748"/>
    <w:rsid w:val="00237D1C"/>
    <w:rsid w:val="00247C75"/>
    <w:rsid w:val="00250278"/>
    <w:rsid w:val="00250E4B"/>
    <w:rsid w:val="0025233F"/>
    <w:rsid w:val="0025313C"/>
    <w:rsid w:val="002537A9"/>
    <w:rsid w:val="00255CD2"/>
    <w:rsid w:val="00257AAD"/>
    <w:rsid w:val="00260324"/>
    <w:rsid w:val="00261DD4"/>
    <w:rsid w:val="00271DC3"/>
    <w:rsid w:val="0027282D"/>
    <w:rsid w:val="00272A0E"/>
    <w:rsid w:val="002739BA"/>
    <w:rsid w:val="00274761"/>
    <w:rsid w:val="002774C0"/>
    <w:rsid w:val="00277DC1"/>
    <w:rsid w:val="00280248"/>
    <w:rsid w:val="002818AB"/>
    <w:rsid w:val="00281CDD"/>
    <w:rsid w:val="002825C6"/>
    <w:rsid w:val="0028409F"/>
    <w:rsid w:val="0028571F"/>
    <w:rsid w:val="0029146A"/>
    <w:rsid w:val="002929B1"/>
    <w:rsid w:val="00293153"/>
    <w:rsid w:val="0029544B"/>
    <w:rsid w:val="00295F65"/>
    <w:rsid w:val="002963EB"/>
    <w:rsid w:val="002A084A"/>
    <w:rsid w:val="002A09CB"/>
    <w:rsid w:val="002A0AEF"/>
    <w:rsid w:val="002A1433"/>
    <w:rsid w:val="002A1881"/>
    <w:rsid w:val="002A4284"/>
    <w:rsid w:val="002A721B"/>
    <w:rsid w:val="002B0F8E"/>
    <w:rsid w:val="002B25B4"/>
    <w:rsid w:val="002B44CE"/>
    <w:rsid w:val="002B5C46"/>
    <w:rsid w:val="002C0909"/>
    <w:rsid w:val="002C0A87"/>
    <w:rsid w:val="002C13A2"/>
    <w:rsid w:val="002C35CF"/>
    <w:rsid w:val="002C6B99"/>
    <w:rsid w:val="002C773F"/>
    <w:rsid w:val="002D201A"/>
    <w:rsid w:val="002D42AE"/>
    <w:rsid w:val="002E2479"/>
    <w:rsid w:val="002E30F9"/>
    <w:rsid w:val="002E3752"/>
    <w:rsid w:val="002E4B31"/>
    <w:rsid w:val="002E71A8"/>
    <w:rsid w:val="002E7A9A"/>
    <w:rsid w:val="002F0290"/>
    <w:rsid w:val="002F22BA"/>
    <w:rsid w:val="002F2386"/>
    <w:rsid w:val="002F340F"/>
    <w:rsid w:val="002F6404"/>
    <w:rsid w:val="002F644A"/>
    <w:rsid w:val="003003DA"/>
    <w:rsid w:val="00300899"/>
    <w:rsid w:val="00300F91"/>
    <w:rsid w:val="00303BBF"/>
    <w:rsid w:val="00304C07"/>
    <w:rsid w:val="00305E08"/>
    <w:rsid w:val="00307FD1"/>
    <w:rsid w:val="00312296"/>
    <w:rsid w:val="003144D2"/>
    <w:rsid w:val="00321183"/>
    <w:rsid w:val="00321188"/>
    <w:rsid w:val="00322048"/>
    <w:rsid w:val="003238A3"/>
    <w:rsid w:val="00325935"/>
    <w:rsid w:val="00325E67"/>
    <w:rsid w:val="00327E9A"/>
    <w:rsid w:val="0033329E"/>
    <w:rsid w:val="003334EC"/>
    <w:rsid w:val="00336327"/>
    <w:rsid w:val="003400F0"/>
    <w:rsid w:val="00340C65"/>
    <w:rsid w:val="003438CD"/>
    <w:rsid w:val="0034442C"/>
    <w:rsid w:val="003461A2"/>
    <w:rsid w:val="00347176"/>
    <w:rsid w:val="00352DDE"/>
    <w:rsid w:val="00354520"/>
    <w:rsid w:val="00354569"/>
    <w:rsid w:val="00355F99"/>
    <w:rsid w:val="00356A96"/>
    <w:rsid w:val="00356CA8"/>
    <w:rsid w:val="00361CC0"/>
    <w:rsid w:val="003644E8"/>
    <w:rsid w:val="00365610"/>
    <w:rsid w:val="00366925"/>
    <w:rsid w:val="003675AF"/>
    <w:rsid w:val="0037356E"/>
    <w:rsid w:val="00373D88"/>
    <w:rsid w:val="00373E6E"/>
    <w:rsid w:val="00374227"/>
    <w:rsid w:val="00375F63"/>
    <w:rsid w:val="003802AF"/>
    <w:rsid w:val="00383916"/>
    <w:rsid w:val="00383965"/>
    <w:rsid w:val="00384268"/>
    <w:rsid w:val="003873EF"/>
    <w:rsid w:val="00387A01"/>
    <w:rsid w:val="00387D34"/>
    <w:rsid w:val="0039635B"/>
    <w:rsid w:val="0039724B"/>
    <w:rsid w:val="00397AC7"/>
    <w:rsid w:val="003A02E1"/>
    <w:rsid w:val="003A53C2"/>
    <w:rsid w:val="003A6C22"/>
    <w:rsid w:val="003B1B11"/>
    <w:rsid w:val="003B37AA"/>
    <w:rsid w:val="003B4418"/>
    <w:rsid w:val="003B562A"/>
    <w:rsid w:val="003B5A97"/>
    <w:rsid w:val="003B7219"/>
    <w:rsid w:val="003C019D"/>
    <w:rsid w:val="003C02F2"/>
    <w:rsid w:val="003C2DB9"/>
    <w:rsid w:val="003C3B55"/>
    <w:rsid w:val="003C5D5F"/>
    <w:rsid w:val="003C6561"/>
    <w:rsid w:val="003C6AB1"/>
    <w:rsid w:val="003C76E1"/>
    <w:rsid w:val="003D0AAC"/>
    <w:rsid w:val="003D1F65"/>
    <w:rsid w:val="003D3885"/>
    <w:rsid w:val="003D3B89"/>
    <w:rsid w:val="003D4037"/>
    <w:rsid w:val="003D4B05"/>
    <w:rsid w:val="003D4DBC"/>
    <w:rsid w:val="003D625F"/>
    <w:rsid w:val="003D65C1"/>
    <w:rsid w:val="003D7064"/>
    <w:rsid w:val="003E064B"/>
    <w:rsid w:val="003E1C52"/>
    <w:rsid w:val="003E1CEA"/>
    <w:rsid w:val="003E5522"/>
    <w:rsid w:val="003E641A"/>
    <w:rsid w:val="003F4120"/>
    <w:rsid w:val="003F5DF3"/>
    <w:rsid w:val="00401019"/>
    <w:rsid w:val="00401CCB"/>
    <w:rsid w:val="00403E76"/>
    <w:rsid w:val="004049CE"/>
    <w:rsid w:val="0041047D"/>
    <w:rsid w:val="00410505"/>
    <w:rsid w:val="0041171E"/>
    <w:rsid w:val="00411C9E"/>
    <w:rsid w:val="00420B72"/>
    <w:rsid w:val="004311FA"/>
    <w:rsid w:val="00433862"/>
    <w:rsid w:val="00435402"/>
    <w:rsid w:val="00440D82"/>
    <w:rsid w:val="00440FFF"/>
    <w:rsid w:val="00441DF8"/>
    <w:rsid w:val="00442638"/>
    <w:rsid w:val="0044425D"/>
    <w:rsid w:val="00452775"/>
    <w:rsid w:val="00452F41"/>
    <w:rsid w:val="00453934"/>
    <w:rsid w:val="00454BAD"/>
    <w:rsid w:val="00456A24"/>
    <w:rsid w:val="00457091"/>
    <w:rsid w:val="00457E70"/>
    <w:rsid w:val="0046065E"/>
    <w:rsid w:val="00461218"/>
    <w:rsid w:val="004668D9"/>
    <w:rsid w:val="00467CB9"/>
    <w:rsid w:val="0047128F"/>
    <w:rsid w:val="004716CB"/>
    <w:rsid w:val="00472A4F"/>
    <w:rsid w:val="0047482E"/>
    <w:rsid w:val="0047504F"/>
    <w:rsid w:val="004754B9"/>
    <w:rsid w:val="00476373"/>
    <w:rsid w:val="00476A58"/>
    <w:rsid w:val="00477F0C"/>
    <w:rsid w:val="00480030"/>
    <w:rsid w:val="004816C7"/>
    <w:rsid w:val="0048182B"/>
    <w:rsid w:val="00483381"/>
    <w:rsid w:val="004860E4"/>
    <w:rsid w:val="00486B14"/>
    <w:rsid w:val="004873E7"/>
    <w:rsid w:val="0049053E"/>
    <w:rsid w:val="00492393"/>
    <w:rsid w:val="004931C4"/>
    <w:rsid w:val="00495C77"/>
    <w:rsid w:val="004964C2"/>
    <w:rsid w:val="0049734A"/>
    <w:rsid w:val="004A1D51"/>
    <w:rsid w:val="004A2E59"/>
    <w:rsid w:val="004A6518"/>
    <w:rsid w:val="004A6FD6"/>
    <w:rsid w:val="004B0DEE"/>
    <w:rsid w:val="004B2A0B"/>
    <w:rsid w:val="004B2EA0"/>
    <w:rsid w:val="004B4974"/>
    <w:rsid w:val="004B7120"/>
    <w:rsid w:val="004C1B14"/>
    <w:rsid w:val="004C2845"/>
    <w:rsid w:val="004C3707"/>
    <w:rsid w:val="004D05C6"/>
    <w:rsid w:val="004D19E5"/>
    <w:rsid w:val="004D316B"/>
    <w:rsid w:val="004D33C7"/>
    <w:rsid w:val="004D4027"/>
    <w:rsid w:val="004D5F97"/>
    <w:rsid w:val="004D653D"/>
    <w:rsid w:val="004D741F"/>
    <w:rsid w:val="004E03FC"/>
    <w:rsid w:val="004E1326"/>
    <w:rsid w:val="004E23BF"/>
    <w:rsid w:val="004E2A71"/>
    <w:rsid w:val="004E31FD"/>
    <w:rsid w:val="004E5A8A"/>
    <w:rsid w:val="004F0E4F"/>
    <w:rsid w:val="004F215C"/>
    <w:rsid w:val="004F2553"/>
    <w:rsid w:val="004F5551"/>
    <w:rsid w:val="004F73EE"/>
    <w:rsid w:val="00504C56"/>
    <w:rsid w:val="00506BF1"/>
    <w:rsid w:val="005071AB"/>
    <w:rsid w:val="005072A4"/>
    <w:rsid w:val="00512A83"/>
    <w:rsid w:val="00515750"/>
    <w:rsid w:val="00516072"/>
    <w:rsid w:val="00517441"/>
    <w:rsid w:val="005218D2"/>
    <w:rsid w:val="00522D7F"/>
    <w:rsid w:val="00523047"/>
    <w:rsid w:val="005231AE"/>
    <w:rsid w:val="00525592"/>
    <w:rsid w:val="00526C9E"/>
    <w:rsid w:val="005270B9"/>
    <w:rsid w:val="0053070B"/>
    <w:rsid w:val="00532EFF"/>
    <w:rsid w:val="00533719"/>
    <w:rsid w:val="0053465E"/>
    <w:rsid w:val="005355BF"/>
    <w:rsid w:val="00535BBF"/>
    <w:rsid w:val="0053718B"/>
    <w:rsid w:val="00540D9E"/>
    <w:rsid w:val="00540FBA"/>
    <w:rsid w:val="005436C8"/>
    <w:rsid w:val="00546899"/>
    <w:rsid w:val="005518B0"/>
    <w:rsid w:val="00552261"/>
    <w:rsid w:val="0055393B"/>
    <w:rsid w:val="00553C71"/>
    <w:rsid w:val="0055409E"/>
    <w:rsid w:val="00556F7D"/>
    <w:rsid w:val="0055794E"/>
    <w:rsid w:val="00560986"/>
    <w:rsid w:val="00561491"/>
    <w:rsid w:val="00561682"/>
    <w:rsid w:val="005616C4"/>
    <w:rsid w:val="005666DE"/>
    <w:rsid w:val="0056707C"/>
    <w:rsid w:val="00567250"/>
    <w:rsid w:val="0057093D"/>
    <w:rsid w:val="0057220E"/>
    <w:rsid w:val="00575E5D"/>
    <w:rsid w:val="00580AB1"/>
    <w:rsid w:val="00581786"/>
    <w:rsid w:val="0058717D"/>
    <w:rsid w:val="005909EC"/>
    <w:rsid w:val="00590B7B"/>
    <w:rsid w:val="00591869"/>
    <w:rsid w:val="0059215D"/>
    <w:rsid w:val="00594F3D"/>
    <w:rsid w:val="005974B4"/>
    <w:rsid w:val="005A1AA1"/>
    <w:rsid w:val="005A2FE8"/>
    <w:rsid w:val="005A43A6"/>
    <w:rsid w:val="005A5129"/>
    <w:rsid w:val="005A55C5"/>
    <w:rsid w:val="005A5ECD"/>
    <w:rsid w:val="005A7948"/>
    <w:rsid w:val="005B027A"/>
    <w:rsid w:val="005B0D8B"/>
    <w:rsid w:val="005B4157"/>
    <w:rsid w:val="005B4C80"/>
    <w:rsid w:val="005B5B0F"/>
    <w:rsid w:val="005B7DC5"/>
    <w:rsid w:val="005C21AA"/>
    <w:rsid w:val="005C2775"/>
    <w:rsid w:val="005C4A8B"/>
    <w:rsid w:val="005C6C0B"/>
    <w:rsid w:val="005C6E4C"/>
    <w:rsid w:val="005D0678"/>
    <w:rsid w:val="005D10E4"/>
    <w:rsid w:val="005D47C7"/>
    <w:rsid w:val="005D49E2"/>
    <w:rsid w:val="005D583A"/>
    <w:rsid w:val="005D62B9"/>
    <w:rsid w:val="005E2107"/>
    <w:rsid w:val="005E3482"/>
    <w:rsid w:val="005E5310"/>
    <w:rsid w:val="005E65C9"/>
    <w:rsid w:val="005F37B1"/>
    <w:rsid w:val="005F3B37"/>
    <w:rsid w:val="005F4B53"/>
    <w:rsid w:val="005F7781"/>
    <w:rsid w:val="006006A9"/>
    <w:rsid w:val="00600AE8"/>
    <w:rsid w:val="006010B9"/>
    <w:rsid w:val="00603753"/>
    <w:rsid w:val="006040AB"/>
    <w:rsid w:val="006054D6"/>
    <w:rsid w:val="00605FEF"/>
    <w:rsid w:val="00611505"/>
    <w:rsid w:val="0061213A"/>
    <w:rsid w:val="006234EC"/>
    <w:rsid w:val="0062490B"/>
    <w:rsid w:val="0062492B"/>
    <w:rsid w:val="00625241"/>
    <w:rsid w:val="0063214B"/>
    <w:rsid w:val="00640AB9"/>
    <w:rsid w:val="0064137C"/>
    <w:rsid w:val="00641469"/>
    <w:rsid w:val="00642725"/>
    <w:rsid w:val="0064298F"/>
    <w:rsid w:val="006479A4"/>
    <w:rsid w:val="00650EA4"/>
    <w:rsid w:val="006522F4"/>
    <w:rsid w:val="00654021"/>
    <w:rsid w:val="006602E6"/>
    <w:rsid w:val="006613CF"/>
    <w:rsid w:val="0066196A"/>
    <w:rsid w:val="00662C92"/>
    <w:rsid w:val="00663C56"/>
    <w:rsid w:val="00663FFE"/>
    <w:rsid w:val="00664B41"/>
    <w:rsid w:val="00672036"/>
    <w:rsid w:val="006728B0"/>
    <w:rsid w:val="00672B85"/>
    <w:rsid w:val="00672E01"/>
    <w:rsid w:val="00673EDE"/>
    <w:rsid w:val="00674459"/>
    <w:rsid w:val="00674626"/>
    <w:rsid w:val="00675427"/>
    <w:rsid w:val="006802FC"/>
    <w:rsid w:val="0068285C"/>
    <w:rsid w:val="00682A3B"/>
    <w:rsid w:val="00682CC5"/>
    <w:rsid w:val="0068333E"/>
    <w:rsid w:val="00683359"/>
    <w:rsid w:val="006833FA"/>
    <w:rsid w:val="00683662"/>
    <w:rsid w:val="00683928"/>
    <w:rsid w:val="00684506"/>
    <w:rsid w:val="00687CCB"/>
    <w:rsid w:val="00690FF1"/>
    <w:rsid w:val="00691E9D"/>
    <w:rsid w:val="00694E46"/>
    <w:rsid w:val="006959F7"/>
    <w:rsid w:val="006960DF"/>
    <w:rsid w:val="0069682B"/>
    <w:rsid w:val="006A03F1"/>
    <w:rsid w:val="006A0599"/>
    <w:rsid w:val="006A5704"/>
    <w:rsid w:val="006A691D"/>
    <w:rsid w:val="006B3AC5"/>
    <w:rsid w:val="006B5CE6"/>
    <w:rsid w:val="006C0CC2"/>
    <w:rsid w:val="006C39C4"/>
    <w:rsid w:val="006C4C54"/>
    <w:rsid w:val="006C4EB2"/>
    <w:rsid w:val="006C640B"/>
    <w:rsid w:val="006C6B9E"/>
    <w:rsid w:val="006D3FD2"/>
    <w:rsid w:val="006D41C4"/>
    <w:rsid w:val="006D44DA"/>
    <w:rsid w:val="006D5CE0"/>
    <w:rsid w:val="006D673B"/>
    <w:rsid w:val="006E1960"/>
    <w:rsid w:val="006E5382"/>
    <w:rsid w:val="006E6FF0"/>
    <w:rsid w:val="006E7D1E"/>
    <w:rsid w:val="006F09C3"/>
    <w:rsid w:val="006F100C"/>
    <w:rsid w:val="006F131C"/>
    <w:rsid w:val="006F6C51"/>
    <w:rsid w:val="006F7EC6"/>
    <w:rsid w:val="00700708"/>
    <w:rsid w:val="0071026F"/>
    <w:rsid w:val="00712AB6"/>
    <w:rsid w:val="00712C82"/>
    <w:rsid w:val="00713B8B"/>
    <w:rsid w:val="00714129"/>
    <w:rsid w:val="00714525"/>
    <w:rsid w:val="00714A55"/>
    <w:rsid w:val="0071556B"/>
    <w:rsid w:val="007201BC"/>
    <w:rsid w:val="00720808"/>
    <w:rsid w:val="00722553"/>
    <w:rsid w:val="0072299B"/>
    <w:rsid w:val="00723A6C"/>
    <w:rsid w:val="00724B90"/>
    <w:rsid w:val="00725D10"/>
    <w:rsid w:val="00725EC5"/>
    <w:rsid w:val="007263BB"/>
    <w:rsid w:val="007278E8"/>
    <w:rsid w:val="0073067E"/>
    <w:rsid w:val="00730A18"/>
    <w:rsid w:val="0073466B"/>
    <w:rsid w:val="00735B25"/>
    <w:rsid w:val="007364F8"/>
    <w:rsid w:val="007375D3"/>
    <w:rsid w:val="00742ECC"/>
    <w:rsid w:val="00743ADA"/>
    <w:rsid w:val="00744CE7"/>
    <w:rsid w:val="00746655"/>
    <w:rsid w:val="0074741B"/>
    <w:rsid w:val="00747926"/>
    <w:rsid w:val="00747F90"/>
    <w:rsid w:val="007511A0"/>
    <w:rsid w:val="007528C3"/>
    <w:rsid w:val="007531E3"/>
    <w:rsid w:val="00757D4C"/>
    <w:rsid w:val="007604FC"/>
    <w:rsid w:val="0076128E"/>
    <w:rsid w:val="00761491"/>
    <w:rsid w:val="00761508"/>
    <w:rsid w:val="007620D7"/>
    <w:rsid w:val="0076285A"/>
    <w:rsid w:val="00765682"/>
    <w:rsid w:val="00767C56"/>
    <w:rsid w:val="00771574"/>
    <w:rsid w:val="00772B05"/>
    <w:rsid w:val="00772EA0"/>
    <w:rsid w:val="00773590"/>
    <w:rsid w:val="007773F5"/>
    <w:rsid w:val="0077748C"/>
    <w:rsid w:val="00782515"/>
    <w:rsid w:val="00782540"/>
    <w:rsid w:val="0078482B"/>
    <w:rsid w:val="00785734"/>
    <w:rsid w:val="0079197A"/>
    <w:rsid w:val="00796F47"/>
    <w:rsid w:val="007A0D6A"/>
    <w:rsid w:val="007A283D"/>
    <w:rsid w:val="007A4303"/>
    <w:rsid w:val="007A74C0"/>
    <w:rsid w:val="007A77EF"/>
    <w:rsid w:val="007A7BA3"/>
    <w:rsid w:val="007B24F8"/>
    <w:rsid w:val="007B40EF"/>
    <w:rsid w:val="007C3235"/>
    <w:rsid w:val="007C47D4"/>
    <w:rsid w:val="007C6DF9"/>
    <w:rsid w:val="007D087E"/>
    <w:rsid w:val="007D160F"/>
    <w:rsid w:val="007D248F"/>
    <w:rsid w:val="007D50F0"/>
    <w:rsid w:val="007D7D5E"/>
    <w:rsid w:val="007E258E"/>
    <w:rsid w:val="007E3287"/>
    <w:rsid w:val="007E5C5B"/>
    <w:rsid w:val="007E7279"/>
    <w:rsid w:val="007F13DB"/>
    <w:rsid w:val="007F140E"/>
    <w:rsid w:val="007F298E"/>
    <w:rsid w:val="007F429A"/>
    <w:rsid w:val="007F6920"/>
    <w:rsid w:val="0080175B"/>
    <w:rsid w:val="00801D22"/>
    <w:rsid w:val="00802235"/>
    <w:rsid w:val="0080371A"/>
    <w:rsid w:val="00803D0A"/>
    <w:rsid w:val="00806D8C"/>
    <w:rsid w:val="00807A8B"/>
    <w:rsid w:val="00810AAA"/>
    <w:rsid w:val="00810D0A"/>
    <w:rsid w:val="00812AAF"/>
    <w:rsid w:val="00813481"/>
    <w:rsid w:val="00816DA7"/>
    <w:rsid w:val="0081750C"/>
    <w:rsid w:val="008177D2"/>
    <w:rsid w:val="008221B6"/>
    <w:rsid w:val="00822F04"/>
    <w:rsid w:val="00823889"/>
    <w:rsid w:val="00824ACA"/>
    <w:rsid w:val="0083025D"/>
    <w:rsid w:val="00830905"/>
    <w:rsid w:val="0083262B"/>
    <w:rsid w:val="00833271"/>
    <w:rsid w:val="00836A17"/>
    <w:rsid w:val="00837062"/>
    <w:rsid w:val="008401BF"/>
    <w:rsid w:val="008417D4"/>
    <w:rsid w:val="00844490"/>
    <w:rsid w:val="0084632E"/>
    <w:rsid w:val="0085017F"/>
    <w:rsid w:val="008508EB"/>
    <w:rsid w:val="00850920"/>
    <w:rsid w:val="008512B7"/>
    <w:rsid w:val="00851340"/>
    <w:rsid w:val="0085306A"/>
    <w:rsid w:val="00855257"/>
    <w:rsid w:val="008554ED"/>
    <w:rsid w:val="008566DE"/>
    <w:rsid w:val="008625EC"/>
    <w:rsid w:val="00863329"/>
    <w:rsid w:val="0086759C"/>
    <w:rsid w:val="00873D47"/>
    <w:rsid w:val="008745C8"/>
    <w:rsid w:val="00875740"/>
    <w:rsid w:val="0088036A"/>
    <w:rsid w:val="00880371"/>
    <w:rsid w:val="008805E4"/>
    <w:rsid w:val="00880E3A"/>
    <w:rsid w:val="00882BC4"/>
    <w:rsid w:val="00883982"/>
    <w:rsid w:val="008842DE"/>
    <w:rsid w:val="00884EBE"/>
    <w:rsid w:val="0088508C"/>
    <w:rsid w:val="00885411"/>
    <w:rsid w:val="00886A94"/>
    <w:rsid w:val="00890BF2"/>
    <w:rsid w:val="0089386B"/>
    <w:rsid w:val="00893C57"/>
    <w:rsid w:val="008951E4"/>
    <w:rsid w:val="0089575D"/>
    <w:rsid w:val="0089615E"/>
    <w:rsid w:val="008A51E8"/>
    <w:rsid w:val="008A56FB"/>
    <w:rsid w:val="008A5C69"/>
    <w:rsid w:val="008A6123"/>
    <w:rsid w:val="008A61FA"/>
    <w:rsid w:val="008A773F"/>
    <w:rsid w:val="008B362E"/>
    <w:rsid w:val="008B72F2"/>
    <w:rsid w:val="008C08E0"/>
    <w:rsid w:val="008C0CCA"/>
    <w:rsid w:val="008C430C"/>
    <w:rsid w:val="008C5093"/>
    <w:rsid w:val="008C5ED5"/>
    <w:rsid w:val="008D156B"/>
    <w:rsid w:val="008D224E"/>
    <w:rsid w:val="008D3A83"/>
    <w:rsid w:val="008D599F"/>
    <w:rsid w:val="008D5A1C"/>
    <w:rsid w:val="008E0BA5"/>
    <w:rsid w:val="008E455A"/>
    <w:rsid w:val="008E4E13"/>
    <w:rsid w:val="008E5719"/>
    <w:rsid w:val="008F00F4"/>
    <w:rsid w:val="008F062F"/>
    <w:rsid w:val="008F15B8"/>
    <w:rsid w:val="008F3D8C"/>
    <w:rsid w:val="008F5237"/>
    <w:rsid w:val="008F5FB2"/>
    <w:rsid w:val="008F7755"/>
    <w:rsid w:val="009006C7"/>
    <w:rsid w:val="00900976"/>
    <w:rsid w:val="00901192"/>
    <w:rsid w:val="009016F1"/>
    <w:rsid w:val="009038D6"/>
    <w:rsid w:val="009058BF"/>
    <w:rsid w:val="00910887"/>
    <w:rsid w:val="00911284"/>
    <w:rsid w:val="0091219E"/>
    <w:rsid w:val="00916141"/>
    <w:rsid w:val="009172B3"/>
    <w:rsid w:val="00917C25"/>
    <w:rsid w:val="00920477"/>
    <w:rsid w:val="00920A3D"/>
    <w:rsid w:val="0092239B"/>
    <w:rsid w:val="00922A8A"/>
    <w:rsid w:val="00927E6A"/>
    <w:rsid w:val="009314C8"/>
    <w:rsid w:val="00932CE8"/>
    <w:rsid w:val="00936ED1"/>
    <w:rsid w:val="00937CF5"/>
    <w:rsid w:val="00940EC3"/>
    <w:rsid w:val="0094168B"/>
    <w:rsid w:val="00947E71"/>
    <w:rsid w:val="009518A5"/>
    <w:rsid w:val="00951F32"/>
    <w:rsid w:val="0095450F"/>
    <w:rsid w:val="009545A7"/>
    <w:rsid w:val="00955BC9"/>
    <w:rsid w:val="009567FD"/>
    <w:rsid w:val="00957649"/>
    <w:rsid w:val="009606B8"/>
    <w:rsid w:val="00960A69"/>
    <w:rsid w:val="009614C9"/>
    <w:rsid w:val="00962810"/>
    <w:rsid w:val="0096435E"/>
    <w:rsid w:val="00964595"/>
    <w:rsid w:val="00965E33"/>
    <w:rsid w:val="0096676B"/>
    <w:rsid w:val="009668F0"/>
    <w:rsid w:val="00967762"/>
    <w:rsid w:val="00967AF3"/>
    <w:rsid w:val="00971DCB"/>
    <w:rsid w:val="00972215"/>
    <w:rsid w:val="00972ED2"/>
    <w:rsid w:val="009738F2"/>
    <w:rsid w:val="00976182"/>
    <w:rsid w:val="0097628E"/>
    <w:rsid w:val="0097632C"/>
    <w:rsid w:val="009779D2"/>
    <w:rsid w:val="0098002D"/>
    <w:rsid w:val="00981418"/>
    <w:rsid w:val="0098248C"/>
    <w:rsid w:val="0098271B"/>
    <w:rsid w:val="00983187"/>
    <w:rsid w:val="009831FE"/>
    <w:rsid w:val="00983EF0"/>
    <w:rsid w:val="0098460E"/>
    <w:rsid w:val="00986FDA"/>
    <w:rsid w:val="00987A66"/>
    <w:rsid w:val="00990BA5"/>
    <w:rsid w:val="00991E17"/>
    <w:rsid w:val="009963CA"/>
    <w:rsid w:val="009965DC"/>
    <w:rsid w:val="00996739"/>
    <w:rsid w:val="00996A58"/>
    <w:rsid w:val="009A557B"/>
    <w:rsid w:val="009A7DCD"/>
    <w:rsid w:val="009B53C6"/>
    <w:rsid w:val="009B7547"/>
    <w:rsid w:val="009C1B13"/>
    <w:rsid w:val="009C1C17"/>
    <w:rsid w:val="009D234A"/>
    <w:rsid w:val="009D4FF0"/>
    <w:rsid w:val="009D68F7"/>
    <w:rsid w:val="009D6BDC"/>
    <w:rsid w:val="009E1231"/>
    <w:rsid w:val="009E2AC4"/>
    <w:rsid w:val="009E2D43"/>
    <w:rsid w:val="009E32CF"/>
    <w:rsid w:val="009E3FED"/>
    <w:rsid w:val="009E638B"/>
    <w:rsid w:val="009E751F"/>
    <w:rsid w:val="009E78FA"/>
    <w:rsid w:val="009F293E"/>
    <w:rsid w:val="009F3B6A"/>
    <w:rsid w:val="009F44E4"/>
    <w:rsid w:val="009F6667"/>
    <w:rsid w:val="009F6EC2"/>
    <w:rsid w:val="009F739D"/>
    <w:rsid w:val="00A01067"/>
    <w:rsid w:val="00A02897"/>
    <w:rsid w:val="00A03351"/>
    <w:rsid w:val="00A0517C"/>
    <w:rsid w:val="00A076CC"/>
    <w:rsid w:val="00A1081D"/>
    <w:rsid w:val="00A113C3"/>
    <w:rsid w:val="00A11DC6"/>
    <w:rsid w:val="00A21B1B"/>
    <w:rsid w:val="00A221EF"/>
    <w:rsid w:val="00A22FCF"/>
    <w:rsid w:val="00A236EA"/>
    <w:rsid w:val="00A2370D"/>
    <w:rsid w:val="00A23D68"/>
    <w:rsid w:val="00A25882"/>
    <w:rsid w:val="00A27849"/>
    <w:rsid w:val="00A300A1"/>
    <w:rsid w:val="00A30E8E"/>
    <w:rsid w:val="00A3369A"/>
    <w:rsid w:val="00A33D15"/>
    <w:rsid w:val="00A3536A"/>
    <w:rsid w:val="00A353A0"/>
    <w:rsid w:val="00A371CA"/>
    <w:rsid w:val="00A44E37"/>
    <w:rsid w:val="00A524DB"/>
    <w:rsid w:val="00A61B7D"/>
    <w:rsid w:val="00A62009"/>
    <w:rsid w:val="00A70CB0"/>
    <w:rsid w:val="00A722C1"/>
    <w:rsid w:val="00A727FC"/>
    <w:rsid w:val="00A73811"/>
    <w:rsid w:val="00A74A29"/>
    <w:rsid w:val="00A74E1A"/>
    <w:rsid w:val="00A76023"/>
    <w:rsid w:val="00A7732C"/>
    <w:rsid w:val="00A83097"/>
    <w:rsid w:val="00A835B0"/>
    <w:rsid w:val="00A84399"/>
    <w:rsid w:val="00A84809"/>
    <w:rsid w:val="00A86D15"/>
    <w:rsid w:val="00A87676"/>
    <w:rsid w:val="00A91381"/>
    <w:rsid w:val="00A9178C"/>
    <w:rsid w:val="00A92451"/>
    <w:rsid w:val="00A92CB9"/>
    <w:rsid w:val="00A962EC"/>
    <w:rsid w:val="00A9759B"/>
    <w:rsid w:val="00A97D0C"/>
    <w:rsid w:val="00AA03C7"/>
    <w:rsid w:val="00AA087C"/>
    <w:rsid w:val="00AA1997"/>
    <w:rsid w:val="00AA44A0"/>
    <w:rsid w:val="00AA5D00"/>
    <w:rsid w:val="00AA6439"/>
    <w:rsid w:val="00AA6F8D"/>
    <w:rsid w:val="00AB1ED1"/>
    <w:rsid w:val="00AB2D4B"/>
    <w:rsid w:val="00AB4151"/>
    <w:rsid w:val="00AB5213"/>
    <w:rsid w:val="00AB74FB"/>
    <w:rsid w:val="00AC158C"/>
    <w:rsid w:val="00AC2274"/>
    <w:rsid w:val="00AC2452"/>
    <w:rsid w:val="00AC33EC"/>
    <w:rsid w:val="00AC6914"/>
    <w:rsid w:val="00AC6D81"/>
    <w:rsid w:val="00AD45BC"/>
    <w:rsid w:val="00AD6E38"/>
    <w:rsid w:val="00AD72C7"/>
    <w:rsid w:val="00AE14AE"/>
    <w:rsid w:val="00AE40C1"/>
    <w:rsid w:val="00AE4C19"/>
    <w:rsid w:val="00AE71B5"/>
    <w:rsid w:val="00AF316F"/>
    <w:rsid w:val="00AF3BE9"/>
    <w:rsid w:val="00AF4606"/>
    <w:rsid w:val="00AF493D"/>
    <w:rsid w:val="00AF5F04"/>
    <w:rsid w:val="00AF6D7D"/>
    <w:rsid w:val="00B0090B"/>
    <w:rsid w:val="00B0330F"/>
    <w:rsid w:val="00B03ACB"/>
    <w:rsid w:val="00B07D6C"/>
    <w:rsid w:val="00B121E9"/>
    <w:rsid w:val="00B14540"/>
    <w:rsid w:val="00B15955"/>
    <w:rsid w:val="00B15E12"/>
    <w:rsid w:val="00B20515"/>
    <w:rsid w:val="00B214D9"/>
    <w:rsid w:val="00B22104"/>
    <w:rsid w:val="00B22FBE"/>
    <w:rsid w:val="00B233F0"/>
    <w:rsid w:val="00B2441B"/>
    <w:rsid w:val="00B261A0"/>
    <w:rsid w:val="00B27001"/>
    <w:rsid w:val="00B2799B"/>
    <w:rsid w:val="00B32A47"/>
    <w:rsid w:val="00B3587B"/>
    <w:rsid w:val="00B418C8"/>
    <w:rsid w:val="00B428C4"/>
    <w:rsid w:val="00B43E1D"/>
    <w:rsid w:val="00B44CAF"/>
    <w:rsid w:val="00B46B9A"/>
    <w:rsid w:val="00B47493"/>
    <w:rsid w:val="00B478B7"/>
    <w:rsid w:val="00B520AB"/>
    <w:rsid w:val="00B52281"/>
    <w:rsid w:val="00B57677"/>
    <w:rsid w:val="00B603B0"/>
    <w:rsid w:val="00B6264D"/>
    <w:rsid w:val="00B7027A"/>
    <w:rsid w:val="00B75BF5"/>
    <w:rsid w:val="00B7702E"/>
    <w:rsid w:val="00B77706"/>
    <w:rsid w:val="00B77A79"/>
    <w:rsid w:val="00B8028C"/>
    <w:rsid w:val="00B80F98"/>
    <w:rsid w:val="00B8242A"/>
    <w:rsid w:val="00B83483"/>
    <w:rsid w:val="00B84177"/>
    <w:rsid w:val="00B84256"/>
    <w:rsid w:val="00B8471C"/>
    <w:rsid w:val="00B84B21"/>
    <w:rsid w:val="00B85667"/>
    <w:rsid w:val="00B85EF8"/>
    <w:rsid w:val="00B87C64"/>
    <w:rsid w:val="00B87EA2"/>
    <w:rsid w:val="00B90E22"/>
    <w:rsid w:val="00B90EEB"/>
    <w:rsid w:val="00B916E6"/>
    <w:rsid w:val="00B92DEB"/>
    <w:rsid w:val="00B94E13"/>
    <w:rsid w:val="00BA117A"/>
    <w:rsid w:val="00BA2F8A"/>
    <w:rsid w:val="00BA32A1"/>
    <w:rsid w:val="00BA424C"/>
    <w:rsid w:val="00BA5170"/>
    <w:rsid w:val="00BA5D23"/>
    <w:rsid w:val="00BA793E"/>
    <w:rsid w:val="00BB12A7"/>
    <w:rsid w:val="00BB1FD0"/>
    <w:rsid w:val="00BB2A71"/>
    <w:rsid w:val="00BB3E25"/>
    <w:rsid w:val="00BB49EC"/>
    <w:rsid w:val="00BB5ED7"/>
    <w:rsid w:val="00BB5F47"/>
    <w:rsid w:val="00BB6F76"/>
    <w:rsid w:val="00BB7CFC"/>
    <w:rsid w:val="00BC1797"/>
    <w:rsid w:val="00BC6D6C"/>
    <w:rsid w:val="00BC7A0A"/>
    <w:rsid w:val="00BD0B39"/>
    <w:rsid w:val="00BD13D8"/>
    <w:rsid w:val="00BD2197"/>
    <w:rsid w:val="00BD3460"/>
    <w:rsid w:val="00BE1266"/>
    <w:rsid w:val="00BE19A7"/>
    <w:rsid w:val="00BE6EF6"/>
    <w:rsid w:val="00BE7698"/>
    <w:rsid w:val="00BF01E2"/>
    <w:rsid w:val="00BF0D41"/>
    <w:rsid w:val="00BF206D"/>
    <w:rsid w:val="00BF2322"/>
    <w:rsid w:val="00BF5CBC"/>
    <w:rsid w:val="00BF5DEC"/>
    <w:rsid w:val="00C00C93"/>
    <w:rsid w:val="00C0215F"/>
    <w:rsid w:val="00C03967"/>
    <w:rsid w:val="00C03979"/>
    <w:rsid w:val="00C0487F"/>
    <w:rsid w:val="00C065FD"/>
    <w:rsid w:val="00C070D9"/>
    <w:rsid w:val="00C07EDA"/>
    <w:rsid w:val="00C10188"/>
    <w:rsid w:val="00C1061F"/>
    <w:rsid w:val="00C116EF"/>
    <w:rsid w:val="00C12929"/>
    <w:rsid w:val="00C13020"/>
    <w:rsid w:val="00C13417"/>
    <w:rsid w:val="00C14175"/>
    <w:rsid w:val="00C14831"/>
    <w:rsid w:val="00C15078"/>
    <w:rsid w:val="00C15094"/>
    <w:rsid w:val="00C160F2"/>
    <w:rsid w:val="00C17499"/>
    <w:rsid w:val="00C17D87"/>
    <w:rsid w:val="00C17E2B"/>
    <w:rsid w:val="00C2129F"/>
    <w:rsid w:val="00C21C51"/>
    <w:rsid w:val="00C224BD"/>
    <w:rsid w:val="00C228B5"/>
    <w:rsid w:val="00C2324E"/>
    <w:rsid w:val="00C24A7F"/>
    <w:rsid w:val="00C2690B"/>
    <w:rsid w:val="00C320E1"/>
    <w:rsid w:val="00C35016"/>
    <w:rsid w:val="00C35B9A"/>
    <w:rsid w:val="00C35E7B"/>
    <w:rsid w:val="00C36F1F"/>
    <w:rsid w:val="00C40590"/>
    <w:rsid w:val="00C41DA2"/>
    <w:rsid w:val="00C42429"/>
    <w:rsid w:val="00C45C2F"/>
    <w:rsid w:val="00C46677"/>
    <w:rsid w:val="00C47F64"/>
    <w:rsid w:val="00C51F17"/>
    <w:rsid w:val="00C536AA"/>
    <w:rsid w:val="00C545F0"/>
    <w:rsid w:val="00C5536D"/>
    <w:rsid w:val="00C55585"/>
    <w:rsid w:val="00C55EAE"/>
    <w:rsid w:val="00C56B35"/>
    <w:rsid w:val="00C604E7"/>
    <w:rsid w:val="00C667BF"/>
    <w:rsid w:val="00C67D75"/>
    <w:rsid w:val="00C703F3"/>
    <w:rsid w:val="00C75DAE"/>
    <w:rsid w:val="00C819D3"/>
    <w:rsid w:val="00C837C0"/>
    <w:rsid w:val="00C851AF"/>
    <w:rsid w:val="00C87B47"/>
    <w:rsid w:val="00C90F5D"/>
    <w:rsid w:val="00C93007"/>
    <w:rsid w:val="00C933E3"/>
    <w:rsid w:val="00C951B8"/>
    <w:rsid w:val="00C95C44"/>
    <w:rsid w:val="00C961FD"/>
    <w:rsid w:val="00C9737C"/>
    <w:rsid w:val="00CA03A3"/>
    <w:rsid w:val="00CA2CEC"/>
    <w:rsid w:val="00CA5B1C"/>
    <w:rsid w:val="00CB1196"/>
    <w:rsid w:val="00CB179D"/>
    <w:rsid w:val="00CC133E"/>
    <w:rsid w:val="00CC2C0B"/>
    <w:rsid w:val="00CC32E0"/>
    <w:rsid w:val="00CC4040"/>
    <w:rsid w:val="00CD5683"/>
    <w:rsid w:val="00CD5CFB"/>
    <w:rsid w:val="00CD7B9C"/>
    <w:rsid w:val="00CE0FBB"/>
    <w:rsid w:val="00CE2AEF"/>
    <w:rsid w:val="00CE39AA"/>
    <w:rsid w:val="00CE62E4"/>
    <w:rsid w:val="00CF2D9C"/>
    <w:rsid w:val="00CF3396"/>
    <w:rsid w:val="00CF4337"/>
    <w:rsid w:val="00D00054"/>
    <w:rsid w:val="00D01BA7"/>
    <w:rsid w:val="00D01E8B"/>
    <w:rsid w:val="00D0456D"/>
    <w:rsid w:val="00D05DD2"/>
    <w:rsid w:val="00D063F3"/>
    <w:rsid w:val="00D10DD6"/>
    <w:rsid w:val="00D131AB"/>
    <w:rsid w:val="00D1361F"/>
    <w:rsid w:val="00D13BFD"/>
    <w:rsid w:val="00D171E8"/>
    <w:rsid w:val="00D2263A"/>
    <w:rsid w:val="00D237C8"/>
    <w:rsid w:val="00D253DA"/>
    <w:rsid w:val="00D301B2"/>
    <w:rsid w:val="00D30B6A"/>
    <w:rsid w:val="00D31538"/>
    <w:rsid w:val="00D340FC"/>
    <w:rsid w:val="00D3413E"/>
    <w:rsid w:val="00D3461F"/>
    <w:rsid w:val="00D356E9"/>
    <w:rsid w:val="00D36908"/>
    <w:rsid w:val="00D40F84"/>
    <w:rsid w:val="00D414E6"/>
    <w:rsid w:val="00D4284A"/>
    <w:rsid w:val="00D43F01"/>
    <w:rsid w:val="00D453D2"/>
    <w:rsid w:val="00D45898"/>
    <w:rsid w:val="00D466A9"/>
    <w:rsid w:val="00D46ADA"/>
    <w:rsid w:val="00D46EE9"/>
    <w:rsid w:val="00D474FF"/>
    <w:rsid w:val="00D47ACC"/>
    <w:rsid w:val="00D507DF"/>
    <w:rsid w:val="00D51D48"/>
    <w:rsid w:val="00D576AB"/>
    <w:rsid w:val="00D603C8"/>
    <w:rsid w:val="00D60B97"/>
    <w:rsid w:val="00D60C46"/>
    <w:rsid w:val="00D6168E"/>
    <w:rsid w:val="00D62DB0"/>
    <w:rsid w:val="00D65F90"/>
    <w:rsid w:val="00D679C5"/>
    <w:rsid w:val="00D700EF"/>
    <w:rsid w:val="00D71142"/>
    <w:rsid w:val="00D7191B"/>
    <w:rsid w:val="00D748DA"/>
    <w:rsid w:val="00D74F0E"/>
    <w:rsid w:val="00D7602B"/>
    <w:rsid w:val="00D76148"/>
    <w:rsid w:val="00D77D8A"/>
    <w:rsid w:val="00D77FDD"/>
    <w:rsid w:val="00D83F90"/>
    <w:rsid w:val="00D859CE"/>
    <w:rsid w:val="00D87135"/>
    <w:rsid w:val="00D91D03"/>
    <w:rsid w:val="00D9299C"/>
    <w:rsid w:val="00D93047"/>
    <w:rsid w:val="00D94E9F"/>
    <w:rsid w:val="00D95C77"/>
    <w:rsid w:val="00DA08E4"/>
    <w:rsid w:val="00DA182C"/>
    <w:rsid w:val="00DA387E"/>
    <w:rsid w:val="00DA7B08"/>
    <w:rsid w:val="00DB282E"/>
    <w:rsid w:val="00DB372B"/>
    <w:rsid w:val="00DB6BD1"/>
    <w:rsid w:val="00DB7599"/>
    <w:rsid w:val="00DC1B1B"/>
    <w:rsid w:val="00DC28CE"/>
    <w:rsid w:val="00DC35FD"/>
    <w:rsid w:val="00DC61A6"/>
    <w:rsid w:val="00DD0445"/>
    <w:rsid w:val="00DD24A8"/>
    <w:rsid w:val="00DD7F7B"/>
    <w:rsid w:val="00DE1190"/>
    <w:rsid w:val="00DE12FB"/>
    <w:rsid w:val="00DE307A"/>
    <w:rsid w:val="00DE5FED"/>
    <w:rsid w:val="00DE63C4"/>
    <w:rsid w:val="00DE79C4"/>
    <w:rsid w:val="00DE7A42"/>
    <w:rsid w:val="00DF4199"/>
    <w:rsid w:val="00DF5256"/>
    <w:rsid w:val="00DF622A"/>
    <w:rsid w:val="00E00002"/>
    <w:rsid w:val="00E0050E"/>
    <w:rsid w:val="00E00DE7"/>
    <w:rsid w:val="00E05820"/>
    <w:rsid w:val="00E120C4"/>
    <w:rsid w:val="00E122D5"/>
    <w:rsid w:val="00E13C7A"/>
    <w:rsid w:val="00E147E8"/>
    <w:rsid w:val="00E158B6"/>
    <w:rsid w:val="00E15AFF"/>
    <w:rsid w:val="00E16EA2"/>
    <w:rsid w:val="00E23E32"/>
    <w:rsid w:val="00E24764"/>
    <w:rsid w:val="00E24A35"/>
    <w:rsid w:val="00E254A1"/>
    <w:rsid w:val="00E30CF0"/>
    <w:rsid w:val="00E34275"/>
    <w:rsid w:val="00E355F1"/>
    <w:rsid w:val="00E402B7"/>
    <w:rsid w:val="00E414D3"/>
    <w:rsid w:val="00E423F4"/>
    <w:rsid w:val="00E4496F"/>
    <w:rsid w:val="00E46622"/>
    <w:rsid w:val="00E46884"/>
    <w:rsid w:val="00E507D6"/>
    <w:rsid w:val="00E51D31"/>
    <w:rsid w:val="00E52535"/>
    <w:rsid w:val="00E54024"/>
    <w:rsid w:val="00E55371"/>
    <w:rsid w:val="00E5657E"/>
    <w:rsid w:val="00E576AD"/>
    <w:rsid w:val="00E60349"/>
    <w:rsid w:val="00E6111D"/>
    <w:rsid w:val="00E62A70"/>
    <w:rsid w:val="00E64018"/>
    <w:rsid w:val="00E64196"/>
    <w:rsid w:val="00E64C24"/>
    <w:rsid w:val="00E67677"/>
    <w:rsid w:val="00E7202A"/>
    <w:rsid w:val="00E73BF4"/>
    <w:rsid w:val="00E75368"/>
    <w:rsid w:val="00E75C05"/>
    <w:rsid w:val="00E76253"/>
    <w:rsid w:val="00E8014B"/>
    <w:rsid w:val="00E83422"/>
    <w:rsid w:val="00E8433E"/>
    <w:rsid w:val="00E85874"/>
    <w:rsid w:val="00E87E7C"/>
    <w:rsid w:val="00E909EC"/>
    <w:rsid w:val="00E919CA"/>
    <w:rsid w:val="00E92A29"/>
    <w:rsid w:val="00E92A74"/>
    <w:rsid w:val="00E934A9"/>
    <w:rsid w:val="00E9364C"/>
    <w:rsid w:val="00E937A7"/>
    <w:rsid w:val="00E93AF5"/>
    <w:rsid w:val="00E950E8"/>
    <w:rsid w:val="00E9515C"/>
    <w:rsid w:val="00EA1224"/>
    <w:rsid w:val="00EA268D"/>
    <w:rsid w:val="00EA2B97"/>
    <w:rsid w:val="00EA3650"/>
    <w:rsid w:val="00EA4155"/>
    <w:rsid w:val="00EA4E8A"/>
    <w:rsid w:val="00EA57A9"/>
    <w:rsid w:val="00EA5899"/>
    <w:rsid w:val="00EA6E51"/>
    <w:rsid w:val="00EB10B0"/>
    <w:rsid w:val="00EB139F"/>
    <w:rsid w:val="00EB15E7"/>
    <w:rsid w:val="00EB1BD3"/>
    <w:rsid w:val="00EB4EA3"/>
    <w:rsid w:val="00EB5FA3"/>
    <w:rsid w:val="00EC3353"/>
    <w:rsid w:val="00EC3635"/>
    <w:rsid w:val="00EC3C80"/>
    <w:rsid w:val="00EC6D5C"/>
    <w:rsid w:val="00EC7625"/>
    <w:rsid w:val="00ED333D"/>
    <w:rsid w:val="00ED3BAB"/>
    <w:rsid w:val="00EE06BE"/>
    <w:rsid w:val="00EE152F"/>
    <w:rsid w:val="00EE20E7"/>
    <w:rsid w:val="00EE5F3C"/>
    <w:rsid w:val="00EF10EF"/>
    <w:rsid w:val="00EF307A"/>
    <w:rsid w:val="00EF4A62"/>
    <w:rsid w:val="00EF704B"/>
    <w:rsid w:val="00EF7107"/>
    <w:rsid w:val="00F0267B"/>
    <w:rsid w:val="00F0317A"/>
    <w:rsid w:val="00F0332E"/>
    <w:rsid w:val="00F045F8"/>
    <w:rsid w:val="00F04EBD"/>
    <w:rsid w:val="00F071F7"/>
    <w:rsid w:val="00F0724D"/>
    <w:rsid w:val="00F078F3"/>
    <w:rsid w:val="00F10A45"/>
    <w:rsid w:val="00F12E60"/>
    <w:rsid w:val="00F15BC4"/>
    <w:rsid w:val="00F2035A"/>
    <w:rsid w:val="00F21312"/>
    <w:rsid w:val="00F221A0"/>
    <w:rsid w:val="00F22D63"/>
    <w:rsid w:val="00F24761"/>
    <w:rsid w:val="00F2518F"/>
    <w:rsid w:val="00F276AC"/>
    <w:rsid w:val="00F30ADF"/>
    <w:rsid w:val="00F31060"/>
    <w:rsid w:val="00F32AC3"/>
    <w:rsid w:val="00F373A2"/>
    <w:rsid w:val="00F3745E"/>
    <w:rsid w:val="00F445B7"/>
    <w:rsid w:val="00F45C07"/>
    <w:rsid w:val="00F5004B"/>
    <w:rsid w:val="00F50676"/>
    <w:rsid w:val="00F5073E"/>
    <w:rsid w:val="00F50B56"/>
    <w:rsid w:val="00F50CC7"/>
    <w:rsid w:val="00F51599"/>
    <w:rsid w:val="00F516D5"/>
    <w:rsid w:val="00F628C1"/>
    <w:rsid w:val="00F637A3"/>
    <w:rsid w:val="00F640A6"/>
    <w:rsid w:val="00F64AF7"/>
    <w:rsid w:val="00F6681E"/>
    <w:rsid w:val="00F7067D"/>
    <w:rsid w:val="00F72B39"/>
    <w:rsid w:val="00F75529"/>
    <w:rsid w:val="00F765BC"/>
    <w:rsid w:val="00F76C24"/>
    <w:rsid w:val="00F779B3"/>
    <w:rsid w:val="00F82941"/>
    <w:rsid w:val="00F85030"/>
    <w:rsid w:val="00F856AB"/>
    <w:rsid w:val="00F86C9E"/>
    <w:rsid w:val="00F9268D"/>
    <w:rsid w:val="00F93B77"/>
    <w:rsid w:val="00F956E5"/>
    <w:rsid w:val="00FA21F3"/>
    <w:rsid w:val="00FA4306"/>
    <w:rsid w:val="00FA7479"/>
    <w:rsid w:val="00FB0033"/>
    <w:rsid w:val="00FB0074"/>
    <w:rsid w:val="00FB12E9"/>
    <w:rsid w:val="00FB28DB"/>
    <w:rsid w:val="00FB4BA7"/>
    <w:rsid w:val="00FB4BC3"/>
    <w:rsid w:val="00FB4EE1"/>
    <w:rsid w:val="00FB5EA1"/>
    <w:rsid w:val="00FB71C2"/>
    <w:rsid w:val="00FB7E3E"/>
    <w:rsid w:val="00FC07C7"/>
    <w:rsid w:val="00FC4ACF"/>
    <w:rsid w:val="00FC6C8F"/>
    <w:rsid w:val="00FC73D8"/>
    <w:rsid w:val="00FD0E16"/>
    <w:rsid w:val="00FD1C8A"/>
    <w:rsid w:val="00FD50B3"/>
    <w:rsid w:val="00FD5E67"/>
    <w:rsid w:val="00FD66A7"/>
    <w:rsid w:val="00FD7775"/>
    <w:rsid w:val="00FE00F0"/>
    <w:rsid w:val="00FE07B5"/>
    <w:rsid w:val="00FE47E5"/>
    <w:rsid w:val="00FE4C66"/>
    <w:rsid w:val="00FE59FA"/>
    <w:rsid w:val="00FE5C69"/>
    <w:rsid w:val="00FE6E03"/>
    <w:rsid w:val="00FE7291"/>
    <w:rsid w:val="00FE76EA"/>
    <w:rsid w:val="00FF01F7"/>
    <w:rsid w:val="00FF03FE"/>
    <w:rsid w:val="00FF468C"/>
    <w:rsid w:val="00FF6B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colormru v:ext="edit" colors="#ffffef"/>
    </o:shapedefaults>
    <o:shapelayout v:ext="edit">
      <o:idmap v:ext="edit" data="1"/>
    </o:shapelayout>
  </w:shapeDefaults>
  <w:decimalSymbol w:val=","/>
  <w:listSeparator w:val=";"/>
  <w14:docId w14:val="432BD346"/>
  <w15:chartTrackingRefBased/>
  <w15:docId w15:val="{EFF3ED57-D506-4A54-A0B1-F9581FB5D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uiPriority w:val="9"/>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714525"/>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semiHidden/>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uiPriority w:val="39"/>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paragraph" w:styleId="PargrafodaLista">
    <w:name w:val="List Paragraph"/>
    <w:basedOn w:val="Normal"/>
    <w:uiPriority w:val="34"/>
    <w:qFormat/>
    <w:rsid w:val="006F6C51"/>
    <w:pPr>
      <w:spacing w:after="160" w:line="259" w:lineRule="auto"/>
      <w:ind w:left="720"/>
      <w:contextualSpacing/>
      <w:jc w:val="left"/>
    </w:pPr>
    <w:rPr>
      <w:rFonts w:asciiTheme="minorHAnsi" w:eastAsiaTheme="minorHAnsi" w:hAnsiTheme="minorHAnsi" w:cstheme="minorBidi"/>
      <w:sz w:val="22"/>
      <w:szCs w:val="22"/>
      <w:lang w:eastAsia="en-US"/>
    </w:rPr>
  </w:style>
  <w:style w:type="character" w:customStyle="1" w:styleId="Ttulo1Char">
    <w:name w:val="Título 1 Char"/>
    <w:basedOn w:val="Fontepargpadro"/>
    <w:link w:val="Ttulo1"/>
    <w:uiPriority w:val="9"/>
    <w:rsid w:val="00D83F90"/>
    <w:rPr>
      <w:rFonts w:ascii="Arial" w:hAnsi="Arial"/>
      <w:b/>
      <w:caps/>
      <w:kern w:val="28"/>
      <w:sz w:val="32"/>
    </w:rPr>
  </w:style>
  <w:style w:type="paragraph" w:styleId="Bibliografia">
    <w:name w:val="Bibliography"/>
    <w:basedOn w:val="Normal"/>
    <w:next w:val="Normal"/>
    <w:uiPriority w:val="37"/>
    <w:unhideWhenUsed/>
    <w:rsid w:val="00086921"/>
  </w:style>
  <w:style w:type="character" w:styleId="TextodoEspaoReservado">
    <w:name w:val="Placeholder Text"/>
    <w:basedOn w:val="Fontepargpadro"/>
    <w:uiPriority w:val="99"/>
    <w:semiHidden/>
    <w:rsid w:val="00E5657E"/>
    <w:rPr>
      <w:color w:val="808080"/>
    </w:rPr>
  </w:style>
  <w:style w:type="table" w:styleId="TabeladeLista1Clara-nfase3">
    <w:name w:val="List Table 1 Light Accent 3"/>
    <w:basedOn w:val="Tabelanormal"/>
    <w:uiPriority w:val="46"/>
    <w:rsid w:val="00ED333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o">
    <w:name w:val="Revision"/>
    <w:hidden/>
    <w:uiPriority w:val="99"/>
    <w:semiHidden/>
    <w:rsid w:val="00C87B47"/>
    <w:rPr>
      <w:rFonts w:ascii="Arial" w:hAnsi="Arial"/>
      <w:sz w:val="24"/>
    </w:rPr>
  </w:style>
  <w:style w:type="paragraph" w:styleId="Assuntodocomentrio">
    <w:name w:val="annotation subject"/>
    <w:basedOn w:val="Textodecomentrio"/>
    <w:next w:val="Textodecomentrio"/>
    <w:link w:val="AssuntodocomentrioChar"/>
    <w:uiPriority w:val="99"/>
    <w:semiHidden/>
    <w:unhideWhenUsed/>
    <w:rsid w:val="00C87B47"/>
    <w:pPr>
      <w:spacing w:line="240" w:lineRule="auto"/>
    </w:pPr>
    <w:rPr>
      <w:b/>
      <w:bCs/>
    </w:rPr>
  </w:style>
  <w:style w:type="character" w:customStyle="1" w:styleId="AssuntodocomentrioChar">
    <w:name w:val="Assunto do comentário Char"/>
    <w:basedOn w:val="TextodecomentrioChar"/>
    <w:link w:val="Assuntodocomentrio"/>
    <w:uiPriority w:val="99"/>
    <w:semiHidden/>
    <w:rsid w:val="00C87B47"/>
    <w:rPr>
      <w:rFonts w:ascii="Arial" w:hAnsi="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1690">
      <w:bodyDiv w:val="1"/>
      <w:marLeft w:val="0"/>
      <w:marRight w:val="0"/>
      <w:marTop w:val="0"/>
      <w:marBottom w:val="0"/>
      <w:divBdr>
        <w:top w:val="none" w:sz="0" w:space="0" w:color="auto"/>
        <w:left w:val="none" w:sz="0" w:space="0" w:color="auto"/>
        <w:bottom w:val="none" w:sz="0" w:space="0" w:color="auto"/>
        <w:right w:val="none" w:sz="0" w:space="0" w:color="auto"/>
      </w:divBdr>
    </w:div>
    <w:div w:id="16546687">
      <w:bodyDiv w:val="1"/>
      <w:marLeft w:val="0"/>
      <w:marRight w:val="0"/>
      <w:marTop w:val="0"/>
      <w:marBottom w:val="0"/>
      <w:divBdr>
        <w:top w:val="none" w:sz="0" w:space="0" w:color="auto"/>
        <w:left w:val="none" w:sz="0" w:space="0" w:color="auto"/>
        <w:bottom w:val="none" w:sz="0" w:space="0" w:color="auto"/>
        <w:right w:val="none" w:sz="0" w:space="0" w:color="auto"/>
      </w:divBdr>
    </w:div>
    <w:div w:id="21519225">
      <w:bodyDiv w:val="1"/>
      <w:marLeft w:val="0"/>
      <w:marRight w:val="0"/>
      <w:marTop w:val="0"/>
      <w:marBottom w:val="0"/>
      <w:divBdr>
        <w:top w:val="none" w:sz="0" w:space="0" w:color="auto"/>
        <w:left w:val="none" w:sz="0" w:space="0" w:color="auto"/>
        <w:bottom w:val="none" w:sz="0" w:space="0" w:color="auto"/>
        <w:right w:val="none" w:sz="0" w:space="0" w:color="auto"/>
      </w:divBdr>
    </w:div>
    <w:div w:id="60645415">
      <w:bodyDiv w:val="1"/>
      <w:marLeft w:val="0"/>
      <w:marRight w:val="0"/>
      <w:marTop w:val="0"/>
      <w:marBottom w:val="0"/>
      <w:divBdr>
        <w:top w:val="none" w:sz="0" w:space="0" w:color="auto"/>
        <w:left w:val="none" w:sz="0" w:space="0" w:color="auto"/>
        <w:bottom w:val="none" w:sz="0" w:space="0" w:color="auto"/>
        <w:right w:val="none" w:sz="0" w:space="0" w:color="auto"/>
      </w:divBdr>
    </w:div>
    <w:div w:id="84495149">
      <w:bodyDiv w:val="1"/>
      <w:marLeft w:val="0"/>
      <w:marRight w:val="0"/>
      <w:marTop w:val="0"/>
      <w:marBottom w:val="0"/>
      <w:divBdr>
        <w:top w:val="none" w:sz="0" w:space="0" w:color="auto"/>
        <w:left w:val="none" w:sz="0" w:space="0" w:color="auto"/>
        <w:bottom w:val="none" w:sz="0" w:space="0" w:color="auto"/>
        <w:right w:val="none" w:sz="0" w:space="0" w:color="auto"/>
      </w:divBdr>
    </w:div>
    <w:div w:id="89131242">
      <w:bodyDiv w:val="1"/>
      <w:marLeft w:val="0"/>
      <w:marRight w:val="0"/>
      <w:marTop w:val="0"/>
      <w:marBottom w:val="0"/>
      <w:divBdr>
        <w:top w:val="none" w:sz="0" w:space="0" w:color="auto"/>
        <w:left w:val="none" w:sz="0" w:space="0" w:color="auto"/>
        <w:bottom w:val="none" w:sz="0" w:space="0" w:color="auto"/>
        <w:right w:val="none" w:sz="0" w:space="0" w:color="auto"/>
      </w:divBdr>
    </w:div>
    <w:div w:id="92480275">
      <w:bodyDiv w:val="1"/>
      <w:marLeft w:val="0"/>
      <w:marRight w:val="0"/>
      <w:marTop w:val="0"/>
      <w:marBottom w:val="0"/>
      <w:divBdr>
        <w:top w:val="none" w:sz="0" w:space="0" w:color="auto"/>
        <w:left w:val="none" w:sz="0" w:space="0" w:color="auto"/>
        <w:bottom w:val="none" w:sz="0" w:space="0" w:color="auto"/>
        <w:right w:val="none" w:sz="0" w:space="0" w:color="auto"/>
      </w:divBdr>
    </w:div>
    <w:div w:id="106047215">
      <w:bodyDiv w:val="1"/>
      <w:marLeft w:val="0"/>
      <w:marRight w:val="0"/>
      <w:marTop w:val="0"/>
      <w:marBottom w:val="0"/>
      <w:divBdr>
        <w:top w:val="none" w:sz="0" w:space="0" w:color="auto"/>
        <w:left w:val="none" w:sz="0" w:space="0" w:color="auto"/>
        <w:bottom w:val="none" w:sz="0" w:space="0" w:color="auto"/>
        <w:right w:val="none" w:sz="0" w:space="0" w:color="auto"/>
      </w:divBdr>
    </w:div>
    <w:div w:id="106897153">
      <w:bodyDiv w:val="1"/>
      <w:marLeft w:val="0"/>
      <w:marRight w:val="0"/>
      <w:marTop w:val="0"/>
      <w:marBottom w:val="0"/>
      <w:divBdr>
        <w:top w:val="none" w:sz="0" w:space="0" w:color="auto"/>
        <w:left w:val="none" w:sz="0" w:space="0" w:color="auto"/>
        <w:bottom w:val="none" w:sz="0" w:space="0" w:color="auto"/>
        <w:right w:val="none" w:sz="0" w:space="0" w:color="auto"/>
      </w:divBdr>
    </w:div>
    <w:div w:id="169762620">
      <w:bodyDiv w:val="1"/>
      <w:marLeft w:val="0"/>
      <w:marRight w:val="0"/>
      <w:marTop w:val="0"/>
      <w:marBottom w:val="0"/>
      <w:divBdr>
        <w:top w:val="none" w:sz="0" w:space="0" w:color="auto"/>
        <w:left w:val="none" w:sz="0" w:space="0" w:color="auto"/>
        <w:bottom w:val="none" w:sz="0" w:space="0" w:color="auto"/>
        <w:right w:val="none" w:sz="0" w:space="0" w:color="auto"/>
      </w:divBdr>
    </w:div>
    <w:div w:id="215514260">
      <w:bodyDiv w:val="1"/>
      <w:marLeft w:val="0"/>
      <w:marRight w:val="0"/>
      <w:marTop w:val="0"/>
      <w:marBottom w:val="0"/>
      <w:divBdr>
        <w:top w:val="none" w:sz="0" w:space="0" w:color="auto"/>
        <w:left w:val="none" w:sz="0" w:space="0" w:color="auto"/>
        <w:bottom w:val="none" w:sz="0" w:space="0" w:color="auto"/>
        <w:right w:val="none" w:sz="0" w:space="0" w:color="auto"/>
      </w:divBdr>
    </w:div>
    <w:div w:id="233274194">
      <w:bodyDiv w:val="1"/>
      <w:marLeft w:val="0"/>
      <w:marRight w:val="0"/>
      <w:marTop w:val="0"/>
      <w:marBottom w:val="0"/>
      <w:divBdr>
        <w:top w:val="none" w:sz="0" w:space="0" w:color="auto"/>
        <w:left w:val="none" w:sz="0" w:space="0" w:color="auto"/>
        <w:bottom w:val="none" w:sz="0" w:space="0" w:color="auto"/>
        <w:right w:val="none" w:sz="0" w:space="0" w:color="auto"/>
      </w:divBdr>
    </w:div>
    <w:div w:id="263533436">
      <w:bodyDiv w:val="1"/>
      <w:marLeft w:val="0"/>
      <w:marRight w:val="0"/>
      <w:marTop w:val="0"/>
      <w:marBottom w:val="0"/>
      <w:divBdr>
        <w:top w:val="none" w:sz="0" w:space="0" w:color="auto"/>
        <w:left w:val="none" w:sz="0" w:space="0" w:color="auto"/>
        <w:bottom w:val="none" w:sz="0" w:space="0" w:color="auto"/>
        <w:right w:val="none" w:sz="0" w:space="0" w:color="auto"/>
      </w:divBdr>
    </w:div>
    <w:div w:id="265433258">
      <w:bodyDiv w:val="1"/>
      <w:marLeft w:val="0"/>
      <w:marRight w:val="0"/>
      <w:marTop w:val="0"/>
      <w:marBottom w:val="0"/>
      <w:divBdr>
        <w:top w:val="none" w:sz="0" w:space="0" w:color="auto"/>
        <w:left w:val="none" w:sz="0" w:space="0" w:color="auto"/>
        <w:bottom w:val="none" w:sz="0" w:space="0" w:color="auto"/>
        <w:right w:val="none" w:sz="0" w:space="0" w:color="auto"/>
      </w:divBdr>
    </w:div>
    <w:div w:id="283660543">
      <w:bodyDiv w:val="1"/>
      <w:marLeft w:val="0"/>
      <w:marRight w:val="0"/>
      <w:marTop w:val="0"/>
      <w:marBottom w:val="0"/>
      <w:divBdr>
        <w:top w:val="none" w:sz="0" w:space="0" w:color="auto"/>
        <w:left w:val="none" w:sz="0" w:space="0" w:color="auto"/>
        <w:bottom w:val="none" w:sz="0" w:space="0" w:color="auto"/>
        <w:right w:val="none" w:sz="0" w:space="0" w:color="auto"/>
      </w:divBdr>
    </w:div>
    <w:div w:id="296109736">
      <w:bodyDiv w:val="1"/>
      <w:marLeft w:val="0"/>
      <w:marRight w:val="0"/>
      <w:marTop w:val="0"/>
      <w:marBottom w:val="0"/>
      <w:divBdr>
        <w:top w:val="none" w:sz="0" w:space="0" w:color="auto"/>
        <w:left w:val="none" w:sz="0" w:space="0" w:color="auto"/>
        <w:bottom w:val="none" w:sz="0" w:space="0" w:color="auto"/>
        <w:right w:val="none" w:sz="0" w:space="0" w:color="auto"/>
      </w:divBdr>
    </w:div>
    <w:div w:id="312031342">
      <w:bodyDiv w:val="1"/>
      <w:marLeft w:val="0"/>
      <w:marRight w:val="0"/>
      <w:marTop w:val="0"/>
      <w:marBottom w:val="0"/>
      <w:divBdr>
        <w:top w:val="none" w:sz="0" w:space="0" w:color="auto"/>
        <w:left w:val="none" w:sz="0" w:space="0" w:color="auto"/>
        <w:bottom w:val="none" w:sz="0" w:space="0" w:color="auto"/>
        <w:right w:val="none" w:sz="0" w:space="0" w:color="auto"/>
      </w:divBdr>
    </w:div>
    <w:div w:id="342324773">
      <w:bodyDiv w:val="1"/>
      <w:marLeft w:val="0"/>
      <w:marRight w:val="0"/>
      <w:marTop w:val="0"/>
      <w:marBottom w:val="0"/>
      <w:divBdr>
        <w:top w:val="none" w:sz="0" w:space="0" w:color="auto"/>
        <w:left w:val="none" w:sz="0" w:space="0" w:color="auto"/>
        <w:bottom w:val="none" w:sz="0" w:space="0" w:color="auto"/>
        <w:right w:val="none" w:sz="0" w:space="0" w:color="auto"/>
      </w:divBdr>
    </w:div>
    <w:div w:id="347147720">
      <w:bodyDiv w:val="1"/>
      <w:marLeft w:val="0"/>
      <w:marRight w:val="0"/>
      <w:marTop w:val="0"/>
      <w:marBottom w:val="0"/>
      <w:divBdr>
        <w:top w:val="none" w:sz="0" w:space="0" w:color="auto"/>
        <w:left w:val="none" w:sz="0" w:space="0" w:color="auto"/>
        <w:bottom w:val="none" w:sz="0" w:space="0" w:color="auto"/>
        <w:right w:val="none" w:sz="0" w:space="0" w:color="auto"/>
      </w:divBdr>
    </w:div>
    <w:div w:id="365300996">
      <w:bodyDiv w:val="1"/>
      <w:marLeft w:val="0"/>
      <w:marRight w:val="0"/>
      <w:marTop w:val="0"/>
      <w:marBottom w:val="0"/>
      <w:divBdr>
        <w:top w:val="none" w:sz="0" w:space="0" w:color="auto"/>
        <w:left w:val="none" w:sz="0" w:space="0" w:color="auto"/>
        <w:bottom w:val="none" w:sz="0" w:space="0" w:color="auto"/>
        <w:right w:val="none" w:sz="0" w:space="0" w:color="auto"/>
      </w:divBdr>
    </w:div>
    <w:div w:id="381246412">
      <w:bodyDiv w:val="1"/>
      <w:marLeft w:val="0"/>
      <w:marRight w:val="0"/>
      <w:marTop w:val="0"/>
      <w:marBottom w:val="0"/>
      <w:divBdr>
        <w:top w:val="none" w:sz="0" w:space="0" w:color="auto"/>
        <w:left w:val="none" w:sz="0" w:space="0" w:color="auto"/>
        <w:bottom w:val="none" w:sz="0" w:space="0" w:color="auto"/>
        <w:right w:val="none" w:sz="0" w:space="0" w:color="auto"/>
      </w:divBdr>
    </w:div>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418063259">
      <w:bodyDiv w:val="1"/>
      <w:marLeft w:val="0"/>
      <w:marRight w:val="0"/>
      <w:marTop w:val="0"/>
      <w:marBottom w:val="0"/>
      <w:divBdr>
        <w:top w:val="none" w:sz="0" w:space="0" w:color="auto"/>
        <w:left w:val="none" w:sz="0" w:space="0" w:color="auto"/>
        <w:bottom w:val="none" w:sz="0" w:space="0" w:color="auto"/>
        <w:right w:val="none" w:sz="0" w:space="0" w:color="auto"/>
      </w:divBdr>
    </w:div>
    <w:div w:id="432822652">
      <w:bodyDiv w:val="1"/>
      <w:marLeft w:val="0"/>
      <w:marRight w:val="0"/>
      <w:marTop w:val="0"/>
      <w:marBottom w:val="0"/>
      <w:divBdr>
        <w:top w:val="none" w:sz="0" w:space="0" w:color="auto"/>
        <w:left w:val="none" w:sz="0" w:space="0" w:color="auto"/>
        <w:bottom w:val="none" w:sz="0" w:space="0" w:color="auto"/>
        <w:right w:val="none" w:sz="0" w:space="0" w:color="auto"/>
      </w:divBdr>
    </w:div>
    <w:div w:id="444083657">
      <w:bodyDiv w:val="1"/>
      <w:marLeft w:val="0"/>
      <w:marRight w:val="0"/>
      <w:marTop w:val="0"/>
      <w:marBottom w:val="0"/>
      <w:divBdr>
        <w:top w:val="none" w:sz="0" w:space="0" w:color="auto"/>
        <w:left w:val="none" w:sz="0" w:space="0" w:color="auto"/>
        <w:bottom w:val="none" w:sz="0" w:space="0" w:color="auto"/>
        <w:right w:val="none" w:sz="0" w:space="0" w:color="auto"/>
      </w:divBdr>
    </w:div>
    <w:div w:id="466320484">
      <w:bodyDiv w:val="1"/>
      <w:marLeft w:val="0"/>
      <w:marRight w:val="0"/>
      <w:marTop w:val="0"/>
      <w:marBottom w:val="0"/>
      <w:divBdr>
        <w:top w:val="none" w:sz="0" w:space="0" w:color="auto"/>
        <w:left w:val="none" w:sz="0" w:space="0" w:color="auto"/>
        <w:bottom w:val="none" w:sz="0" w:space="0" w:color="auto"/>
        <w:right w:val="none" w:sz="0" w:space="0" w:color="auto"/>
      </w:divBdr>
    </w:div>
    <w:div w:id="467550247">
      <w:bodyDiv w:val="1"/>
      <w:marLeft w:val="0"/>
      <w:marRight w:val="0"/>
      <w:marTop w:val="0"/>
      <w:marBottom w:val="0"/>
      <w:divBdr>
        <w:top w:val="none" w:sz="0" w:space="0" w:color="auto"/>
        <w:left w:val="none" w:sz="0" w:space="0" w:color="auto"/>
        <w:bottom w:val="none" w:sz="0" w:space="0" w:color="auto"/>
        <w:right w:val="none" w:sz="0" w:space="0" w:color="auto"/>
      </w:divBdr>
    </w:div>
    <w:div w:id="491719488">
      <w:bodyDiv w:val="1"/>
      <w:marLeft w:val="0"/>
      <w:marRight w:val="0"/>
      <w:marTop w:val="0"/>
      <w:marBottom w:val="0"/>
      <w:divBdr>
        <w:top w:val="none" w:sz="0" w:space="0" w:color="auto"/>
        <w:left w:val="none" w:sz="0" w:space="0" w:color="auto"/>
        <w:bottom w:val="none" w:sz="0" w:space="0" w:color="auto"/>
        <w:right w:val="none" w:sz="0" w:space="0" w:color="auto"/>
      </w:divBdr>
    </w:div>
    <w:div w:id="532159730">
      <w:bodyDiv w:val="1"/>
      <w:marLeft w:val="0"/>
      <w:marRight w:val="0"/>
      <w:marTop w:val="0"/>
      <w:marBottom w:val="0"/>
      <w:divBdr>
        <w:top w:val="none" w:sz="0" w:space="0" w:color="auto"/>
        <w:left w:val="none" w:sz="0" w:space="0" w:color="auto"/>
        <w:bottom w:val="none" w:sz="0" w:space="0" w:color="auto"/>
        <w:right w:val="none" w:sz="0" w:space="0" w:color="auto"/>
      </w:divBdr>
    </w:div>
    <w:div w:id="549918764">
      <w:bodyDiv w:val="1"/>
      <w:marLeft w:val="0"/>
      <w:marRight w:val="0"/>
      <w:marTop w:val="0"/>
      <w:marBottom w:val="0"/>
      <w:divBdr>
        <w:top w:val="none" w:sz="0" w:space="0" w:color="auto"/>
        <w:left w:val="none" w:sz="0" w:space="0" w:color="auto"/>
        <w:bottom w:val="none" w:sz="0" w:space="0" w:color="auto"/>
        <w:right w:val="none" w:sz="0" w:space="0" w:color="auto"/>
      </w:divBdr>
    </w:div>
    <w:div w:id="558053591">
      <w:bodyDiv w:val="1"/>
      <w:marLeft w:val="0"/>
      <w:marRight w:val="0"/>
      <w:marTop w:val="0"/>
      <w:marBottom w:val="0"/>
      <w:divBdr>
        <w:top w:val="none" w:sz="0" w:space="0" w:color="auto"/>
        <w:left w:val="none" w:sz="0" w:space="0" w:color="auto"/>
        <w:bottom w:val="none" w:sz="0" w:space="0" w:color="auto"/>
        <w:right w:val="none" w:sz="0" w:space="0" w:color="auto"/>
      </w:divBdr>
    </w:div>
    <w:div w:id="561794805">
      <w:bodyDiv w:val="1"/>
      <w:marLeft w:val="0"/>
      <w:marRight w:val="0"/>
      <w:marTop w:val="0"/>
      <w:marBottom w:val="0"/>
      <w:divBdr>
        <w:top w:val="none" w:sz="0" w:space="0" w:color="auto"/>
        <w:left w:val="none" w:sz="0" w:space="0" w:color="auto"/>
        <w:bottom w:val="none" w:sz="0" w:space="0" w:color="auto"/>
        <w:right w:val="none" w:sz="0" w:space="0" w:color="auto"/>
      </w:divBdr>
    </w:div>
    <w:div w:id="576673261">
      <w:bodyDiv w:val="1"/>
      <w:marLeft w:val="0"/>
      <w:marRight w:val="0"/>
      <w:marTop w:val="0"/>
      <w:marBottom w:val="0"/>
      <w:divBdr>
        <w:top w:val="none" w:sz="0" w:space="0" w:color="auto"/>
        <w:left w:val="none" w:sz="0" w:space="0" w:color="auto"/>
        <w:bottom w:val="none" w:sz="0" w:space="0" w:color="auto"/>
        <w:right w:val="none" w:sz="0" w:space="0" w:color="auto"/>
      </w:divBdr>
    </w:div>
    <w:div w:id="580601330">
      <w:bodyDiv w:val="1"/>
      <w:marLeft w:val="0"/>
      <w:marRight w:val="0"/>
      <w:marTop w:val="0"/>
      <w:marBottom w:val="0"/>
      <w:divBdr>
        <w:top w:val="none" w:sz="0" w:space="0" w:color="auto"/>
        <w:left w:val="none" w:sz="0" w:space="0" w:color="auto"/>
        <w:bottom w:val="none" w:sz="0" w:space="0" w:color="auto"/>
        <w:right w:val="none" w:sz="0" w:space="0" w:color="auto"/>
      </w:divBdr>
    </w:div>
    <w:div w:id="599029375">
      <w:bodyDiv w:val="1"/>
      <w:marLeft w:val="0"/>
      <w:marRight w:val="0"/>
      <w:marTop w:val="0"/>
      <w:marBottom w:val="0"/>
      <w:divBdr>
        <w:top w:val="none" w:sz="0" w:space="0" w:color="auto"/>
        <w:left w:val="none" w:sz="0" w:space="0" w:color="auto"/>
        <w:bottom w:val="none" w:sz="0" w:space="0" w:color="auto"/>
        <w:right w:val="none" w:sz="0" w:space="0" w:color="auto"/>
      </w:divBdr>
    </w:div>
    <w:div w:id="652177396">
      <w:bodyDiv w:val="1"/>
      <w:marLeft w:val="0"/>
      <w:marRight w:val="0"/>
      <w:marTop w:val="0"/>
      <w:marBottom w:val="0"/>
      <w:divBdr>
        <w:top w:val="none" w:sz="0" w:space="0" w:color="auto"/>
        <w:left w:val="none" w:sz="0" w:space="0" w:color="auto"/>
        <w:bottom w:val="none" w:sz="0" w:space="0" w:color="auto"/>
        <w:right w:val="none" w:sz="0" w:space="0" w:color="auto"/>
      </w:divBdr>
    </w:div>
    <w:div w:id="678430254">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699012447">
      <w:bodyDiv w:val="1"/>
      <w:marLeft w:val="0"/>
      <w:marRight w:val="0"/>
      <w:marTop w:val="0"/>
      <w:marBottom w:val="0"/>
      <w:divBdr>
        <w:top w:val="none" w:sz="0" w:space="0" w:color="auto"/>
        <w:left w:val="none" w:sz="0" w:space="0" w:color="auto"/>
        <w:bottom w:val="none" w:sz="0" w:space="0" w:color="auto"/>
        <w:right w:val="none" w:sz="0" w:space="0" w:color="auto"/>
      </w:divBdr>
    </w:div>
    <w:div w:id="701327231">
      <w:bodyDiv w:val="1"/>
      <w:marLeft w:val="0"/>
      <w:marRight w:val="0"/>
      <w:marTop w:val="0"/>
      <w:marBottom w:val="0"/>
      <w:divBdr>
        <w:top w:val="none" w:sz="0" w:space="0" w:color="auto"/>
        <w:left w:val="none" w:sz="0" w:space="0" w:color="auto"/>
        <w:bottom w:val="none" w:sz="0" w:space="0" w:color="auto"/>
        <w:right w:val="none" w:sz="0" w:space="0" w:color="auto"/>
      </w:divBdr>
    </w:div>
    <w:div w:id="705761706">
      <w:bodyDiv w:val="1"/>
      <w:marLeft w:val="0"/>
      <w:marRight w:val="0"/>
      <w:marTop w:val="0"/>
      <w:marBottom w:val="0"/>
      <w:divBdr>
        <w:top w:val="none" w:sz="0" w:space="0" w:color="auto"/>
        <w:left w:val="none" w:sz="0" w:space="0" w:color="auto"/>
        <w:bottom w:val="none" w:sz="0" w:space="0" w:color="auto"/>
        <w:right w:val="none" w:sz="0" w:space="0" w:color="auto"/>
      </w:divBdr>
    </w:div>
    <w:div w:id="712578031">
      <w:bodyDiv w:val="1"/>
      <w:marLeft w:val="0"/>
      <w:marRight w:val="0"/>
      <w:marTop w:val="0"/>
      <w:marBottom w:val="0"/>
      <w:divBdr>
        <w:top w:val="none" w:sz="0" w:space="0" w:color="auto"/>
        <w:left w:val="none" w:sz="0" w:space="0" w:color="auto"/>
        <w:bottom w:val="none" w:sz="0" w:space="0" w:color="auto"/>
        <w:right w:val="none" w:sz="0" w:space="0" w:color="auto"/>
      </w:divBdr>
    </w:div>
    <w:div w:id="714618516">
      <w:bodyDiv w:val="1"/>
      <w:marLeft w:val="0"/>
      <w:marRight w:val="0"/>
      <w:marTop w:val="0"/>
      <w:marBottom w:val="0"/>
      <w:divBdr>
        <w:top w:val="none" w:sz="0" w:space="0" w:color="auto"/>
        <w:left w:val="none" w:sz="0" w:space="0" w:color="auto"/>
        <w:bottom w:val="none" w:sz="0" w:space="0" w:color="auto"/>
        <w:right w:val="none" w:sz="0" w:space="0" w:color="auto"/>
      </w:divBdr>
    </w:div>
    <w:div w:id="715619596">
      <w:bodyDiv w:val="1"/>
      <w:marLeft w:val="0"/>
      <w:marRight w:val="0"/>
      <w:marTop w:val="0"/>
      <w:marBottom w:val="0"/>
      <w:divBdr>
        <w:top w:val="none" w:sz="0" w:space="0" w:color="auto"/>
        <w:left w:val="none" w:sz="0" w:space="0" w:color="auto"/>
        <w:bottom w:val="none" w:sz="0" w:space="0" w:color="auto"/>
        <w:right w:val="none" w:sz="0" w:space="0" w:color="auto"/>
      </w:divBdr>
    </w:div>
    <w:div w:id="718210315">
      <w:bodyDiv w:val="1"/>
      <w:marLeft w:val="0"/>
      <w:marRight w:val="0"/>
      <w:marTop w:val="0"/>
      <w:marBottom w:val="0"/>
      <w:divBdr>
        <w:top w:val="none" w:sz="0" w:space="0" w:color="auto"/>
        <w:left w:val="none" w:sz="0" w:space="0" w:color="auto"/>
        <w:bottom w:val="none" w:sz="0" w:space="0" w:color="auto"/>
        <w:right w:val="none" w:sz="0" w:space="0" w:color="auto"/>
      </w:divBdr>
    </w:div>
    <w:div w:id="725564682">
      <w:bodyDiv w:val="1"/>
      <w:marLeft w:val="0"/>
      <w:marRight w:val="0"/>
      <w:marTop w:val="0"/>
      <w:marBottom w:val="0"/>
      <w:divBdr>
        <w:top w:val="none" w:sz="0" w:space="0" w:color="auto"/>
        <w:left w:val="none" w:sz="0" w:space="0" w:color="auto"/>
        <w:bottom w:val="none" w:sz="0" w:space="0" w:color="auto"/>
        <w:right w:val="none" w:sz="0" w:space="0" w:color="auto"/>
      </w:divBdr>
    </w:div>
    <w:div w:id="795608218">
      <w:bodyDiv w:val="1"/>
      <w:marLeft w:val="0"/>
      <w:marRight w:val="0"/>
      <w:marTop w:val="0"/>
      <w:marBottom w:val="0"/>
      <w:divBdr>
        <w:top w:val="none" w:sz="0" w:space="0" w:color="auto"/>
        <w:left w:val="none" w:sz="0" w:space="0" w:color="auto"/>
        <w:bottom w:val="none" w:sz="0" w:space="0" w:color="auto"/>
        <w:right w:val="none" w:sz="0" w:space="0" w:color="auto"/>
      </w:divBdr>
    </w:div>
    <w:div w:id="814760819">
      <w:bodyDiv w:val="1"/>
      <w:marLeft w:val="0"/>
      <w:marRight w:val="0"/>
      <w:marTop w:val="0"/>
      <w:marBottom w:val="0"/>
      <w:divBdr>
        <w:top w:val="none" w:sz="0" w:space="0" w:color="auto"/>
        <w:left w:val="none" w:sz="0" w:space="0" w:color="auto"/>
        <w:bottom w:val="none" w:sz="0" w:space="0" w:color="auto"/>
        <w:right w:val="none" w:sz="0" w:space="0" w:color="auto"/>
      </w:divBdr>
    </w:div>
    <w:div w:id="815606193">
      <w:bodyDiv w:val="1"/>
      <w:marLeft w:val="0"/>
      <w:marRight w:val="0"/>
      <w:marTop w:val="0"/>
      <w:marBottom w:val="0"/>
      <w:divBdr>
        <w:top w:val="none" w:sz="0" w:space="0" w:color="auto"/>
        <w:left w:val="none" w:sz="0" w:space="0" w:color="auto"/>
        <w:bottom w:val="none" w:sz="0" w:space="0" w:color="auto"/>
        <w:right w:val="none" w:sz="0" w:space="0" w:color="auto"/>
      </w:divBdr>
    </w:div>
    <w:div w:id="823283431">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871695802">
      <w:bodyDiv w:val="1"/>
      <w:marLeft w:val="0"/>
      <w:marRight w:val="0"/>
      <w:marTop w:val="0"/>
      <w:marBottom w:val="0"/>
      <w:divBdr>
        <w:top w:val="none" w:sz="0" w:space="0" w:color="auto"/>
        <w:left w:val="none" w:sz="0" w:space="0" w:color="auto"/>
        <w:bottom w:val="none" w:sz="0" w:space="0" w:color="auto"/>
        <w:right w:val="none" w:sz="0" w:space="0" w:color="auto"/>
      </w:divBdr>
    </w:div>
    <w:div w:id="921136280">
      <w:bodyDiv w:val="1"/>
      <w:marLeft w:val="0"/>
      <w:marRight w:val="0"/>
      <w:marTop w:val="0"/>
      <w:marBottom w:val="0"/>
      <w:divBdr>
        <w:top w:val="none" w:sz="0" w:space="0" w:color="auto"/>
        <w:left w:val="none" w:sz="0" w:space="0" w:color="auto"/>
        <w:bottom w:val="none" w:sz="0" w:space="0" w:color="auto"/>
        <w:right w:val="none" w:sz="0" w:space="0" w:color="auto"/>
      </w:divBdr>
    </w:div>
    <w:div w:id="946035298">
      <w:bodyDiv w:val="1"/>
      <w:marLeft w:val="0"/>
      <w:marRight w:val="0"/>
      <w:marTop w:val="0"/>
      <w:marBottom w:val="0"/>
      <w:divBdr>
        <w:top w:val="none" w:sz="0" w:space="0" w:color="auto"/>
        <w:left w:val="none" w:sz="0" w:space="0" w:color="auto"/>
        <w:bottom w:val="none" w:sz="0" w:space="0" w:color="auto"/>
        <w:right w:val="none" w:sz="0" w:space="0" w:color="auto"/>
      </w:divBdr>
    </w:div>
    <w:div w:id="957099962">
      <w:bodyDiv w:val="1"/>
      <w:marLeft w:val="0"/>
      <w:marRight w:val="0"/>
      <w:marTop w:val="0"/>
      <w:marBottom w:val="0"/>
      <w:divBdr>
        <w:top w:val="none" w:sz="0" w:space="0" w:color="auto"/>
        <w:left w:val="none" w:sz="0" w:space="0" w:color="auto"/>
        <w:bottom w:val="none" w:sz="0" w:space="0" w:color="auto"/>
        <w:right w:val="none" w:sz="0" w:space="0" w:color="auto"/>
      </w:divBdr>
    </w:div>
    <w:div w:id="958611755">
      <w:bodyDiv w:val="1"/>
      <w:marLeft w:val="0"/>
      <w:marRight w:val="0"/>
      <w:marTop w:val="0"/>
      <w:marBottom w:val="0"/>
      <w:divBdr>
        <w:top w:val="none" w:sz="0" w:space="0" w:color="auto"/>
        <w:left w:val="none" w:sz="0" w:space="0" w:color="auto"/>
        <w:bottom w:val="none" w:sz="0" w:space="0" w:color="auto"/>
        <w:right w:val="none" w:sz="0" w:space="0" w:color="auto"/>
      </w:divBdr>
    </w:div>
    <w:div w:id="980187421">
      <w:bodyDiv w:val="1"/>
      <w:marLeft w:val="0"/>
      <w:marRight w:val="0"/>
      <w:marTop w:val="0"/>
      <w:marBottom w:val="0"/>
      <w:divBdr>
        <w:top w:val="none" w:sz="0" w:space="0" w:color="auto"/>
        <w:left w:val="none" w:sz="0" w:space="0" w:color="auto"/>
        <w:bottom w:val="none" w:sz="0" w:space="0" w:color="auto"/>
        <w:right w:val="none" w:sz="0" w:space="0" w:color="auto"/>
      </w:divBdr>
    </w:div>
    <w:div w:id="989098416">
      <w:bodyDiv w:val="1"/>
      <w:marLeft w:val="0"/>
      <w:marRight w:val="0"/>
      <w:marTop w:val="0"/>
      <w:marBottom w:val="0"/>
      <w:divBdr>
        <w:top w:val="none" w:sz="0" w:space="0" w:color="auto"/>
        <w:left w:val="none" w:sz="0" w:space="0" w:color="auto"/>
        <w:bottom w:val="none" w:sz="0" w:space="0" w:color="auto"/>
        <w:right w:val="none" w:sz="0" w:space="0" w:color="auto"/>
      </w:divBdr>
    </w:div>
    <w:div w:id="1008681627">
      <w:bodyDiv w:val="1"/>
      <w:marLeft w:val="0"/>
      <w:marRight w:val="0"/>
      <w:marTop w:val="0"/>
      <w:marBottom w:val="0"/>
      <w:divBdr>
        <w:top w:val="none" w:sz="0" w:space="0" w:color="auto"/>
        <w:left w:val="none" w:sz="0" w:space="0" w:color="auto"/>
        <w:bottom w:val="none" w:sz="0" w:space="0" w:color="auto"/>
        <w:right w:val="none" w:sz="0" w:space="0" w:color="auto"/>
      </w:divBdr>
    </w:div>
    <w:div w:id="1032069335">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111165432">
      <w:bodyDiv w:val="1"/>
      <w:marLeft w:val="0"/>
      <w:marRight w:val="0"/>
      <w:marTop w:val="0"/>
      <w:marBottom w:val="0"/>
      <w:divBdr>
        <w:top w:val="none" w:sz="0" w:space="0" w:color="auto"/>
        <w:left w:val="none" w:sz="0" w:space="0" w:color="auto"/>
        <w:bottom w:val="none" w:sz="0" w:space="0" w:color="auto"/>
        <w:right w:val="none" w:sz="0" w:space="0" w:color="auto"/>
      </w:divBdr>
    </w:div>
    <w:div w:id="1111777128">
      <w:bodyDiv w:val="1"/>
      <w:marLeft w:val="0"/>
      <w:marRight w:val="0"/>
      <w:marTop w:val="0"/>
      <w:marBottom w:val="0"/>
      <w:divBdr>
        <w:top w:val="none" w:sz="0" w:space="0" w:color="auto"/>
        <w:left w:val="none" w:sz="0" w:space="0" w:color="auto"/>
        <w:bottom w:val="none" w:sz="0" w:space="0" w:color="auto"/>
        <w:right w:val="none" w:sz="0" w:space="0" w:color="auto"/>
      </w:divBdr>
    </w:div>
    <w:div w:id="1136139954">
      <w:bodyDiv w:val="1"/>
      <w:marLeft w:val="0"/>
      <w:marRight w:val="0"/>
      <w:marTop w:val="0"/>
      <w:marBottom w:val="0"/>
      <w:divBdr>
        <w:top w:val="none" w:sz="0" w:space="0" w:color="auto"/>
        <w:left w:val="none" w:sz="0" w:space="0" w:color="auto"/>
        <w:bottom w:val="none" w:sz="0" w:space="0" w:color="auto"/>
        <w:right w:val="none" w:sz="0" w:space="0" w:color="auto"/>
      </w:divBdr>
    </w:div>
    <w:div w:id="1139763122">
      <w:bodyDiv w:val="1"/>
      <w:marLeft w:val="0"/>
      <w:marRight w:val="0"/>
      <w:marTop w:val="0"/>
      <w:marBottom w:val="0"/>
      <w:divBdr>
        <w:top w:val="none" w:sz="0" w:space="0" w:color="auto"/>
        <w:left w:val="none" w:sz="0" w:space="0" w:color="auto"/>
        <w:bottom w:val="none" w:sz="0" w:space="0" w:color="auto"/>
        <w:right w:val="none" w:sz="0" w:space="0" w:color="auto"/>
      </w:divBdr>
    </w:div>
    <w:div w:id="1166625798">
      <w:bodyDiv w:val="1"/>
      <w:marLeft w:val="0"/>
      <w:marRight w:val="0"/>
      <w:marTop w:val="0"/>
      <w:marBottom w:val="0"/>
      <w:divBdr>
        <w:top w:val="none" w:sz="0" w:space="0" w:color="auto"/>
        <w:left w:val="none" w:sz="0" w:space="0" w:color="auto"/>
        <w:bottom w:val="none" w:sz="0" w:space="0" w:color="auto"/>
        <w:right w:val="none" w:sz="0" w:space="0" w:color="auto"/>
      </w:divBdr>
    </w:div>
    <w:div w:id="1187255093">
      <w:bodyDiv w:val="1"/>
      <w:marLeft w:val="0"/>
      <w:marRight w:val="0"/>
      <w:marTop w:val="0"/>
      <w:marBottom w:val="0"/>
      <w:divBdr>
        <w:top w:val="none" w:sz="0" w:space="0" w:color="auto"/>
        <w:left w:val="none" w:sz="0" w:space="0" w:color="auto"/>
        <w:bottom w:val="none" w:sz="0" w:space="0" w:color="auto"/>
        <w:right w:val="none" w:sz="0" w:space="0" w:color="auto"/>
      </w:divBdr>
    </w:div>
    <w:div w:id="1189029486">
      <w:bodyDiv w:val="1"/>
      <w:marLeft w:val="0"/>
      <w:marRight w:val="0"/>
      <w:marTop w:val="0"/>
      <w:marBottom w:val="0"/>
      <w:divBdr>
        <w:top w:val="none" w:sz="0" w:space="0" w:color="auto"/>
        <w:left w:val="none" w:sz="0" w:space="0" w:color="auto"/>
        <w:bottom w:val="none" w:sz="0" w:space="0" w:color="auto"/>
        <w:right w:val="none" w:sz="0" w:space="0" w:color="auto"/>
      </w:divBdr>
    </w:div>
    <w:div w:id="1195312104">
      <w:bodyDiv w:val="1"/>
      <w:marLeft w:val="0"/>
      <w:marRight w:val="0"/>
      <w:marTop w:val="0"/>
      <w:marBottom w:val="0"/>
      <w:divBdr>
        <w:top w:val="none" w:sz="0" w:space="0" w:color="auto"/>
        <w:left w:val="none" w:sz="0" w:space="0" w:color="auto"/>
        <w:bottom w:val="none" w:sz="0" w:space="0" w:color="auto"/>
        <w:right w:val="none" w:sz="0" w:space="0" w:color="auto"/>
      </w:divBdr>
    </w:div>
    <w:div w:id="1208835097">
      <w:bodyDiv w:val="1"/>
      <w:marLeft w:val="0"/>
      <w:marRight w:val="0"/>
      <w:marTop w:val="0"/>
      <w:marBottom w:val="0"/>
      <w:divBdr>
        <w:top w:val="none" w:sz="0" w:space="0" w:color="auto"/>
        <w:left w:val="none" w:sz="0" w:space="0" w:color="auto"/>
        <w:bottom w:val="none" w:sz="0" w:space="0" w:color="auto"/>
        <w:right w:val="none" w:sz="0" w:space="0" w:color="auto"/>
      </w:divBdr>
    </w:div>
    <w:div w:id="1213155809">
      <w:bodyDiv w:val="1"/>
      <w:marLeft w:val="0"/>
      <w:marRight w:val="0"/>
      <w:marTop w:val="0"/>
      <w:marBottom w:val="0"/>
      <w:divBdr>
        <w:top w:val="none" w:sz="0" w:space="0" w:color="auto"/>
        <w:left w:val="none" w:sz="0" w:space="0" w:color="auto"/>
        <w:bottom w:val="none" w:sz="0" w:space="0" w:color="auto"/>
        <w:right w:val="none" w:sz="0" w:space="0" w:color="auto"/>
      </w:divBdr>
    </w:div>
    <w:div w:id="1233199127">
      <w:bodyDiv w:val="1"/>
      <w:marLeft w:val="0"/>
      <w:marRight w:val="0"/>
      <w:marTop w:val="0"/>
      <w:marBottom w:val="0"/>
      <w:divBdr>
        <w:top w:val="none" w:sz="0" w:space="0" w:color="auto"/>
        <w:left w:val="none" w:sz="0" w:space="0" w:color="auto"/>
        <w:bottom w:val="none" w:sz="0" w:space="0" w:color="auto"/>
        <w:right w:val="none" w:sz="0" w:space="0" w:color="auto"/>
      </w:divBdr>
    </w:div>
    <w:div w:id="1255431984">
      <w:bodyDiv w:val="1"/>
      <w:marLeft w:val="0"/>
      <w:marRight w:val="0"/>
      <w:marTop w:val="0"/>
      <w:marBottom w:val="0"/>
      <w:divBdr>
        <w:top w:val="none" w:sz="0" w:space="0" w:color="auto"/>
        <w:left w:val="none" w:sz="0" w:space="0" w:color="auto"/>
        <w:bottom w:val="none" w:sz="0" w:space="0" w:color="auto"/>
        <w:right w:val="none" w:sz="0" w:space="0" w:color="auto"/>
      </w:divBdr>
    </w:div>
    <w:div w:id="1275134223">
      <w:bodyDiv w:val="1"/>
      <w:marLeft w:val="0"/>
      <w:marRight w:val="0"/>
      <w:marTop w:val="0"/>
      <w:marBottom w:val="0"/>
      <w:divBdr>
        <w:top w:val="none" w:sz="0" w:space="0" w:color="auto"/>
        <w:left w:val="none" w:sz="0" w:space="0" w:color="auto"/>
        <w:bottom w:val="none" w:sz="0" w:space="0" w:color="auto"/>
        <w:right w:val="none" w:sz="0" w:space="0" w:color="auto"/>
      </w:divBdr>
    </w:div>
    <w:div w:id="1278949336">
      <w:bodyDiv w:val="1"/>
      <w:marLeft w:val="0"/>
      <w:marRight w:val="0"/>
      <w:marTop w:val="0"/>
      <w:marBottom w:val="0"/>
      <w:divBdr>
        <w:top w:val="none" w:sz="0" w:space="0" w:color="auto"/>
        <w:left w:val="none" w:sz="0" w:space="0" w:color="auto"/>
        <w:bottom w:val="none" w:sz="0" w:space="0" w:color="auto"/>
        <w:right w:val="none" w:sz="0" w:space="0" w:color="auto"/>
      </w:divBdr>
    </w:div>
    <w:div w:id="1285766232">
      <w:bodyDiv w:val="1"/>
      <w:marLeft w:val="0"/>
      <w:marRight w:val="0"/>
      <w:marTop w:val="0"/>
      <w:marBottom w:val="0"/>
      <w:divBdr>
        <w:top w:val="none" w:sz="0" w:space="0" w:color="auto"/>
        <w:left w:val="none" w:sz="0" w:space="0" w:color="auto"/>
        <w:bottom w:val="none" w:sz="0" w:space="0" w:color="auto"/>
        <w:right w:val="none" w:sz="0" w:space="0" w:color="auto"/>
      </w:divBdr>
    </w:div>
    <w:div w:id="1285966507">
      <w:bodyDiv w:val="1"/>
      <w:marLeft w:val="0"/>
      <w:marRight w:val="0"/>
      <w:marTop w:val="0"/>
      <w:marBottom w:val="0"/>
      <w:divBdr>
        <w:top w:val="none" w:sz="0" w:space="0" w:color="auto"/>
        <w:left w:val="none" w:sz="0" w:space="0" w:color="auto"/>
        <w:bottom w:val="none" w:sz="0" w:space="0" w:color="auto"/>
        <w:right w:val="none" w:sz="0" w:space="0" w:color="auto"/>
      </w:divBdr>
    </w:div>
    <w:div w:id="1347172572">
      <w:bodyDiv w:val="1"/>
      <w:marLeft w:val="0"/>
      <w:marRight w:val="0"/>
      <w:marTop w:val="0"/>
      <w:marBottom w:val="0"/>
      <w:divBdr>
        <w:top w:val="none" w:sz="0" w:space="0" w:color="auto"/>
        <w:left w:val="none" w:sz="0" w:space="0" w:color="auto"/>
        <w:bottom w:val="none" w:sz="0" w:space="0" w:color="auto"/>
        <w:right w:val="none" w:sz="0" w:space="0" w:color="auto"/>
      </w:divBdr>
    </w:div>
    <w:div w:id="1364866499">
      <w:bodyDiv w:val="1"/>
      <w:marLeft w:val="0"/>
      <w:marRight w:val="0"/>
      <w:marTop w:val="0"/>
      <w:marBottom w:val="0"/>
      <w:divBdr>
        <w:top w:val="none" w:sz="0" w:space="0" w:color="auto"/>
        <w:left w:val="none" w:sz="0" w:space="0" w:color="auto"/>
        <w:bottom w:val="none" w:sz="0" w:space="0" w:color="auto"/>
        <w:right w:val="none" w:sz="0" w:space="0" w:color="auto"/>
      </w:divBdr>
    </w:div>
    <w:div w:id="1378241731">
      <w:bodyDiv w:val="1"/>
      <w:marLeft w:val="0"/>
      <w:marRight w:val="0"/>
      <w:marTop w:val="0"/>
      <w:marBottom w:val="0"/>
      <w:divBdr>
        <w:top w:val="none" w:sz="0" w:space="0" w:color="auto"/>
        <w:left w:val="none" w:sz="0" w:space="0" w:color="auto"/>
        <w:bottom w:val="none" w:sz="0" w:space="0" w:color="auto"/>
        <w:right w:val="none" w:sz="0" w:space="0" w:color="auto"/>
      </w:divBdr>
    </w:div>
    <w:div w:id="1392656073">
      <w:bodyDiv w:val="1"/>
      <w:marLeft w:val="0"/>
      <w:marRight w:val="0"/>
      <w:marTop w:val="0"/>
      <w:marBottom w:val="0"/>
      <w:divBdr>
        <w:top w:val="none" w:sz="0" w:space="0" w:color="auto"/>
        <w:left w:val="none" w:sz="0" w:space="0" w:color="auto"/>
        <w:bottom w:val="none" w:sz="0" w:space="0" w:color="auto"/>
        <w:right w:val="none" w:sz="0" w:space="0" w:color="auto"/>
      </w:divBdr>
    </w:div>
    <w:div w:id="1410152329">
      <w:bodyDiv w:val="1"/>
      <w:marLeft w:val="0"/>
      <w:marRight w:val="0"/>
      <w:marTop w:val="0"/>
      <w:marBottom w:val="0"/>
      <w:divBdr>
        <w:top w:val="none" w:sz="0" w:space="0" w:color="auto"/>
        <w:left w:val="none" w:sz="0" w:space="0" w:color="auto"/>
        <w:bottom w:val="none" w:sz="0" w:space="0" w:color="auto"/>
        <w:right w:val="none" w:sz="0" w:space="0" w:color="auto"/>
      </w:divBdr>
    </w:div>
    <w:div w:id="1440173610">
      <w:bodyDiv w:val="1"/>
      <w:marLeft w:val="0"/>
      <w:marRight w:val="0"/>
      <w:marTop w:val="0"/>
      <w:marBottom w:val="0"/>
      <w:divBdr>
        <w:top w:val="none" w:sz="0" w:space="0" w:color="auto"/>
        <w:left w:val="none" w:sz="0" w:space="0" w:color="auto"/>
        <w:bottom w:val="none" w:sz="0" w:space="0" w:color="auto"/>
        <w:right w:val="none" w:sz="0" w:space="0" w:color="auto"/>
      </w:divBdr>
    </w:div>
    <w:div w:id="1462462301">
      <w:bodyDiv w:val="1"/>
      <w:marLeft w:val="0"/>
      <w:marRight w:val="0"/>
      <w:marTop w:val="0"/>
      <w:marBottom w:val="0"/>
      <w:divBdr>
        <w:top w:val="none" w:sz="0" w:space="0" w:color="auto"/>
        <w:left w:val="none" w:sz="0" w:space="0" w:color="auto"/>
        <w:bottom w:val="none" w:sz="0" w:space="0" w:color="auto"/>
        <w:right w:val="none" w:sz="0" w:space="0" w:color="auto"/>
      </w:divBdr>
    </w:div>
    <w:div w:id="1475832815">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09059951">
      <w:bodyDiv w:val="1"/>
      <w:marLeft w:val="0"/>
      <w:marRight w:val="0"/>
      <w:marTop w:val="0"/>
      <w:marBottom w:val="0"/>
      <w:divBdr>
        <w:top w:val="none" w:sz="0" w:space="0" w:color="auto"/>
        <w:left w:val="none" w:sz="0" w:space="0" w:color="auto"/>
        <w:bottom w:val="none" w:sz="0" w:space="0" w:color="auto"/>
        <w:right w:val="none" w:sz="0" w:space="0" w:color="auto"/>
      </w:divBdr>
    </w:div>
    <w:div w:id="1525362488">
      <w:bodyDiv w:val="1"/>
      <w:marLeft w:val="0"/>
      <w:marRight w:val="0"/>
      <w:marTop w:val="0"/>
      <w:marBottom w:val="0"/>
      <w:divBdr>
        <w:top w:val="none" w:sz="0" w:space="0" w:color="auto"/>
        <w:left w:val="none" w:sz="0" w:space="0" w:color="auto"/>
        <w:bottom w:val="none" w:sz="0" w:space="0" w:color="auto"/>
        <w:right w:val="none" w:sz="0" w:space="0" w:color="auto"/>
      </w:divBdr>
    </w:div>
    <w:div w:id="1531843955">
      <w:bodyDiv w:val="1"/>
      <w:marLeft w:val="0"/>
      <w:marRight w:val="0"/>
      <w:marTop w:val="0"/>
      <w:marBottom w:val="0"/>
      <w:divBdr>
        <w:top w:val="none" w:sz="0" w:space="0" w:color="auto"/>
        <w:left w:val="none" w:sz="0" w:space="0" w:color="auto"/>
        <w:bottom w:val="none" w:sz="0" w:space="0" w:color="auto"/>
        <w:right w:val="none" w:sz="0" w:space="0" w:color="auto"/>
      </w:divBdr>
    </w:div>
    <w:div w:id="1538617363">
      <w:bodyDiv w:val="1"/>
      <w:marLeft w:val="0"/>
      <w:marRight w:val="0"/>
      <w:marTop w:val="0"/>
      <w:marBottom w:val="0"/>
      <w:divBdr>
        <w:top w:val="none" w:sz="0" w:space="0" w:color="auto"/>
        <w:left w:val="none" w:sz="0" w:space="0" w:color="auto"/>
        <w:bottom w:val="none" w:sz="0" w:space="0" w:color="auto"/>
        <w:right w:val="none" w:sz="0" w:space="0" w:color="auto"/>
      </w:divBdr>
    </w:div>
    <w:div w:id="1549608193">
      <w:bodyDiv w:val="1"/>
      <w:marLeft w:val="0"/>
      <w:marRight w:val="0"/>
      <w:marTop w:val="0"/>
      <w:marBottom w:val="0"/>
      <w:divBdr>
        <w:top w:val="none" w:sz="0" w:space="0" w:color="auto"/>
        <w:left w:val="none" w:sz="0" w:space="0" w:color="auto"/>
        <w:bottom w:val="none" w:sz="0" w:space="0" w:color="auto"/>
        <w:right w:val="none" w:sz="0" w:space="0" w:color="auto"/>
      </w:divBdr>
    </w:div>
    <w:div w:id="1574701364">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588230978">
      <w:bodyDiv w:val="1"/>
      <w:marLeft w:val="0"/>
      <w:marRight w:val="0"/>
      <w:marTop w:val="0"/>
      <w:marBottom w:val="0"/>
      <w:divBdr>
        <w:top w:val="none" w:sz="0" w:space="0" w:color="auto"/>
        <w:left w:val="none" w:sz="0" w:space="0" w:color="auto"/>
        <w:bottom w:val="none" w:sz="0" w:space="0" w:color="auto"/>
        <w:right w:val="none" w:sz="0" w:space="0" w:color="auto"/>
      </w:divBdr>
    </w:div>
    <w:div w:id="1605335649">
      <w:bodyDiv w:val="1"/>
      <w:marLeft w:val="0"/>
      <w:marRight w:val="0"/>
      <w:marTop w:val="0"/>
      <w:marBottom w:val="0"/>
      <w:divBdr>
        <w:top w:val="none" w:sz="0" w:space="0" w:color="auto"/>
        <w:left w:val="none" w:sz="0" w:space="0" w:color="auto"/>
        <w:bottom w:val="none" w:sz="0" w:space="0" w:color="auto"/>
        <w:right w:val="none" w:sz="0" w:space="0" w:color="auto"/>
      </w:divBdr>
    </w:div>
    <w:div w:id="1608200750">
      <w:bodyDiv w:val="1"/>
      <w:marLeft w:val="0"/>
      <w:marRight w:val="0"/>
      <w:marTop w:val="0"/>
      <w:marBottom w:val="0"/>
      <w:divBdr>
        <w:top w:val="none" w:sz="0" w:space="0" w:color="auto"/>
        <w:left w:val="none" w:sz="0" w:space="0" w:color="auto"/>
        <w:bottom w:val="none" w:sz="0" w:space="0" w:color="auto"/>
        <w:right w:val="none" w:sz="0" w:space="0" w:color="auto"/>
      </w:divBdr>
    </w:div>
    <w:div w:id="1632979155">
      <w:bodyDiv w:val="1"/>
      <w:marLeft w:val="0"/>
      <w:marRight w:val="0"/>
      <w:marTop w:val="0"/>
      <w:marBottom w:val="0"/>
      <w:divBdr>
        <w:top w:val="none" w:sz="0" w:space="0" w:color="auto"/>
        <w:left w:val="none" w:sz="0" w:space="0" w:color="auto"/>
        <w:bottom w:val="none" w:sz="0" w:space="0" w:color="auto"/>
        <w:right w:val="none" w:sz="0" w:space="0" w:color="auto"/>
      </w:divBdr>
    </w:div>
    <w:div w:id="1649282793">
      <w:bodyDiv w:val="1"/>
      <w:marLeft w:val="0"/>
      <w:marRight w:val="0"/>
      <w:marTop w:val="0"/>
      <w:marBottom w:val="0"/>
      <w:divBdr>
        <w:top w:val="none" w:sz="0" w:space="0" w:color="auto"/>
        <w:left w:val="none" w:sz="0" w:space="0" w:color="auto"/>
        <w:bottom w:val="none" w:sz="0" w:space="0" w:color="auto"/>
        <w:right w:val="none" w:sz="0" w:space="0" w:color="auto"/>
      </w:divBdr>
    </w:div>
    <w:div w:id="1691569535">
      <w:bodyDiv w:val="1"/>
      <w:marLeft w:val="0"/>
      <w:marRight w:val="0"/>
      <w:marTop w:val="0"/>
      <w:marBottom w:val="0"/>
      <w:divBdr>
        <w:top w:val="none" w:sz="0" w:space="0" w:color="auto"/>
        <w:left w:val="none" w:sz="0" w:space="0" w:color="auto"/>
        <w:bottom w:val="none" w:sz="0" w:space="0" w:color="auto"/>
        <w:right w:val="none" w:sz="0" w:space="0" w:color="auto"/>
      </w:divBdr>
    </w:div>
    <w:div w:id="1700205002">
      <w:bodyDiv w:val="1"/>
      <w:marLeft w:val="0"/>
      <w:marRight w:val="0"/>
      <w:marTop w:val="0"/>
      <w:marBottom w:val="0"/>
      <w:divBdr>
        <w:top w:val="none" w:sz="0" w:space="0" w:color="auto"/>
        <w:left w:val="none" w:sz="0" w:space="0" w:color="auto"/>
        <w:bottom w:val="none" w:sz="0" w:space="0" w:color="auto"/>
        <w:right w:val="none" w:sz="0" w:space="0" w:color="auto"/>
      </w:divBdr>
    </w:div>
    <w:div w:id="1701586630">
      <w:bodyDiv w:val="1"/>
      <w:marLeft w:val="0"/>
      <w:marRight w:val="0"/>
      <w:marTop w:val="0"/>
      <w:marBottom w:val="0"/>
      <w:divBdr>
        <w:top w:val="none" w:sz="0" w:space="0" w:color="auto"/>
        <w:left w:val="none" w:sz="0" w:space="0" w:color="auto"/>
        <w:bottom w:val="none" w:sz="0" w:space="0" w:color="auto"/>
        <w:right w:val="none" w:sz="0" w:space="0" w:color="auto"/>
      </w:divBdr>
    </w:div>
    <w:div w:id="1725371659">
      <w:bodyDiv w:val="1"/>
      <w:marLeft w:val="0"/>
      <w:marRight w:val="0"/>
      <w:marTop w:val="0"/>
      <w:marBottom w:val="0"/>
      <w:divBdr>
        <w:top w:val="none" w:sz="0" w:space="0" w:color="auto"/>
        <w:left w:val="none" w:sz="0" w:space="0" w:color="auto"/>
        <w:bottom w:val="none" w:sz="0" w:space="0" w:color="auto"/>
        <w:right w:val="none" w:sz="0" w:space="0" w:color="auto"/>
      </w:divBdr>
    </w:div>
    <w:div w:id="1746561331">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 w:id="1836874899">
      <w:bodyDiv w:val="1"/>
      <w:marLeft w:val="0"/>
      <w:marRight w:val="0"/>
      <w:marTop w:val="0"/>
      <w:marBottom w:val="0"/>
      <w:divBdr>
        <w:top w:val="none" w:sz="0" w:space="0" w:color="auto"/>
        <w:left w:val="none" w:sz="0" w:space="0" w:color="auto"/>
        <w:bottom w:val="none" w:sz="0" w:space="0" w:color="auto"/>
        <w:right w:val="none" w:sz="0" w:space="0" w:color="auto"/>
      </w:divBdr>
    </w:div>
    <w:div w:id="1850217519">
      <w:bodyDiv w:val="1"/>
      <w:marLeft w:val="0"/>
      <w:marRight w:val="0"/>
      <w:marTop w:val="0"/>
      <w:marBottom w:val="0"/>
      <w:divBdr>
        <w:top w:val="none" w:sz="0" w:space="0" w:color="auto"/>
        <w:left w:val="none" w:sz="0" w:space="0" w:color="auto"/>
        <w:bottom w:val="none" w:sz="0" w:space="0" w:color="auto"/>
        <w:right w:val="none" w:sz="0" w:space="0" w:color="auto"/>
      </w:divBdr>
    </w:div>
    <w:div w:id="1858806028">
      <w:bodyDiv w:val="1"/>
      <w:marLeft w:val="0"/>
      <w:marRight w:val="0"/>
      <w:marTop w:val="0"/>
      <w:marBottom w:val="0"/>
      <w:divBdr>
        <w:top w:val="none" w:sz="0" w:space="0" w:color="auto"/>
        <w:left w:val="none" w:sz="0" w:space="0" w:color="auto"/>
        <w:bottom w:val="none" w:sz="0" w:space="0" w:color="auto"/>
        <w:right w:val="none" w:sz="0" w:space="0" w:color="auto"/>
      </w:divBdr>
    </w:div>
    <w:div w:id="1887792168">
      <w:bodyDiv w:val="1"/>
      <w:marLeft w:val="0"/>
      <w:marRight w:val="0"/>
      <w:marTop w:val="0"/>
      <w:marBottom w:val="0"/>
      <w:divBdr>
        <w:top w:val="none" w:sz="0" w:space="0" w:color="auto"/>
        <w:left w:val="none" w:sz="0" w:space="0" w:color="auto"/>
        <w:bottom w:val="none" w:sz="0" w:space="0" w:color="auto"/>
        <w:right w:val="none" w:sz="0" w:space="0" w:color="auto"/>
      </w:divBdr>
    </w:div>
    <w:div w:id="1891183859">
      <w:bodyDiv w:val="1"/>
      <w:marLeft w:val="0"/>
      <w:marRight w:val="0"/>
      <w:marTop w:val="0"/>
      <w:marBottom w:val="0"/>
      <w:divBdr>
        <w:top w:val="none" w:sz="0" w:space="0" w:color="auto"/>
        <w:left w:val="none" w:sz="0" w:space="0" w:color="auto"/>
        <w:bottom w:val="none" w:sz="0" w:space="0" w:color="auto"/>
        <w:right w:val="none" w:sz="0" w:space="0" w:color="auto"/>
      </w:divBdr>
    </w:div>
    <w:div w:id="1902711643">
      <w:bodyDiv w:val="1"/>
      <w:marLeft w:val="0"/>
      <w:marRight w:val="0"/>
      <w:marTop w:val="0"/>
      <w:marBottom w:val="0"/>
      <w:divBdr>
        <w:top w:val="none" w:sz="0" w:space="0" w:color="auto"/>
        <w:left w:val="none" w:sz="0" w:space="0" w:color="auto"/>
        <w:bottom w:val="none" w:sz="0" w:space="0" w:color="auto"/>
        <w:right w:val="none" w:sz="0" w:space="0" w:color="auto"/>
      </w:divBdr>
    </w:div>
    <w:div w:id="1903058207">
      <w:bodyDiv w:val="1"/>
      <w:marLeft w:val="0"/>
      <w:marRight w:val="0"/>
      <w:marTop w:val="0"/>
      <w:marBottom w:val="0"/>
      <w:divBdr>
        <w:top w:val="none" w:sz="0" w:space="0" w:color="auto"/>
        <w:left w:val="none" w:sz="0" w:space="0" w:color="auto"/>
        <w:bottom w:val="none" w:sz="0" w:space="0" w:color="auto"/>
        <w:right w:val="none" w:sz="0" w:space="0" w:color="auto"/>
      </w:divBdr>
    </w:div>
    <w:div w:id="1910723905">
      <w:bodyDiv w:val="1"/>
      <w:marLeft w:val="0"/>
      <w:marRight w:val="0"/>
      <w:marTop w:val="0"/>
      <w:marBottom w:val="0"/>
      <w:divBdr>
        <w:top w:val="none" w:sz="0" w:space="0" w:color="auto"/>
        <w:left w:val="none" w:sz="0" w:space="0" w:color="auto"/>
        <w:bottom w:val="none" w:sz="0" w:space="0" w:color="auto"/>
        <w:right w:val="none" w:sz="0" w:space="0" w:color="auto"/>
      </w:divBdr>
    </w:div>
    <w:div w:id="1919752577">
      <w:bodyDiv w:val="1"/>
      <w:marLeft w:val="0"/>
      <w:marRight w:val="0"/>
      <w:marTop w:val="0"/>
      <w:marBottom w:val="0"/>
      <w:divBdr>
        <w:top w:val="none" w:sz="0" w:space="0" w:color="auto"/>
        <w:left w:val="none" w:sz="0" w:space="0" w:color="auto"/>
        <w:bottom w:val="none" w:sz="0" w:space="0" w:color="auto"/>
        <w:right w:val="none" w:sz="0" w:space="0" w:color="auto"/>
      </w:divBdr>
    </w:div>
    <w:div w:id="1949584699">
      <w:bodyDiv w:val="1"/>
      <w:marLeft w:val="0"/>
      <w:marRight w:val="0"/>
      <w:marTop w:val="0"/>
      <w:marBottom w:val="0"/>
      <w:divBdr>
        <w:top w:val="none" w:sz="0" w:space="0" w:color="auto"/>
        <w:left w:val="none" w:sz="0" w:space="0" w:color="auto"/>
        <w:bottom w:val="none" w:sz="0" w:space="0" w:color="auto"/>
        <w:right w:val="none" w:sz="0" w:space="0" w:color="auto"/>
      </w:divBdr>
    </w:div>
    <w:div w:id="1991977564">
      <w:bodyDiv w:val="1"/>
      <w:marLeft w:val="0"/>
      <w:marRight w:val="0"/>
      <w:marTop w:val="0"/>
      <w:marBottom w:val="0"/>
      <w:divBdr>
        <w:top w:val="none" w:sz="0" w:space="0" w:color="auto"/>
        <w:left w:val="none" w:sz="0" w:space="0" w:color="auto"/>
        <w:bottom w:val="none" w:sz="0" w:space="0" w:color="auto"/>
        <w:right w:val="none" w:sz="0" w:space="0" w:color="auto"/>
      </w:divBdr>
    </w:div>
    <w:div w:id="2015111626">
      <w:bodyDiv w:val="1"/>
      <w:marLeft w:val="0"/>
      <w:marRight w:val="0"/>
      <w:marTop w:val="0"/>
      <w:marBottom w:val="0"/>
      <w:divBdr>
        <w:top w:val="none" w:sz="0" w:space="0" w:color="auto"/>
        <w:left w:val="none" w:sz="0" w:space="0" w:color="auto"/>
        <w:bottom w:val="none" w:sz="0" w:space="0" w:color="auto"/>
        <w:right w:val="none" w:sz="0" w:space="0" w:color="auto"/>
      </w:divBdr>
    </w:div>
    <w:div w:id="2017922510">
      <w:bodyDiv w:val="1"/>
      <w:marLeft w:val="0"/>
      <w:marRight w:val="0"/>
      <w:marTop w:val="0"/>
      <w:marBottom w:val="0"/>
      <w:divBdr>
        <w:top w:val="none" w:sz="0" w:space="0" w:color="auto"/>
        <w:left w:val="none" w:sz="0" w:space="0" w:color="auto"/>
        <w:bottom w:val="none" w:sz="0" w:space="0" w:color="auto"/>
        <w:right w:val="none" w:sz="0" w:space="0" w:color="auto"/>
      </w:divBdr>
    </w:div>
    <w:div w:id="2024669993">
      <w:bodyDiv w:val="1"/>
      <w:marLeft w:val="0"/>
      <w:marRight w:val="0"/>
      <w:marTop w:val="0"/>
      <w:marBottom w:val="0"/>
      <w:divBdr>
        <w:top w:val="none" w:sz="0" w:space="0" w:color="auto"/>
        <w:left w:val="none" w:sz="0" w:space="0" w:color="auto"/>
        <w:bottom w:val="none" w:sz="0" w:space="0" w:color="auto"/>
        <w:right w:val="none" w:sz="0" w:space="0" w:color="auto"/>
      </w:divBdr>
    </w:div>
    <w:div w:id="2026707773">
      <w:bodyDiv w:val="1"/>
      <w:marLeft w:val="0"/>
      <w:marRight w:val="0"/>
      <w:marTop w:val="0"/>
      <w:marBottom w:val="0"/>
      <w:divBdr>
        <w:top w:val="none" w:sz="0" w:space="0" w:color="auto"/>
        <w:left w:val="none" w:sz="0" w:space="0" w:color="auto"/>
        <w:bottom w:val="none" w:sz="0" w:space="0" w:color="auto"/>
        <w:right w:val="none" w:sz="0" w:space="0" w:color="auto"/>
      </w:divBdr>
    </w:div>
    <w:div w:id="2071223280">
      <w:bodyDiv w:val="1"/>
      <w:marLeft w:val="0"/>
      <w:marRight w:val="0"/>
      <w:marTop w:val="0"/>
      <w:marBottom w:val="0"/>
      <w:divBdr>
        <w:top w:val="none" w:sz="0" w:space="0" w:color="auto"/>
        <w:left w:val="none" w:sz="0" w:space="0" w:color="auto"/>
        <w:bottom w:val="none" w:sz="0" w:space="0" w:color="auto"/>
        <w:right w:val="none" w:sz="0" w:space="0" w:color="auto"/>
      </w:divBdr>
    </w:div>
    <w:div w:id="2140876842">
      <w:bodyDiv w:val="1"/>
      <w:marLeft w:val="0"/>
      <w:marRight w:val="0"/>
      <w:marTop w:val="0"/>
      <w:marBottom w:val="0"/>
      <w:divBdr>
        <w:top w:val="none" w:sz="0" w:space="0" w:color="auto"/>
        <w:left w:val="none" w:sz="0" w:space="0" w:color="auto"/>
        <w:bottom w:val="none" w:sz="0" w:space="0" w:color="auto"/>
        <w:right w:val="none" w:sz="0" w:space="0" w:color="auto"/>
      </w:divBdr>
    </w:div>
    <w:div w:id="2143383860">
      <w:bodyDiv w:val="1"/>
      <w:marLeft w:val="0"/>
      <w:marRight w:val="0"/>
      <w:marTop w:val="0"/>
      <w:marBottom w:val="0"/>
      <w:divBdr>
        <w:top w:val="none" w:sz="0" w:space="0" w:color="auto"/>
        <w:left w:val="none" w:sz="0" w:space="0" w:color="auto"/>
        <w:bottom w:val="none" w:sz="0" w:space="0" w:color="auto"/>
        <w:right w:val="none" w:sz="0" w:space="0" w:color="auto"/>
      </w:divBdr>
    </w:div>
    <w:div w:id="2144617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svg"/><Relationship Id="rId21" Type="http://schemas.openxmlformats.org/officeDocument/2006/relationships/image" Target="media/image10.sv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svg"/><Relationship Id="rId50" Type="http://schemas.openxmlformats.org/officeDocument/2006/relationships/image" Target="media/image39.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sv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svg"/><Relationship Id="rId40" Type="http://schemas.openxmlformats.org/officeDocument/2006/relationships/image" Target="media/image29.png"/><Relationship Id="rId45" Type="http://schemas.openxmlformats.org/officeDocument/2006/relationships/image" Target="media/image34.svg"/><Relationship Id="rId53" Type="http://schemas.openxmlformats.org/officeDocument/2006/relationships/image" Target="media/image41.jpeg"/><Relationship Id="rId5" Type="http://schemas.openxmlformats.org/officeDocument/2006/relationships/webSettings" Target="webSettings.xml"/><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svg"/><Relationship Id="rId43" Type="http://schemas.openxmlformats.org/officeDocument/2006/relationships/image" Target="media/image32.sv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header" Target="header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sv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sv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svg"/><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20.svg"/><Relationship Id="rId44" Type="http://schemas.openxmlformats.org/officeDocument/2006/relationships/image" Target="media/image33.png"/><Relationship Id="rId52"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Shi93</b:Tag>
    <b:SourceType>Book</b:SourceType>
    <b:Guid>{B83DAD53-A9AF-4177-8A1C-6C8461F10FCB}</b:Guid>
    <b:Author>
      <b:Author>
        <b:NameList>
          <b:Person>
            <b:Last>Nishisato</b:Last>
            <b:First>Shizuhiko</b:First>
          </b:Person>
        </b:NameList>
      </b:Author>
    </b:Author>
    <b:Title>Elements of Dual Scaling: An Introduction To Practical Data Analysis</b:Title>
    <b:Year>1993</b:Year>
    <b:Publisher>Psychology Press</b:Publisher>
    <b:RefOrder>1</b:RefOrder>
  </b:Source>
</b:Sources>
</file>

<file path=customXml/itemProps1.xml><?xml version="1.0" encoding="utf-8"?>
<ds:datastoreItem xmlns:ds="http://schemas.openxmlformats.org/officeDocument/2006/customXml" ds:itemID="{CC9423B0-6A22-43CD-9519-4949BDF00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Template>
  <TotalTime>7432</TotalTime>
  <Pages>47</Pages>
  <Words>8630</Words>
  <Characters>46603</Characters>
  <Application>Microsoft Office Word</Application>
  <DocSecurity>0</DocSecurity>
  <Lines>388</Lines>
  <Paragraphs>110</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55123</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alto</cp:lastModifiedBy>
  <cp:revision>1063</cp:revision>
  <cp:lastPrinted>1999-07-09T11:15:00Z</cp:lastPrinted>
  <dcterms:created xsi:type="dcterms:W3CDTF">2018-03-10T18:01:00Z</dcterms:created>
  <dcterms:modified xsi:type="dcterms:W3CDTF">2018-04-02T21:37:00Z</dcterms:modified>
</cp:coreProperties>
</file>